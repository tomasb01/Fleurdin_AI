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49C8B" w14:textId="77777777" w:rsidR="004304A3" w:rsidRPr="004304A3" w:rsidRDefault="004304A3" w:rsidP="004304A3">
      <w:pPr>
        <w:rPr>
          <w:rFonts w:ascii="Times New Roman" w:hAnsi="Times New Roman" w:cs="Times New Roman"/>
          <w:b/>
          <w:sz w:val="24"/>
          <w:szCs w:val="24"/>
        </w:rPr>
      </w:pPr>
      <w:commentRangeStart w:id="0"/>
      <w:r w:rsidRPr="004304A3">
        <w:rPr>
          <w:rFonts w:ascii="Times New Roman" w:hAnsi="Times New Roman" w:cs="Times New Roman"/>
          <w:b/>
          <w:sz w:val="24"/>
          <w:szCs w:val="24"/>
        </w:rPr>
        <w:t>OBSAH</w:t>
      </w:r>
      <w:commentRangeEnd w:id="0"/>
      <w:r w:rsidR="00C538D9">
        <w:rPr>
          <w:rStyle w:val="Odkaznakomentr"/>
        </w:rPr>
        <w:commentReference w:id="0"/>
      </w:r>
    </w:p>
    <w:p w14:paraId="7DE6845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Úvod</w:t>
      </w:r>
    </w:p>
    <w:p w14:paraId="0F70FE5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Základné pravidlá zbieranie byliniek</w:t>
      </w:r>
    </w:p>
    <w:p w14:paraId="7CDB052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Prečo zaradiť divoké bylinky do stravy?</w:t>
      </w:r>
    </w:p>
    <w:p w14:paraId="7960D0E6"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Zber byliniek - kedy a ako je najlepšie ich zbierať?</w:t>
      </w:r>
    </w:p>
    <w:p w14:paraId="123B08F5"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Bylinky nám našepkávajú...</w:t>
      </w:r>
    </w:p>
    <w:p w14:paraId="7DD36D27" w14:textId="12E0D504" w:rsidR="004304A3" w:rsidRPr="004304A3" w:rsidRDefault="004304A3" w:rsidP="004304A3">
      <w:pPr>
        <w:rPr>
          <w:rFonts w:ascii="Times New Roman" w:hAnsi="Times New Roman" w:cs="Times New Roman"/>
          <w:b/>
          <w:sz w:val="24"/>
          <w:szCs w:val="24"/>
        </w:rPr>
      </w:pPr>
      <w:r w:rsidRPr="004304A3">
        <w:rPr>
          <w:rFonts w:ascii="Times New Roman" w:hAnsi="Times New Roman" w:cs="Times New Roman"/>
          <w:b/>
          <w:sz w:val="24"/>
          <w:szCs w:val="24"/>
        </w:rPr>
        <w:t xml:space="preserve">Ako spracovať divoké jedlé bylinky </w:t>
      </w:r>
    </w:p>
    <w:p w14:paraId="330F5C51" w14:textId="258EE37B" w:rsidR="004304A3" w:rsidRPr="00FA658E" w:rsidRDefault="004304A3" w:rsidP="00FA658E">
      <w:pPr>
        <w:pStyle w:val="Odsekzoznamu"/>
        <w:rPr>
          <w:rFonts w:ascii="Times New Roman" w:hAnsi="Times New Roman" w:cs="Times New Roman"/>
          <w:sz w:val="24"/>
          <w:szCs w:val="24"/>
          <w:rPrChange w:id="1" w:author="Martin Mozolak" w:date="2023-04-19T16:44:00Z">
            <w:rPr/>
          </w:rPrChange>
        </w:rPr>
      </w:pPr>
      <w:r w:rsidRPr="004304A3">
        <w:rPr>
          <w:rFonts w:ascii="Times New Roman" w:hAnsi="Times New Roman" w:cs="Times New Roman"/>
          <w:sz w:val="24"/>
          <w:szCs w:val="24"/>
        </w:rPr>
        <w:t>Priama konzumácia divokých bylín (</w:t>
      </w:r>
      <w:del w:id="2" w:author="Martin Mozolak" w:date="2023-04-19T16:44:00Z">
        <w:r w:rsidRPr="004304A3" w:rsidDel="00FA658E">
          <w:rPr>
            <w:rFonts w:ascii="Times New Roman" w:hAnsi="Times New Roman" w:cs="Times New Roman"/>
            <w:sz w:val="24"/>
            <w:szCs w:val="24"/>
          </w:rPr>
          <w:delText xml:space="preserve">Časté </w:delText>
        </w:r>
      </w:del>
      <w:ins w:id="3" w:author="Martin Mozolak" w:date="2023-04-19T16:44:00Z">
        <w:r w:rsidR="00FA658E" w:rsidRPr="00FA658E">
          <w:rPr>
            <w:rFonts w:ascii="Times New Roman" w:hAnsi="Times New Roman" w:cs="Times New Roman"/>
            <w:sz w:val="24"/>
            <w:szCs w:val="24"/>
            <w:rPrChange w:id="4" w:author="Martin Mozolak" w:date="2023-04-19T16:44:00Z">
              <w:rPr/>
            </w:rPrChange>
          </w:rPr>
          <w:t xml:space="preserve"> </w:t>
        </w:r>
      </w:ins>
      <w:r w:rsidRPr="00FA658E">
        <w:rPr>
          <w:rFonts w:ascii="Times New Roman" w:hAnsi="Times New Roman" w:cs="Times New Roman"/>
          <w:sz w:val="24"/>
          <w:szCs w:val="24"/>
          <w:rPrChange w:id="5" w:author="Martin Mozolak" w:date="2023-04-19T16:44:00Z">
            <w:rPr/>
          </w:rPrChange>
        </w:rPr>
        <w:t>otázky, Ako ich uskladniť?)</w:t>
      </w:r>
    </w:p>
    <w:p w14:paraId="6F555FAC"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Bylinkové vodné </w:t>
      </w:r>
      <w:proofErr w:type="spellStart"/>
      <w:r w:rsidRPr="004304A3">
        <w:rPr>
          <w:rFonts w:ascii="Times New Roman" w:hAnsi="Times New Roman" w:cs="Times New Roman"/>
          <w:sz w:val="24"/>
          <w:szCs w:val="24"/>
        </w:rPr>
        <w:t>maceráty</w:t>
      </w:r>
      <w:proofErr w:type="spellEnd"/>
      <w:r w:rsidRPr="004304A3">
        <w:rPr>
          <w:rFonts w:ascii="Times New Roman" w:hAnsi="Times New Roman" w:cs="Times New Roman"/>
          <w:sz w:val="24"/>
          <w:szCs w:val="24"/>
        </w:rPr>
        <w:t xml:space="preserve"> (Ako si pripraviť vodný </w:t>
      </w:r>
      <w:proofErr w:type="spellStart"/>
      <w:r w:rsidRPr="004304A3">
        <w:rPr>
          <w:rFonts w:ascii="Times New Roman" w:hAnsi="Times New Roman" w:cs="Times New Roman"/>
          <w:sz w:val="24"/>
          <w:szCs w:val="24"/>
        </w:rPr>
        <w:t>macerát</w:t>
      </w:r>
      <w:proofErr w:type="spellEnd"/>
      <w:r w:rsidRPr="004304A3">
        <w:rPr>
          <w:rFonts w:ascii="Times New Roman" w:hAnsi="Times New Roman" w:cs="Times New Roman"/>
          <w:sz w:val="24"/>
          <w:szCs w:val="24"/>
        </w:rPr>
        <w:t>?)</w:t>
      </w:r>
    </w:p>
    <w:p w14:paraId="394437E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Sušenie byliniek (Zásady sušenia, Pomôcky na sušenie, Skladovanie sušených bylín, Kombinácie)</w:t>
      </w:r>
    </w:p>
    <w:p w14:paraId="0922756A"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Mrazenie byliniek</w:t>
      </w:r>
    </w:p>
    <w:p w14:paraId="09FF0FB8"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Bylinky vo forme </w:t>
      </w:r>
      <w:proofErr w:type="spellStart"/>
      <w:r w:rsidRPr="004304A3">
        <w:rPr>
          <w:rFonts w:ascii="Times New Roman" w:hAnsi="Times New Roman" w:cs="Times New Roman"/>
          <w:sz w:val="24"/>
          <w:szCs w:val="24"/>
        </w:rPr>
        <w:t>pesta</w:t>
      </w:r>
      <w:proofErr w:type="spellEnd"/>
      <w:r w:rsidRPr="004304A3">
        <w:rPr>
          <w:rFonts w:ascii="Times New Roman" w:hAnsi="Times New Roman" w:cs="Times New Roman"/>
          <w:sz w:val="24"/>
          <w:szCs w:val="24"/>
        </w:rPr>
        <w:t xml:space="preserve"> (Ako si vyrobiť divoké </w:t>
      </w:r>
      <w:proofErr w:type="spellStart"/>
      <w:r w:rsidRPr="004304A3">
        <w:rPr>
          <w:rFonts w:ascii="Times New Roman" w:hAnsi="Times New Roman" w:cs="Times New Roman"/>
          <w:sz w:val="24"/>
          <w:szCs w:val="24"/>
        </w:rPr>
        <w:t>pesto</w:t>
      </w:r>
      <w:proofErr w:type="spellEnd"/>
      <w:r w:rsidRPr="004304A3">
        <w:rPr>
          <w:rFonts w:ascii="Times New Roman" w:hAnsi="Times New Roman" w:cs="Times New Roman"/>
          <w:sz w:val="24"/>
          <w:szCs w:val="24"/>
        </w:rPr>
        <w:t>?)</w:t>
      </w:r>
    </w:p>
    <w:p w14:paraId="190ABFC4"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prášky (Ako si vyrobiť bylinkové prášky a ich použitie)</w:t>
      </w:r>
    </w:p>
    <w:p w14:paraId="4C6B855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Bylinkový cukor</w:t>
      </w:r>
    </w:p>
    <w:p w14:paraId="53E72ADA"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tinktúry (Pravidlá výroby, Dávkovanie)</w:t>
      </w:r>
    </w:p>
    <w:p w14:paraId="6663DBA3"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liečivé vína (Postup výroby)</w:t>
      </w:r>
    </w:p>
    <w:p w14:paraId="1FEDF26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oleje (Základné pravidlá a postupy)</w:t>
      </w:r>
    </w:p>
    <w:p w14:paraId="067837E0"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liečivé masti (Ako si ju jednoducho vyrobíte)</w:t>
      </w:r>
    </w:p>
    <w:p w14:paraId="4D044E89"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octy (Základná príprava bylinkových octov)</w:t>
      </w:r>
    </w:p>
    <w:p w14:paraId="3945C685"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soli (Základná príprava bylinkových solí)</w:t>
      </w:r>
    </w:p>
    <w:p w14:paraId="44DDB39C"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Fermentovanie divokých byliniek (Fermentácia na slano, Fermentácia na sladko)</w:t>
      </w:r>
    </w:p>
    <w:p w14:paraId="0840329B"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Oxymel</w:t>
      </w:r>
      <w:proofErr w:type="spellEnd"/>
    </w:p>
    <w:p w14:paraId="21E20A00" w14:textId="537425EA" w:rsidR="004304A3" w:rsidRPr="004304A3" w:rsidRDefault="004304A3" w:rsidP="004304A3">
      <w:pPr>
        <w:rPr>
          <w:rFonts w:ascii="Times New Roman" w:hAnsi="Times New Roman" w:cs="Times New Roman"/>
          <w:b/>
          <w:sz w:val="24"/>
          <w:szCs w:val="24"/>
        </w:rPr>
      </w:pPr>
      <w:r w:rsidRPr="004304A3">
        <w:rPr>
          <w:rFonts w:ascii="Times New Roman" w:hAnsi="Times New Roman" w:cs="Times New Roman"/>
          <w:b/>
          <w:sz w:val="24"/>
          <w:szCs w:val="24"/>
        </w:rPr>
        <w:t>1</w:t>
      </w:r>
      <w:r w:rsidR="00787EA2">
        <w:rPr>
          <w:rFonts w:ascii="Times New Roman" w:hAnsi="Times New Roman" w:cs="Times New Roman"/>
          <w:b/>
          <w:sz w:val="24"/>
          <w:szCs w:val="24"/>
        </w:rPr>
        <w:t>6</w:t>
      </w:r>
      <w:r w:rsidRPr="004304A3">
        <w:rPr>
          <w:rFonts w:ascii="Times New Roman" w:hAnsi="Times New Roman" w:cs="Times New Roman"/>
          <w:b/>
          <w:sz w:val="24"/>
          <w:szCs w:val="24"/>
        </w:rPr>
        <w:t xml:space="preserve"> jedlých divokých byliniek a ich použitie v kuchyni</w:t>
      </w:r>
    </w:p>
    <w:p w14:paraId="77A6637C"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PÚPAVA LEKÁRSKA</w:t>
      </w:r>
    </w:p>
    <w:p w14:paraId="454382CF"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Proteínový púpavový šalát s cícerom a vajíčkom</w:t>
      </w:r>
    </w:p>
    <w:p w14:paraId="49FE154B"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Púpavový sladké „medy“ na 2 spôsoby</w:t>
      </w:r>
    </w:p>
    <w:p w14:paraId="3383ACC6"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Púpavový horký likér</w:t>
      </w:r>
    </w:p>
    <w:p w14:paraId="4209DEA8" w14:textId="786ECA07" w:rsidR="004304A3" w:rsidRPr="004304A3" w:rsidRDefault="00D05E3A" w:rsidP="004304A3">
      <w:pPr>
        <w:pStyle w:val="Odsekzoznamu"/>
        <w:rPr>
          <w:rFonts w:ascii="Times New Roman" w:hAnsi="Times New Roman" w:cs="Times New Roman"/>
          <w:sz w:val="24"/>
          <w:szCs w:val="24"/>
        </w:rPr>
      </w:pPr>
      <w:r w:rsidRPr="00D05E3A">
        <w:rPr>
          <w:rFonts w:ascii="Times New Roman" w:hAnsi="Times New Roman" w:cs="Times New Roman"/>
          <w:sz w:val="24"/>
          <w:szCs w:val="24"/>
        </w:rPr>
        <w:t xml:space="preserve">Púpavovo-šošovicový </w:t>
      </w:r>
      <w:proofErr w:type="spellStart"/>
      <w:r w:rsidRPr="00D05E3A">
        <w:rPr>
          <w:rFonts w:ascii="Times New Roman" w:hAnsi="Times New Roman" w:cs="Times New Roman"/>
          <w:sz w:val="24"/>
          <w:szCs w:val="24"/>
        </w:rPr>
        <w:t>dhal</w:t>
      </w:r>
      <w:proofErr w:type="spellEnd"/>
      <w:r w:rsidRPr="00D05E3A" w:rsidDel="00D05E3A">
        <w:rPr>
          <w:rFonts w:ascii="Times New Roman" w:hAnsi="Times New Roman" w:cs="Times New Roman"/>
          <w:sz w:val="24"/>
          <w:szCs w:val="24"/>
        </w:rPr>
        <w:t xml:space="preserve"> </w:t>
      </w:r>
      <w:r w:rsidR="004304A3" w:rsidRPr="004304A3">
        <w:rPr>
          <w:rFonts w:ascii="Times New Roman" w:hAnsi="Times New Roman" w:cs="Times New Roman"/>
          <w:sz w:val="24"/>
          <w:szCs w:val="24"/>
        </w:rPr>
        <w:t>Púpavová káva</w:t>
      </w:r>
    </w:p>
    <w:p w14:paraId="0FAFB56A"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Fermentované púpavové púčiky alias KAPARI</w:t>
      </w:r>
    </w:p>
    <w:p w14:paraId="62CF69F0"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Púpavové čokoládové ozdoby</w:t>
      </w:r>
    </w:p>
    <w:p w14:paraId="4A201280"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Púpavové </w:t>
      </w:r>
      <w:proofErr w:type="spellStart"/>
      <w:r w:rsidRPr="004304A3">
        <w:rPr>
          <w:rFonts w:ascii="Times New Roman" w:hAnsi="Times New Roman" w:cs="Times New Roman"/>
          <w:sz w:val="24"/>
          <w:szCs w:val="24"/>
        </w:rPr>
        <w:t>čoko</w:t>
      </w:r>
      <w:proofErr w:type="spellEnd"/>
      <w:r w:rsidRPr="004304A3">
        <w:rPr>
          <w:rFonts w:ascii="Times New Roman" w:hAnsi="Times New Roman" w:cs="Times New Roman"/>
          <w:sz w:val="24"/>
          <w:szCs w:val="24"/>
        </w:rPr>
        <w:t>-smoothie</w:t>
      </w:r>
    </w:p>
    <w:p w14:paraId="4B728B12" w14:textId="77777777" w:rsidR="004304A3" w:rsidRPr="004304A3" w:rsidRDefault="004304A3" w:rsidP="004304A3">
      <w:pPr>
        <w:pStyle w:val="Odsekzoznamu"/>
        <w:rPr>
          <w:rFonts w:ascii="Times New Roman" w:hAnsi="Times New Roman" w:cs="Times New Roman"/>
          <w:sz w:val="24"/>
          <w:szCs w:val="24"/>
        </w:rPr>
      </w:pPr>
    </w:p>
    <w:p w14:paraId="044E11D3"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HLUCHAVKA PURPUROVÁ</w:t>
      </w:r>
    </w:p>
    <w:p w14:paraId="420E8ECA"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Sedací kúpeľ</w:t>
      </w:r>
    </w:p>
    <w:p w14:paraId="4388ABA2"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Olej na pleť</w:t>
      </w:r>
    </w:p>
    <w:p w14:paraId="6D2D2DEE"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Kváskový</w:t>
      </w:r>
      <w:proofErr w:type="spellEnd"/>
      <w:r w:rsidRPr="004304A3">
        <w:rPr>
          <w:rFonts w:ascii="Times New Roman" w:hAnsi="Times New Roman" w:cs="Times New Roman"/>
          <w:sz w:val="24"/>
          <w:szCs w:val="24"/>
        </w:rPr>
        <w:t xml:space="preserve"> chlebík s hluchavkou</w:t>
      </w:r>
    </w:p>
    <w:p w14:paraId="7947F99F"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Divoké smoothie na lyžičke</w:t>
      </w:r>
    </w:p>
    <w:p w14:paraId="594033D5" w14:textId="77777777" w:rsidR="004304A3" w:rsidRPr="004304A3" w:rsidRDefault="004304A3" w:rsidP="004304A3">
      <w:pPr>
        <w:pStyle w:val="Odsekzoznamu"/>
        <w:rPr>
          <w:rFonts w:ascii="Times New Roman" w:hAnsi="Times New Roman" w:cs="Times New Roman"/>
          <w:sz w:val="24"/>
          <w:szCs w:val="24"/>
        </w:rPr>
      </w:pPr>
    </w:p>
    <w:p w14:paraId="0F1161F3" w14:textId="66893D02" w:rsidR="004304A3" w:rsidRPr="004304A3" w:rsidRDefault="00AD0106" w:rsidP="004304A3">
      <w:pPr>
        <w:pStyle w:val="Odsekzoznamu"/>
        <w:rPr>
          <w:rFonts w:ascii="Times New Roman" w:hAnsi="Times New Roman" w:cs="Times New Roman"/>
          <w:sz w:val="24"/>
          <w:szCs w:val="24"/>
        </w:rPr>
      </w:pPr>
      <w:r>
        <w:rPr>
          <w:rFonts w:ascii="Times New Roman" w:hAnsi="Times New Roman" w:cs="Times New Roman"/>
          <w:sz w:val="24"/>
          <w:szCs w:val="24"/>
        </w:rPr>
        <w:t xml:space="preserve">CESNAK </w:t>
      </w:r>
      <w:r w:rsidR="004304A3" w:rsidRPr="004304A3">
        <w:rPr>
          <w:rFonts w:ascii="Times New Roman" w:hAnsi="Times New Roman" w:cs="Times New Roman"/>
          <w:sz w:val="24"/>
          <w:szCs w:val="24"/>
        </w:rPr>
        <w:t xml:space="preserve">MEDVEDÍ </w:t>
      </w:r>
    </w:p>
    <w:p w14:paraId="28E76C83" w14:textId="3FD57AA4" w:rsidR="004304A3" w:rsidRPr="004304A3" w:rsidRDefault="00AD0106" w:rsidP="004304A3">
      <w:pPr>
        <w:pStyle w:val="Odsekzoznamu"/>
        <w:rPr>
          <w:rFonts w:ascii="Times New Roman" w:hAnsi="Times New Roman" w:cs="Times New Roman"/>
          <w:sz w:val="24"/>
          <w:szCs w:val="24"/>
        </w:rPr>
      </w:pPr>
      <w:r>
        <w:rPr>
          <w:rFonts w:ascii="Times New Roman" w:hAnsi="Times New Roman" w:cs="Times New Roman"/>
          <w:sz w:val="24"/>
          <w:szCs w:val="24"/>
        </w:rPr>
        <w:lastRenderedPageBreak/>
        <w:t>C</w:t>
      </w:r>
      <w:r w:rsidR="004304A3" w:rsidRPr="004304A3">
        <w:rPr>
          <w:rFonts w:ascii="Times New Roman" w:hAnsi="Times New Roman" w:cs="Times New Roman"/>
          <w:sz w:val="24"/>
          <w:szCs w:val="24"/>
        </w:rPr>
        <w:t xml:space="preserve">esnaková </w:t>
      </w:r>
      <w:r>
        <w:rPr>
          <w:rFonts w:ascii="Times New Roman" w:hAnsi="Times New Roman" w:cs="Times New Roman"/>
          <w:sz w:val="24"/>
          <w:szCs w:val="24"/>
        </w:rPr>
        <w:t xml:space="preserve">medvedia </w:t>
      </w:r>
      <w:r w:rsidR="004304A3" w:rsidRPr="004304A3">
        <w:rPr>
          <w:rFonts w:ascii="Times New Roman" w:hAnsi="Times New Roman" w:cs="Times New Roman"/>
          <w:sz w:val="24"/>
          <w:szCs w:val="24"/>
        </w:rPr>
        <w:t>pasta</w:t>
      </w:r>
    </w:p>
    <w:p w14:paraId="513AB122"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Fermentovaný v soľnom náleve</w:t>
      </w:r>
    </w:p>
    <w:p w14:paraId="53AA537F"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Extra silná cesnaková tinktúra</w:t>
      </w:r>
    </w:p>
    <w:p w14:paraId="4852096D"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Cesnakovo – cesnaková rýchla polievka</w:t>
      </w:r>
    </w:p>
    <w:p w14:paraId="0E406FB8"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Jednoduché cesnakové </w:t>
      </w:r>
      <w:proofErr w:type="spellStart"/>
      <w:r w:rsidRPr="004304A3">
        <w:rPr>
          <w:rFonts w:ascii="Times New Roman" w:hAnsi="Times New Roman" w:cs="Times New Roman"/>
          <w:sz w:val="24"/>
          <w:szCs w:val="24"/>
        </w:rPr>
        <w:t>krekry</w:t>
      </w:r>
      <w:proofErr w:type="spellEnd"/>
    </w:p>
    <w:p w14:paraId="590AA68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Slávnostný slaný koláč</w:t>
      </w:r>
    </w:p>
    <w:p w14:paraId="08A299B4"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Medvedie </w:t>
      </w:r>
      <w:proofErr w:type="spellStart"/>
      <w:r w:rsidRPr="004304A3">
        <w:rPr>
          <w:rFonts w:ascii="Times New Roman" w:hAnsi="Times New Roman" w:cs="Times New Roman"/>
          <w:sz w:val="24"/>
          <w:szCs w:val="24"/>
        </w:rPr>
        <w:t>kapari</w:t>
      </w:r>
      <w:proofErr w:type="spellEnd"/>
    </w:p>
    <w:p w14:paraId="60EF4503" w14:textId="77777777" w:rsidR="004304A3" w:rsidRPr="004304A3" w:rsidRDefault="004304A3" w:rsidP="004304A3">
      <w:pPr>
        <w:pStyle w:val="Odsekzoznamu"/>
        <w:rPr>
          <w:rFonts w:ascii="Times New Roman" w:hAnsi="Times New Roman" w:cs="Times New Roman"/>
          <w:sz w:val="24"/>
          <w:szCs w:val="24"/>
        </w:rPr>
      </w:pPr>
    </w:p>
    <w:p w14:paraId="56376DE3"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ĎATELINA LÚČNA</w:t>
      </w:r>
    </w:p>
    <w:p w14:paraId="277F899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Ružová vitamínová soľ</w:t>
      </w:r>
    </w:p>
    <w:p w14:paraId="62CE1D73"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Ďatelinový prášok</w:t>
      </w:r>
    </w:p>
    <w:p w14:paraId="184CBC7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Ďatelinové bonbóny</w:t>
      </w:r>
    </w:p>
    <w:p w14:paraId="52E5F199"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Super zdravé palacinky s ďatelinou</w:t>
      </w:r>
    </w:p>
    <w:p w14:paraId="5A725D69"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Ďatelinový </w:t>
      </w:r>
      <w:proofErr w:type="spellStart"/>
      <w:r w:rsidRPr="004304A3">
        <w:rPr>
          <w:rFonts w:ascii="Times New Roman" w:hAnsi="Times New Roman" w:cs="Times New Roman"/>
          <w:sz w:val="24"/>
          <w:szCs w:val="24"/>
        </w:rPr>
        <w:t>chia</w:t>
      </w:r>
      <w:proofErr w:type="spellEnd"/>
      <w:r w:rsidRPr="004304A3">
        <w:rPr>
          <w:rFonts w:ascii="Times New Roman" w:hAnsi="Times New Roman" w:cs="Times New Roman"/>
          <w:sz w:val="24"/>
          <w:szCs w:val="24"/>
        </w:rPr>
        <w:t xml:space="preserve"> puding s mätou</w:t>
      </w:r>
    </w:p>
    <w:p w14:paraId="70767562"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Nepečené ďatelinové tyčinky</w:t>
      </w:r>
    </w:p>
    <w:p w14:paraId="0B82348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Divoké </w:t>
      </w:r>
      <w:proofErr w:type="spellStart"/>
      <w:r w:rsidRPr="004304A3">
        <w:rPr>
          <w:rFonts w:ascii="Times New Roman" w:hAnsi="Times New Roman" w:cs="Times New Roman"/>
          <w:sz w:val="24"/>
          <w:szCs w:val="24"/>
        </w:rPr>
        <w:t>gazpacho</w:t>
      </w:r>
      <w:proofErr w:type="spellEnd"/>
    </w:p>
    <w:p w14:paraId="1D26DA1E" w14:textId="77777777" w:rsidR="004304A3" w:rsidRPr="004304A3" w:rsidRDefault="004304A3" w:rsidP="004304A3">
      <w:pPr>
        <w:pStyle w:val="Odsekzoznamu"/>
        <w:rPr>
          <w:rFonts w:ascii="Times New Roman" w:hAnsi="Times New Roman" w:cs="Times New Roman"/>
          <w:sz w:val="24"/>
          <w:szCs w:val="24"/>
        </w:rPr>
      </w:pPr>
    </w:p>
    <w:p w14:paraId="768A8304"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LIPKAVEC </w:t>
      </w:r>
    </w:p>
    <w:p w14:paraId="3AD133A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Bylinková nátierka s </w:t>
      </w:r>
      <w:proofErr w:type="spellStart"/>
      <w:r w:rsidRPr="004304A3">
        <w:rPr>
          <w:rFonts w:ascii="Times New Roman" w:hAnsi="Times New Roman" w:cs="Times New Roman"/>
          <w:sz w:val="24"/>
          <w:szCs w:val="24"/>
        </w:rPr>
        <w:t>lipkavcom</w:t>
      </w:r>
      <w:proofErr w:type="spellEnd"/>
    </w:p>
    <w:p w14:paraId="06B7699C"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Liečivá omladzujúca masť z </w:t>
      </w:r>
      <w:proofErr w:type="spellStart"/>
      <w:r w:rsidRPr="004304A3">
        <w:rPr>
          <w:rFonts w:ascii="Times New Roman" w:hAnsi="Times New Roman" w:cs="Times New Roman"/>
          <w:sz w:val="24"/>
          <w:szCs w:val="24"/>
        </w:rPr>
        <w:t>lipkavca</w:t>
      </w:r>
      <w:proofErr w:type="spellEnd"/>
    </w:p>
    <w:p w14:paraId="455B344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Divoký cestovinový šalát</w:t>
      </w:r>
    </w:p>
    <w:p w14:paraId="051E96D2" w14:textId="13B797E5" w:rsidR="004304A3" w:rsidRPr="004304A3" w:rsidRDefault="008F35B0" w:rsidP="004304A3">
      <w:pPr>
        <w:pStyle w:val="Odsekzoznamu"/>
        <w:rPr>
          <w:rFonts w:ascii="Times New Roman" w:hAnsi="Times New Roman" w:cs="Times New Roman"/>
          <w:sz w:val="24"/>
          <w:szCs w:val="24"/>
        </w:rPr>
      </w:pPr>
      <w:commentRangeStart w:id="6"/>
      <w:commentRangeEnd w:id="6"/>
      <w:r>
        <w:rPr>
          <w:rStyle w:val="Odkaznakomentr"/>
        </w:rPr>
        <w:commentReference w:id="6"/>
      </w:r>
    </w:p>
    <w:p w14:paraId="018CAC2B"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KOZONOHA HOSTCOVÁ</w:t>
      </w:r>
    </w:p>
    <w:p w14:paraId="0CB591BD"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Kozia kvasená kapusta</w:t>
      </w:r>
    </w:p>
    <w:p w14:paraId="2CA4C845"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Orieškové kozie </w:t>
      </w:r>
      <w:proofErr w:type="spellStart"/>
      <w:r w:rsidRPr="004304A3">
        <w:rPr>
          <w:rFonts w:ascii="Times New Roman" w:hAnsi="Times New Roman" w:cs="Times New Roman"/>
          <w:sz w:val="24"/>
          <w:szCs w:val="24"/>
        </w:rPr>
        <w:t>pesto</w:t>
      </w:r>
      <w:proofErr w:type="spellEnd"/>
    </w:p>
    <w:p w14:paraId="48A3BE6B"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Detox</w:t>
      </w:r>
      <w:proofErr w:type="spellEnd"/>
      <w:r w:rsidRPr="004304A3">
        <w:rPr>
          <w:rFonts w:ascii="Times New Roman" w:hAnsi="Times New Roman" w:cs="Times New Roman"/>
          <w:sz w:val="24"/>
          <w:szCs w:val="24"/>
        </w:rPr>
        <w:t xml:space="preserve"> smoothie</w:t>
      </w:r>
    </w:p>
    <w:p w14:paraId="4CCCEBAB"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Nálev zo stoniek a korienkov </w:t>
      </w:r>
      <w:proofErr w:type="spellStart"/>
      <w:r w:rsidRPr="004304A3">
        <w:rPr>
          <w:rFonts w:ascii="Times New Roman" w:hAnsi="Times New Roman" w:cs="Times New Roman"/>
          <w:sz w:val="24"/>
          <w:szCs w:val="24"/>
        </w:rPr>
        <w:t>kozonohy</w:t>
      </w:r>
      <w:proofErr w:type="spellEnd"/>
    </w:p>
    <w:p w14:paraId="6C79EAB7" w14:textId="72F5ED3F" w:rsid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Vitamínový cukor</w:t>
      </w:r>
    </w:p>
    <w:p w14:paraId="5F9B86DE" w14:textId="02C112B0" w:rsidR="00913029" w:rsidRPr="004304A3" w:rsidRDefault="00913029" w:rsidP="004304A3">
      <w:pPr>
        <w:pStyle w:val="Odsekzoznamu"/>
        <w:rPr>
          <w:rFonts w:ascii="Times New Roman" w:hAnsi="Times New Roman" w:cs="Times New Roman"/>
          <w:sz w:val="24"/>
          <w:szCs w:val="24"/>
        </w:rPr>
      </w:pPr>
      <w:r>
        <w:rPr>
          <w:rFonts w:ascii="Times New Roman" w:hAnsi="Times New Roman" w:cs="Times New Roman"/>
          <w:sz w:val="24"/>
          <w:szCs w:val="24"/>
        </w:rPr>
        <w:t>5 minútová zmrzlina s </w:t>
      </w:r>
      <w:commentRangeStart w:id="7"/>
      <w:proofErr w:type="spellStart"/>
      <w:r>
        <w:rPr>
          <w:rFonts w:ascii="Times New Roman" w:hAnsi="Times New Roman" w:cs="Times New Roman"/>
          <w:sz w:val="24"/>
          <w:szCs w:val="24"/>
        </w:rPr>
        <w:t>kozonohou</w:t>
      </w:r>
      <w:commentRangeEnd w:id="7"/>
      <w:proofErr w:type="spellEnd"/>
      <w:r>
        <w:rPr>
          <w:rStyle w:val="Odkaznakomentr"/>
        </w:rPr>
        <w:commentReference w:id="7"/>
      </w:r>
      <w:r>
        <w:rPr>
          <w:rFonts w:ascii="Times New Roman" w:hAnsi="Times New Roman" w:cs="Times New Roman"/>
          <w:sz w:val="24"/>
          <w:szCs w:val="24"/>
        </w:rPr>
        <w:t xml:space="preserve"> </w:t>
      </w:r>
    </w:p>
    <w:p w14:paraId="1C2E6864" w14:textId="77777777" w:rsidR="004304A3" w:rsidRPr="004304A3" w:rsidRDefault="004304A3" w:rsidP="004304A3">
      <w:pPr>
        <w:pStyle w:val="Odsekzoznamu"/>
        <w:rPr>
          <w:rFonts w:ascii="Times New Roman" w:hAnsi="Times New Roman" w:cs="Times New Roman"/>
          <w:sz w:val="24"/>
          <w:szCs w:val="24"/>
        </w:rPr>
      </w:pPr>
    </w:p>
    <w:p w14:paraId="3B678C2F"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PŔHĽAVA DVOJDOMÁ</w:t>
      </w:r>
    </w:p>
    <w:p w14:paraId="0E79C856"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Žihľavový proteínový prášok</w:t>
      </w:r>
    </w:p>
    <w:p w14:paraId="710735E0"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Fermentovaný žihľavový med</w:t>
      </w:r>
    </w:p>
    <w:p w14:paraId="3CAAB9C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Žihľavové raw guličky</w:t>
      </w:r>
    </w:p>
    <w:p w14:paraId="7CA5D43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Žihľavovo-sezamová soľ</w:t>
      </w:r>
    </w:p>
    <w:p w14:paraId="00CC3D46"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Žihľavový vodný </w:t>
      </w:r>
      <w:proofErr w:type="spellStart"/>
      <w:r w:rsidRPr="004304A3">
        <w:rPr>
          <w:rFonts w:ascii="Times New Roman" w:hAnsi="Times New Roman" w:cs="Times New Roman"/>
          <w:sz w:val="24"/>
          <w:szCs w:val="24"/>
        </w:rPr>
        <w:t>macerát</w:t>
      </w:r>
      <w:proofErr w:type="spellEnd"/>
    </w:p>
    <w:p w14:paraId="3657458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Falošný vývar so žihľavou</w:t>
      </w:r>
    </w:p>
    <w:p w14:paraId="4D130E2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Žihľavové </w:t>
      </w:r>
      <w:proofErr w:type="spellStart"/>
      <w:r w:rsidRPr="004304A3">
        <w:rPr>
          <w:rFonts w:ascii="Times New Roman" w:hAnsi="Times New Roman" w:cs="Times New Roman"/>
          <w:sz w:val="24"/>
          <w:szCs w:val="24"/>
        </w:rPr>
        <w:t>tortily</w:t>
      </w:r>
      <w:proofErr w:type="spellEnd"/>
      <w:r w:rsidRPr="004304A3">
        <w:rPr>
          <w:rFonts w:ascii="Times New Roman" w:hAnsi="Times New Roman" w:cs="Times New Roman"/>
          <w:sz w:val="24"/>
          <w:szCs w:val="24"/>
        </w:rPr>
        <w:t xml:space="preserve"> s kešu </w:t>
      </w:r>
      <w:proofErr w:type="spellStart"/>
      <w:r w:rsidRPr="004304A3">
        <w:rPr>
          <w:rFonts w:ascii="Times New Roman" w:hAnsi="Times New Roman" w:cs="Times New Roman"/>
          <w:sz w:val="24"/>
          <w:szCs w:val="24"/>
        </w:rPr>
        <w:t>dipom</w:t>
      </w:r>
      <w:proofErr w:type="spellEnd"/>
    </w:p>
    <w:p w14:paraId="6F11F53B" w14:textId="73E03DE8" w:rsidR="004304A3" w:rsidRPr="002C51E6" w:rsidRDefault="00F066C0" w:rsidP="004304A3">
      <w:pPr>
        <w:pStyle w:val="Odsekzoznamu"/>
        <w:rPr>
          <w:rFonts w:ascii="Times New Roman" w:hAnsi="Times New Roman" w:cs="Times New Roman"/>
          <w:sz w:val="24"/>
          <w:szCs w:val="24"/>
          <w:lang w:val="en-GB"/>
        </w:rPr>
      </w:pPr>
      <w:commentRangeStart w:id="8"/>
      <w:commentRangeEnd w:id="8"/>
      <w:r>
        <w:rPr>
          <w:rStyle w:val="Odkaznakomentr"/>
        </w:rPr>
        <w:commentReference w:id="8"/>
      </w:r>
    </w:p>
    <w:p w14:paraId="1EF9D232" w14:textId="77777777" w:rsidR="004304A3" w:rsidRPr="004304A3" w:rsidRDefault="004304A3" w:rsidP="004304A3">
      <w:pPr>
        <w:pStyle w:val="Odsekzoznamu"/>
        <w:rPr>
          <w:rFonts w:ascii="Times New Roman" w:hAnsi="Times New Roman" w:cs="Times New Roman"/>
          <w:sz w:val="24"/>
          <w:szCs w:val="24"/>
        </w:rPr>
      </w:pPr>
    </w:p>
    <w:p w14:paraId="71018215"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CESNAČKA LEKÁRSKA</w:t>
      </w:r>
    </w:p>
    <w:p w14:paraId="61E84920"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Cesnačkový</w:t>
      </w:r>
      <w:proofErr w:type="spellEnd"/>
      <w:r w:rsidRPr="004304A3">
        <w:rPr>
          <w:rFonts w:ascii="Times New Roman" w:hAnsi="Times New Roman" w:cs="Times New Roman"/>
          <w:sz w:val="24"/>
          <w:szCs w:val="24"/>
        </w:rPr>
        <w:t xml:space="preserve"> ocot na posilnenie imunity</w:t>
      </w:r>
    </w:p>
    <w:p w14:paraId="274A473D" w14:textId="40FDC146" w:rsid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Bylinkové kloktadlo</w:t>
      </w:r>
    </w:p>
    <w:p w14:paraId="61EC759E" w14:textId="30ADE1A8" w:rsidR="00493B4F" w:rsidRPr="004304A3" w:rsidRDefault="00493B4F" w:rsidP="004304A3">
      <w:pPr>
        <w:pStyle w:val="Odsekzoznamu"/>
        <w:rPr>
          <w:rFonts w:ascii="Times New Roman" w:hAnsi="Times New Roman" w:cs="Times New Roman"/>
          <w:sz w:val="24"/>
          <w:szCs w:val="24"/>
        </w:rPr>
      </w:pPr>
      <w:r w:rsidRPr="00493B4F">
        <w:rPr>
          <w:rFonts w:ascii="Times New Roman" w:hAnsi="Times New Roman" w:cs="Times New Roman"/>
          <w:sz w:val="24"/>
          <w:szCs w:val="24"/>
        </w:rPr>
        <w:t xml:space="preserve">Smoothie miska s </w:t>
      </w:r>
      <w:commentRangeStart w:id="9"/>
      <w:r w:rsidRPr="00493B4F">
        <w:rPr>
          <w:rFonts w:ascii="Times New Roman" w:hAnsi="Times New Roman" w:cs="Times New Roman"/>
          <w:sz w:val="24"/>
          <w:szCs w:val="24"/>
        </w:rPr>
        <w:t>cesnačkou</w:t>
      </w:r>
      <w:commentRangeEnd w:id="9"/>
      <w:r>
        <w:rPr>
          <w:rStyle w:val="Odkaznakomentr"/>
        </w:rPr>
        <w:commentReference w:id="9"/>
      </w:r>
      <w:r>
        <w:rPr>
          <w:rFonts w:ascii="Times New Roman" w:hAnsi="Times New Roman" w:cs="Times New Roman"/>
          <w:sz w:val="24"/>
          <w:szCs w:val="24"/>
        </w:rPr>
        <w:t xml:space="preserve"> </w:t>
      </w:r>
    </w:p>
    <w:p w14:paraId="679BB73D"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lastRenderedPageBreak/>
        <w:t xml:space="preserve">Paradajkové </w:t>
      </w:r>
      <w:proofErr w:type="spellStart"/>
      <w:r w:rsidRPr="004304A3">
        <w:rPr>
          <w:rFonts w:ascii="Times New Roman" w:hAnsi="Times New Roman" w:cs="Times New Roman"/>
          <w:sz w:val="24"/>
          <w:szCs w:val="24"/>
        </w:rPr>
        <w:t>pesto</w:t>
      </w:r>
      <w:proofErr w:type="spellEnd"/>
    </w:p>
    <w:p w14:paraId="5BD19552"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Pikantná bylinková horčica</w:t>
      </w:r>
    </w:p>
    <w:p w14:paraId="125A55CA"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Fermentované </w:t>
      </w:r>
      <w:proofErr w:type="spellStart"/>
      <w:r w:rsidRPr="004304A3">
        <w:rPr>
          <w:rFonts w:ascii="Times New Roman" w:hAnsi="Times New Roman" w:cs="Times New Roman"/>
          <w:sz w:val="24"/>
          <w:szCs w:val="24"/>
        </w:rPr>
        <w:t>lusky</w:t>
      </w:r>
      <w:proofErr w:type="spellEnd"/>
      <w:r w:rsidRPr="004304A3">
        <w:rPr>
          <w:rFonts w:ascii="Times New Roman" w:hAnsi="Times New Roman" w:cs="Times New Roman"/>
          <w:sz w:val="24"/>
          <w:szCs w:val="24"/>
        </w:rPr>
        <w:t xml:space="preserve"> cesnačky</w:t>
      </w:r>
    </w:p>
    <w:p w14:paraId="2E99E88C" w14:textId="77777777" w:rsidR="004304A3" w:rsidRPr="004304A3" w:rsidRDefault="004304A3" w:rsidP="004304A3">
      <w:pPr>
        <w:pStyle w:val="Odsekzoznamu"/>
        <w:rPr>
          <w:rFonts w:ascii="Times New Roman" w:hAnsi="Times New Roman" w:cs="Times New Roman"/>
          <w:sz w:val="24"/>
          <w:szCs w:val="24"/>
        </w:rPr>
      </w:pPr>
    </w:p>
    <w:p w14:paraId="617B053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SKOROCEL</w:t>
      </w:r>
    </w:p>
    <w:p w14:paraId="4785192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Skorocelové čipsy</w:t>
      </w:r>
    </w:p>
    <w:p w14:paraId="5823C4A3"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Skorocelový ocot</w:t>
      </w:r>
    </w:p>
    <w:p w14:paraId="6F3B93A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Hojivý skorocelový olej</w:t>
      </w:r>
    </w:p>
    <w:p w14:paraId="5B9B6F56"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Skorocelová maska pre zdravú a jasnú pleť</w:t>
      </w:r>
    </w:p>
    <w:p w14:paraId="48D0151F" w14:textId="5F1108F1" w:rsidR="004304A3" w:rsidRPr="004304A3" w:rsidRDefault="0034648C" w:rsidP="004304A3">
      <w:pPr>
        <w:pStyle w:val="Odsekzoznamu"/>
        <w:rPr>
          <w:rFonts w:ascii="Times New Roman" w:hAnsi="Times New Roman" w:cs="Times New Roman"/>
          <w:sz w:val="24"/>
          <w:szCs w:val="24"/>
        </w:rPr>
      </w:pPr>
      <w:r>
        <w:rPr>
          <w:rFonts w:ascii="Times New Roman" w:hAnsi="Times New Roman" w:cs="Times New Roman"/>
          <w:sz w:val="24"/>
          <w:szCs w:val="24"/>
        </w:rPr>
        <w:t> </w:t>
      </w:r>
      <w:commentRangeStart w:id="10"/>
      <w:commentRangeEnd w:id="10"/>
      <w:r>
        <w:rPr>
          <w:rStyle w:val="Odkaznakomentr"/>
        </w:rPr>
        <w:commentReference w:id="10"/>
      </w:r>
      <w:r>
        <w:rPr>
          <w:rFonts w:ascii="Times New Roman" w:hAnsi="Times New Roman" w:cs="Times New Roman"/>
          <w:sz w:val="24"/>
          <w:szCs w:val="24"/>
        </w:rPr>
        <w:t xml:space="preserve"> </w:t>
      </w:r>
      <w:r w:rsidR="004304A3" w:rsidRPr="004304A3">
        <w:rPr>
          <w:rFonts w:ascii="Times New Roman" w:hAnsi="Times New Roman" w:cs="Times New Roman"/>
          <w:sz w:val="24"/>
          <w:szCs w:val="24"/>
        </w:rPr>
        <w:t>Zlaté mlieko proti kašľu</w:t>
      </w:r>
    </w:p>
    <w:p w14:paraId="71C72C16" w14:textId="2B90E5C3" w:rsidR="004304A3" w:rsidRPr="004304A3" w:rsidRDefault="00C62B25" w:rsidP="004304A3">
      <w:pPr>
        <w:pStyle w:val="Odsekzoznamu"/>
        <w:rPr>
          <w:rFonts w:ascii="Times New Roman" w:hAnsi="Times New Roman" w:cs="Times New Roman"/>
          <w:sz w:val="24"/>
          <w:szCs w:val="24"/>
        </w:rPr>
      </w:pPr>
      <w:r>
        <w:rPr>
          <w:rFonts w:ascii="Times New Roman" w:hAnsi="Times New Roman" w:cs="Times New Roman"/>
          <w:sz w:val="24"/>
          <w:szCs w:val="24"/>
        </w:rPr>
        <w:t>S</w:t>
      </w:r>
      <w:r w:rsidR="004304A3" w:rsidRPr="004304A3">
        <w:rPr>
          <w:rFonts w:ascii="Times New Roman" w:hAnsi="Times New Roman" w:cs="Times New Roman"/>
          <w:sz w:val="24"/>
          <w:szCs w:val="24"/>
        </w:rPr>
        <w:t xml:space="preserve">korocelový </w:t>
      </w:r>
      <w:commentRangeStart w:id="11"/>
      <w:proofErr w:type="spellStart"/>
      <w:r w:rsidR="004304A3" w:rsidRPr="004304A3">
        <w:rPr>
          <w:rFonts w:ascii="Times New Roman" w:hAnsi="Times New Roman" w:cs="Times New Roman"/>
          <w:sz w:val="24"/>
          <w:szCs w:val="24"/>
        </w:rPr>
        <w:t>snack</w:t>
      </w:r>
      <w:commentRangeEnd w:id="11"/>
      <w:proofErr w:type="spellEnd"/>
      <w:r>
        <w:rPr>
          <w:rStyle w:val="Odkaznakomentr"/>
        </w:rPr>
        <w:commentReference w:id="11"/>
      </w:r>
      <w:r>
        <w:rPr>
          <w:rFonts w:ascii="Times New Roman" w:hAnsi="Times New Roman" w:cs="Times New Roman"/>
          <w:sz w:val="24"/>
          <w:szCs w:val="24"/>
        </w:rPr>
        <w:t xml:space="preserve"> </w:t>
      </w:r>
    </w:p>
    <w:p w14:paraId="00F3426E" w14:textId="77777777" w:rsidR="004304A3" w:rsidRPr="004304A3" w:rsidRDefault="004304A3" w:rsidP="004304A3">
      <w:pPr>
        <w:pStyle w:val="Odsekzoznamu"/>
        <w:rPr>
          <w:rFonts w:ascii="Times New Roman" w:hAnsi="Times New Roman" w:cs="Times New Roman"/>
          <w:sz w:val="24"/>
          <w:szCs w:val="24"/>
        </w:rPr>
      </w:pPr>
    </w:p>
    <w:p w14:paraId="0F4821F2"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SEDMOKRÁSKA</w:t>
      </w:r>
    </w:p>
    <w:p w14:paraId="5D4B0C4B" w14:textId="77777777" w:rsidR="004304A3" w:rsidRPr="004304A3" w:rsidRDefault="004304A3" w:rsidP="004304A3">
      <w:pPr>
        <w:pStyle w:val="Odsekzoznamu"/>
        <w:rPr>
          <w:rFonts w:ascii="Times New Roman" w:hAnsi="Times New Roman" w:cs="Times New Roman"/>
          <w:sz w:val="24"/>
          <w:szCs w:val="24"/>
        </w:rPr>
      </w:pPr>
      <w:bookmarkStart w:id="12" w:name="_Hlk126153150"/>
      <w:r w:rsidRPr="004304A3">
        <w:rPr>
          <w:rFonts w:ascii="Times New Roman" w:hAnsi="Times New Roman" w:cs="Times New Roman"/>
          <w:sz w:val="24"/>
          <w:szCs w:val="24"/>
        </w:rPr>
        <w:t>Kvetinkové palacinky</w:t>
      </w:r>
    </w:p>
    <w:p w14:paraId="23237440"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Sedmokrásková</w:t>
      </w:r>
      <w:proofErr w:type="spellEnd"/>
      <w:r w:rsidRPr="004304A3">
        <w:rPr>
          <w:rFonts w:ascii="Times New Roman" w:hAnsi="Times New Roman" w:cs="Times New Roman"/>
          <w:sz w:val="24"/>
          <w:szCs w:val="24"/>
        </w:rPr>
        <w:t xml:space="preserve"> polievka</w:t>
      </w:r>
    </w:p>
    <w:p w14:paraId="222F72B3"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Sedmokráskový</w:t>
      </w:r>
      <w:proofErr w:type="spellEnd"/>
      <w:r w:rsidRPr="004304A3">
        <w:rPr>
          <w:rFonts w:ascii="Times New Roman" w:hAnsi="Times New Roman" w:cs="Times New Roman"/>
          <w:sz w:val="24"/>
          <w:szCs w:val="24"/>
        </w:rPr>
        <w:t xml:space="preserve"> liečivý med</w:t>
      </w:r>
    </w:p>
    <w:p w14:paraId="11500064"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Sedmokráskové</w:t>
      </w:r>
      <w:proofErr w:type="spellEnd"/>
      <w:r w:rsidRPr="004304A3">
        <w:rPr>
          <w:rFonts w:ascii="Times New Roman" w:hAnsi="Times New Roman" w:cs="Times New Roman"/>
          <w:sz w:val="24"/>
          <w:szCs w:val="24"/>
        </w:rPr>
        <w:t xml:space="preserve"> ľadové nápoje</w:t>
      </w:r>
    </w:p>
    <w:p w14:paraId="452BBB1E"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Sedmokráskové</w:t>
      </w:r>
      <w:proofErr w:type="spellEnd"/>
      <w:r w:rsidRPr="004304A3">
        <w:rPr>
          <w:rFonts w:ascii="Times New Roman" w:hAnsi="Times New Roman" w:cs="Times New Roman"/>
          <w:sz w:val="24"/>
          <w:szCs w:val="24"/>
        </w:rPr>
        <w:t xml:space="preserve"> nanuky</w:t>
      </w:r>
    </w:p>
    <w:p w14:paraId="39B64FFB"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Špargľový letný šalát</w:t>
      </w:r>
    </w:p>
    <w:bookmarkEnd w:id="12"/>
    <w:p w14:paraId="2227211C" w14:textId="77777777" w:rsidR="004304A3" w:rsidRPr="004304A3" w:rsidRDefault="004304A3" w:rsidP="004304A3">
      <w:pPr>
        <w:pStyle w:val="Odsekzoznamu"/>
        <w:rPr>
          <w:rFonts w:ascii="Times New Roman" w:hAnsi="Times New Roman" w:cs="Times New Roman"/>
          <w:sz w:val="24"/>
          <w:szCs w:val="24"/>
        </w:rPr>
      </w:pPr>
    </w:p>
    <w:p w14:paraId="522DE93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ALCHEMILKA OBYČAJNÁ</w:t>
      </w:r>
    </w:p>
    <w:p w14:paraId="4659C099"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Nálev z alchemilky</w:t>
      </w:r>
    </w:p>
    <w:p w14:paraId="7C3E7596"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Zemiaky s alchemilkou</w:t>
      </w:r>
    </w:p>
    <w:p w14:paraId="0331EAB1"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Zdravá bylinková pizza</w:t>
      </w:r>
    </w:p>
    <w:p w14:paraId="42CAC976" w14:textId="77777777" w:rsidR="00913029" w:rsidRPr="004304A3" w:rsidRDefault="00913029" w:rsidP="00913029">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Víno pre silné </w:t>
      </w:r>
      <w:commentRangeStart w:id="13"/>
      <w:r w:rsidRPr="004304A3">
        <w:rPr>
          <w:rFonts w:ascii="Times New Roman" w:hAnsi="Times New Roman" w:cs="Times New Roman"/>
          <w:sz w:val="24"/>
          <w:szCs w:val="24"/>
        </w:rPr>
        <w:t>ženy</w:t>
      </w:r>
      <w:commentRangeEnd w:id="13"/>
      <w:r>
        <w:rPr>
          <w:rStyle w:val="Odkaznakomentr"/>
        </w:rPr>
        <w:commentReference w:id="13"/>
      </w:r>
    </w:p>
    <w:p w14:paraId="2D052AB2" w14:textId="77777777" w:rsidR="004304A3" w:rsidRPr="004304A3" w:rsidRDefault="004304A3" w:rsidP="004304A3">
      <w:pPr>
        <w:pStyle w:val="Odsekzoznamu"/>
        <w:rPr>
          <w:rFonts w:ascii="Times New Roman" w:hAnsi="Times New Roman" w:cs="Times New Roman"/>
          <w:sz w:val="24"/>
          <w:szCs w:val="24"/>
        </w:rPr>
      </w:pPr>
    </w:p>
    <w:p w14:paraId="3A43B074"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REBRÍČEK OBYČAJNÝ</w:t>
      </w:r>
    </w:p>
    <w:p w14:paraId="51D52F0D"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Voňavá bylinková soľ</w:t>
      </w:r>
    </w:p>
    <w:p w14:paraId="5838597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Bylinková zeleninová baba</w:t>
      </w:r>
    </w:p>
    <w:p w14:paraId="04CD07F8"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Polievka z pečených paradajok a rebríčka</w:t>
      </w:r>
    </w:p>
    <w:p w14:paraId="48B7717C" w14:textId="77777777" w:rsidR="004304A3" w:rsidRPr="004304A3" w:rsidRDefault="004304A3" w:rsidP="004304A3">
      <w:pPr>
        <w:pStyle w:val="Odsekzoznamu"/>
        <w:rPr>
          <w:rFonts w:ascii="Times New Roman" w:hAnsi="Times New Roman" w:cs="Times New Roman"/>
          <w:sz w:val="24"/>
          <w:szCs w:val="24"/>
        </w:rPr>
      </w:pPr>
    </w:p>
    <w:p w14:paraId="40898B52"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HVIEZDICA PROSTREDNÁ</w:t>
      </w:r>
    </w:p>
    <w:p w14:paraId="77B2AA7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Bylinkový humus</w:t>
      </w:r>
    </w:p>
    <w:p w14:paraId="1C439E95"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Raňajková</w:t>
      </w:r>
      <w:proofErr w:type="spellEnd"/>
      <w:r w:rsidRPr="004304A3">
        <w:rPr>
          <w:rFonts w:ascii="Times New Roman" w:hAnsi="Times New Roman" w:cs="Times New Roman"/>
          <w:sz w:val="24"/>
          <w:szCs w:val="24"/>
        </w:rPr>
        <w:t xml:space="preserve"> miska </w:t>
      </w:r>
    </w:p>
    <w:p w14:paraId="692788E0"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Bylinková </w:t>
      </w:r>
      <w:proofErr w:type="spellStart"/>
      <w:r w:rsidRPr="004304A3">
        <w:rPr>
          <w:rFonts w:ascii="Times New Roman" w:hAnsi="Times New Roman" w:cs="Times New Roman"/>
          <w:sz w:val="24"/>
          <w:szCs w:val="24"/>
        </w:rPr>
        <w:t>vegan</w:t>
      </w:r>
      <w:proofErr w:type="spellEnd"/>
      <w:r w:rsidRPr="004304A3">
        <w:rPr>
          <w:rFonts w:ascii="Times New Roman" w:hAnsi="Times New Roman" w:cs="Times New Roman"/>
          <w:sz w:val="24"/>
          <w:szCs w:val="24"/>
        </w:rPr>
        <w:t xml:space="preserve"> paštéta</w:t>
      </w:r>
    </w:p>
    <w:p w14:paraId="2CBAF5E8" w14:textId="77777777" w:rsidR="004304A3" w:rsidRPr="004304A3" w:rsidRDefault="004304A3" w:rsidP="004304A3">
      <w:pPr>
        <w:pStyle w:val="Odsekzoznamu"/>
        <w:rPr>
          <w:rFonts w:ascii="Times New Roman" w:hAnsi="Times New Roman" w:cs="Times New Roman"/>
          <w:sz w:val="24"/>
          <w:szCs w:val="24"/>
        </w:rPr>
      </w:pPr>
    </w:p>
    <w:p w14:paraId="1B789AC7"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ZÁDUŠNÍK BREČTANOVITÝ</w:t>
      </w:r>
    </w:p>
    <w:p w14:paraId="7CD6816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Jednoduchá a rýchla Bruschetta </w:t>
      </w:r>
    </w:p>
    <w:p w14:paraId="4C30618E"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Voňavá </w:t>
      </w:r>
      <w:proofErr w:type="spellStart"/>
      <w:r w:rsidRPr="004304A3">
        <w:rPr>
          <w:rFonts w:ascii="Times New Roman" w:hAnsi="Times New Roman" w:cs="Times New Roman"/>
          <w:sz w:val="24"/>
          <w:szCs w:val="24"/>
        </w:rPr>
        <w:t>focaccia</w:t>
      </w:r>
      <w:proofErr w:type="spellEnd"/>
    </w:p>
    <w:p w14:paraId="771B6384"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Vegan</w:t>
      </w:r>
      <w:proofErr w:type="spellEnd"/>
      <w:r w:rsidRPr="004304A3">
        <w:rPr>
          <w:rFonts w:ascii="Times New Roman" w:hAnsi="Times New Roman" w:cs="Times New Roman"/>
          <w:sz w:val="24"/>
          <w:szCs w:val="24"/>
        </w:rPr>
        <w:t xml:space="preserve"> majonéza z chrenu a </w:t>
      </w:r>
      <w:proofErr w:type="spellStart"/>
      <w:r w:rsidRPr="004304A3">
        <w:rPr>
          <w:rFonts w:ascii="Times New Roman" w:hAnsi="Times New Roman" w:cs="Times New Roman"/>
          <w:sz w:val="24"/>
          <w:szCs w:val="24"/>
        </w:rPr>
        <w:t>zádušníka</w:t>
      </w:r>
      <w:proofErr w:type="spellEnd"/>
    </w:p>
    <w:p w14:paraId="70C5C479" w14:textId="77777777" w:rsidR="004304A3" w:rsidRPr="004304A3" w:rsidRDefault="004304A3" w:rsidP="004304A3">
      <w:pPr>
        <w:pStyle w:val="Odsekzoznamu"/>
        <w:rPr>
          <w:rFonts w:ascii="Times New Roman" w:hAnsi="Times New Roman" w:cs="Times New Roman"/>
          <w:sz w:val="24"/>
          <w:szCs w:val="24"/>
        </w:rPr>
      </w:pPr>
    </w:p>
    <w:p w14:paraId="6E0F4A2B" w14:textId="77777777"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ŽLTNICA MALOÚBOROVÁ</w:t>
      </w:r>
    </w:p>
    <w:p w14:paraId="5B9D4955" w14:textId="054AE7B0" w:rsidR="004304A3" w:rsidRPr="004304A3" w:rsidRDefault="008C2437" w:rsidP="004304A3">
      <w:pPr>
        <w:pStyle w:val="Odsekzoznamu"/>
        <w:rPr>
          <w:rFonts w:ascii="Times New Roman" w:hAnsi="Times New Roman" w:cs="Times New Roman"/>
          <w:sz w:val="24"/>
          <w:szCs w:val="24"/>
        </w:rPr>
      </w:pPr>
      <w:r>
        <w:rPr>
          <w:rFonts w:ascii="Times New Roman" w:hAnsi="Times New Roman" w:cs="Times New Roman"/>
          <w:sz w:val="24"/>
          <w:szCs w:val="24"/>
        </w:rPr>
        <w:t xml:space="preserve">Tekvicovo - bylinkové </w:t>
      </w:r>
      <w:proofErr w:type="spellStart"/>
      <w:r>
        <w:rPr>
          <w:rFonts w:ascii="Times New Roman" w:hAnsi="Times New Roman" w:cs="Times New Roman"/>
          <w:sz w:val="24"/>
          <w:szCs w:val="24"/>
        </w:rPr>
        <w:t>l</w:t>
      </w:r>
      <w:r w:rsidR="004304A3" w:rsidRPr="004304A3">
        <w:rPr>
          <w:rFonts w:ascii="Times New Roman" w:hAnsi="Times New Roman" w:cs="Times New Roman"/>
          <w:sz w:val="24"/>
          <w:szCs w:val="24"/>
        </w:rPr>
        <w:t>asagne</w:t>
      </w:r>
      <w:proofErr w:type="spellEnd"/>
    </w:p>
    <w:p w14:paraId="3C132981" w14:textId="77777777" w:rsidR="004304A3" w:rsidRPr="004304A3" w:rsidRDefault="004304A3" w:rsidP="004304A3">
      <w:pPr>
        <w:pStyle w:val="Odsekzoznamu"/>
        <w:rPr>
          <w:rFonts w:ascii="Times New Roman" w:hAnsi="Times New Roman" w:cs="Times New Roman"/>
          <w:sz w:val="24"/>
          <w:szCs w:val="24"/>
        </w:rPr>
      </w:pPr>
      <w:proofErr w:type="spellStart"/>
      <w:r w:rsidRPr="004304A3">
        <w:rPr>
          <w:rFonts w:ascii="Times New Roman" w:hAnsi="Times New Roman" w:cs="Times New Roman"/>
          <w:sz w:val="24"/>
          <w:szCs w:val="24"/>
        </w:rPr>
        <w:t>Vegan</w:t>
      </w:r>
      <w:proofErr w:type="spellEnd"/>
      <w:r w:rsidRPr="004304A3">
        <w:rPr>
          <w:rFonts w:ascii="Times New Roman" w:hAnsi="Times New Roman" w:cs="Times New Roman"/>
          <w:sz w:val="24"/>
          <w:szCs w:val="24"/>
        </w:rPr>
        <w:t xml:space="preserve"> bylinková praženica</w:t>
      </w:r>
    </w:p>
    <w:p w14:paraId="462C1BB8" w14:textId="77777777" w:rsidR="004304A3" w:rsidRPr="004304A3" w:rsidRDefault="004304A3" w:rsidP="004304A3">
      <w:pPr>
        <w:pStyle w:val="Odsekzoznamu"/>
        <w:rPr>
          <w:rFonts w:ascii="Times New Roman" w:hAnsi="Times New Roman" w:cs="Times New Roman"/>
          <w:sz w:val="24"/>
          <w:szCs w:val="24"/>
        </w:rPr>
      </w:pPr>
    </w:p>
    <w:p w14:paraId="2530443A" w14:textId="58556D7D"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MRLÍK BIELY</w:t>
      </w:r>
    </w:p>
    <w:p w14:paraId="47B62B81" w14:textId="1C1C93F9" w:rsidR="004304A3" w:rsidRPr="004304A3" w:rsidRDefault="004304A3" w:rsidP="004304A3">
      <w:pPr>
        <w:pStyle w:val="Odsekzoznamu"/>
        <w:rPr>
          <w:rFonts w:ascii="Times New Roman" w:hAnsi="Times New Roman" w:cs="Times New Roman"/>
          <w:sz w:val="24"/>
          <w:szCs w:val="24"/>
        </w:rPr>
      </w:pPr>
      <w:r w:rsidRPr="004304A3">
        <w:rPr>
          <w:rFonts w:ascii="Times New Roman" w:hAnsi="Times New Roman" w:cs="Times New Roman"/>
          <w:sz w:val="24"/>
          <w:szCs w:val="24"/>
        </w:rPr>
        <w:t xml:space="preserve">Divoké </w:t>
      </w:r>
      <w:proofErr w:type="spellStart"/>
      <w:r w:rsidR="008F56C1">
        <w:rPr>
          <w:rFonts w:ascii="Times New Roman" w:hAnsi="Times New Roman" w:cs="Times New Roman"/>
          <w:sz w:val="24"/>
          <w:szCs w:val="24"/>
        </w:rPr>
        <w:t>vegan</w:t>
      </w:r>
      <w:proofErr w:type="spellEnd"/>
      <w:r w:rsidR="008F56C1">
        <w:rPr>
          <w:rFonts w:ascii="Times New Roman" w:hAnsi="Times New Roman" w:cs="Times New Roman"/>
          <w:sz w:val="24"/>
          <w:szCs w:val="24"/>
        </w:rPr>
        <w:t xml:space="preserve"> </w:t>
      </w:r>
      <w:proofErr w:type="spellStart"/>
      <w:r w:rsidR="008F56C1" w:rsidRPr="008F56C1">
        <w:rPr>
          <w:rFonts w:ascii="Times New Roman" w:hAnsi="Times New Roman" w:cs="Times New Roman"/>
          <w:sz w:val="24"/>
          <w:szCs w:val="24"/>
        </w:rPr>
        <w:t>tzatziki</w:t>
      </w:r>
      <w:proofErr w:type="spellEnd"/>
    </w:p>
    <w:p w14:paraId="32AFC3D0" w14:textId="13C2AB71" w:rsidR="004304A3" w:rsidRDefault="00224435" w:rsidP="004304A3">
      <w:pPr>
        <w:pStyle w:val="Odsekzoznamu"/>
        <w:rPr>
          <w:rFonts w:ascii="Times New Roman" w:hAnsi="Times New Roman" w:cs="Times New Roman"/>
          <w:sz w:val="24"/>
          <w:szCs w:val="24"/>
        </w:rPr>
      </w:pPr>
      <w:r>
        <w:rPr>
          <w:rFonts w:ascii="Times New Roman" w:hAnsi="Times New Roman" w:cs="Times New Roman"/>
          <w:sz w:val="24"/>
          <w:szCs w:val="24"/>
        </w:rPr>
        <w:t>Bylinková p</w:t>
      </w:r>
      <w:r w:rsidR="004304A3" w:rsidRPr="004304A3">
        <w:rPr>
          <w:rFonts w:ascii="Times New Roman" w:hAnsi="Times New Roman" w:cs="Times New Roman"/>
          <w:sz w:val="24"/>
          <w:szCs w:val="24"/>
        </w:rPr>
        <w:t xml:space="preserve">ražená ryža </w:t>
      </w:r>
    </w:p>
    <w:p w14:paraId="32CD0DA4" w14:textId="323335F2" w:rsidR="00913029" w:rsidRDefault="00913029" w:rsidP="004304A3">
      <w:pPr>
        <w:pStyle w:val="Odsekzoznamu"/>
        <w:rPr>
          <w:rFonts w:ascii="Times New Roman" w:hAnsi="Times New Roman" w:cs="Times New Roman"/>
          <w:sz w:val="24"/>
          <w:szCs w:val="24"/>
        </w:rPr>
      </w:pPr>
      <w:r>
        <w:rPr>
          <w:rFonts w:ascii="Times New Roman" w:hAnsi="Times New Roman" w:cs="Times New Roman"/>
          <w:sz w:val="24"/>
          <w:szCs w:val="24"/>
        </w:rPr>
        <w:t>Quinoa šalát s mrlíkom</w:t>
      </w:r>
    </w:p>
    <w:p w14:paraId="723F2F32" w14:textId="54097212" w:rsidR="00913029" w:rsidRPr="004304A3" w:rsidRDefault="003C6049" w:rsidP="004304A3">
      <w:pPr>
        <w:pStyle w:val="Odsekzoznamu"/>
        <w:rPr>
          <w:rFonts w:ascii="Times New Roman" w:hAnsi="Times New Roman" w:cs="Times New Roman"/>
          <w:sz w:val="24"/>
          <w:szCs w:val="24"/>
        </w:rPr>
      </w:pPr>
      <w:r>
        <w:rPr>
          <w:rFonts w:ascii="Times New Roman" w:hAnsi="Times New Roman" w:cs="Times New Roman"/>
          <w:sz w:val="24"/>
          <w:szCs w:val="24"/>
        </w:rPr>
        <w:t>Kukuričné</w:t>
      </w:r>
      <w:r w:rsidR="00913029">
        <w:rPr>
          <w:rFonts w:ascii="Times New Roman" w:hAnsi="Times New Roman" w:cs="Times New Roman"/>
          <w:sz w:val="24"/>
          <w:szCs w:val="24"/>
        </w:rPr>
        <w:t xml:space="preserve"> bylinkové </w:t>
      </w:r>
      <w:commentRangeStart w:id="14"/>
      <w:r w:rsidR="00913029">
        <w:rPr>
          <w:rFonts w:ascii="Times New Roman" w:hAnsi="Times New Roman" w:cs="Times New Roman"/>
          <w:sz w:val="24"/>
          <w:szCs w:val="24"/>
        </w:rPr>
        <w:t>kocky</w:t>
      </w:r>
      <w:commentRangeEnd w:id="14"/>
      <w:r>
        <w:rPr>
          <w:rStyle w:val="Odkaznakomentr"/>
        </w:rPr>
        <w:commentReference w:id="14"/>
      </w:r>
      <w:r>
        <w:rPr>
          <w:rFonts w:ascii="Times New Roman" w:hAnsi="Times New Roman" w:cs="Times New Roman"/>
          <w:sz w:val="24"/>
          <w:szCs w:val="24"/>
        </w:rPr>
        <w:t xml:space="preserve"> </w:t>
      </w:r>
    </w:p>
    <w:p w14:paraId="1BF7D523" w14:textId="77777777" w:rsidR="004304A3" w:rsidRPr="00A83F1E" w:rsidRDefault="004304A3" w:rsidP="004304A3">
      <w:pPr>
        <w:pStyle w:val="Odsekzoznamu"/>
        <w:rPr>
          <w:i/>
        </w:rPr>
      </w:pPr>
    </w:p>
    <w:p w14:paraId="732F396F" w14:textId="77777777" w:rsidR="004304A3" w:rsidRDefault="004304A3">
      <w:pPr>
        <w:rPr>
          <w:b/>
        </w:rPr>
      </w:pPr>
      <w:r>
        <w:rPr>
          <w:b/>
        </w:rPr>
        <w:br w:type="page"/>
      </w:r>
    </w:p>
    <w:p w14:paraId="74433F5C" w14:textId="118ECAB7" w:rsidR="004304A3" w:rsidRPr="009901A4" w:rsidRDefault="004304A3" w:rsidP="009901A4">
      <w:pPr>
        <w:tabs>
          <w:tab w:val="left" w:pos="1680"/>
        </w:tabs>
        <w:spacing w:after="0"/>
        <w:contextualSpacing/>
        <w:rPr>
          <w:b/>
          <w:sz w:val="24"/>
          <w:szCs w:val="24"/>
        </w:rPr>
      </w:pPr>
      <w:r w:rsidRPr="009901A4">
        <w:rPr>
          <w:b/>
          <w:sz w:val="24"/>
          <w:szCs w:val="24"/>
        </w:rPr>
        <w:lastRenderedPageBreak/>
        <w:t>ÚVOD</w:t>
      </w:r>
      <w:r w:rsidR="00246365">
        <w:rPr>
          <w:b/>
          <w:sz w:val="24"/>
          <w:szCs w:val="24"/>
        </w:rPr>
        <w:t xml:space="preserve"> </w:t>
      </w:r>
      <w:r w:rsidR="00246365">
        <w:rPr>
          <w:b/>
          <w:sz w:val="24"/>
          <w:szCs w:val="24"/>
        </w:rPr>
        <w:tab/>
      </w:r>
      <w:r w:rsidR="00246365">
        <w:rPr>
          <w:b/>
          <w:sz w:val="24"/>
          <w:szCs w:val="24"/>
        </w:rPr>
        <w:tab/>
      </w:r>
      <w:r w:rsidR="00246365">
        <w:rPr>
          <w:b/>
          <w:sz w:val="24"/>
          <w:szCs w:val="24"/>
        </w:rPr>
        <w:tab/>
      </w:r>
      <w:r w:rsidR="00246365">
        <w:rPr>
          <w:b/>
          <w:sz w:val="24"/>
          <w:szCs w:val="24"/>
        </w:rPr>
        <w:tab/>
      </w:r>
      <w:r w:rsidR="00246365">
        <w:rPr>
          <w:b/>
          <w:sz w:val="24"/>
          <w:szCs w:val="24"/>
        </w:rPr>
        <w:tab/>
        <w:t xml:space="preserve">                                                                            </w:t>
      </w:r>
      <w:commentRangeStart w:id="15"/>
      <w:r w:rsidR="00246365" w:rsidRPr="00246365">
        <w:rPr>
          <w:b/>
          <w:sz w:val="24"/>
          <w:szCs w:val="24"/>
          <w:highlight w:val="red"/>
        </w:rPr>
        <w:t>FOTO</w:t>
      </w:r>
      <w:commentRangeEnd w:id="15"/>
      <w:r w:rsidR="00246365">
        <w:rPr>
          <w:rStyle w:val="Odkaznakomentr"/>
        </w:rPr>
        <w:commentReference w:id="15"/>
      </w:r>
      <w:r w:rsidR="00246365" w:rsidRPr="00246365">
        <w:rPr>
          <w:b/>
          <w:color w:val="FF0000"/>
          <w:sz w:val="24"/>
          <w:szCs w:val="24"/>
        </w:rPr>
        <w:t xml:space="preserve"> </w:t>
      </w:r>
    </w:p>
    <w:p w14:paraId="50125500" w14:textId="6A53B1EC" w:rsidR="004304A3" w:rsidRPr="009901A4" w:rsidRDefault="004304A3" w:rsidP="009901A4">
      <w:pPr>
        <w:tabs>
          <w:tab w:val="left" w:pos="1680"/>
        </w:tabs>
        <w:spacing w:after="0"/>
        <w:contextualSpacing/>
        <w:rPr>
          <w:b/>
          <w:sz w:val="24"/>
          <w:szCs w:val="24"/>
        </w:rPr>
      </w:pPr>
    </w:p>
    <w:p w14:paraId="27DD8B2B" w14:textId="77777777" w:rsidR="004304A3" w:rsidRPr="009901A4" w:rsidRDefault="004304A3" w:rsidP="009901A4">
      <w:pPr>
        <w:tabs>
          <w:tab w:val="left" w:pos="1680"/>
        </w:tabs>
        <w:spacing w:after="0"/>
        <w:contextualSpacing/>
        <w:rPr>
          <w:b/>
          <w:sz w:val="24"/>
          <w:szCs w:val="24"/>
        </w:rPr>
      </w:pPr>
    </w:p>
    <w:p w14:paraId="3496C956" w14:textId="1E3BB95F" w:rsidR="006B6DFC" w:rsidRPr="009901A4" w:rsidRDefault="000C2156" w:rsidP="009901A4">
      <w:pPr>
        <w:tabs>
          <w:tab w:val="left" w:pos="1680"/>
        </w:tabs>
        <w:spacing w:after="0"/>
        <w:contextualSpacing/>
        <w:rPr>
          <w:b/>
          <w:sz w:val="24"/>
          <w:szCs w:val="24"/>
        </w:rPr>
      </w:pPr>
      <w:r w:rsidRPr="009901A4">
        <w:rPr>
          <w:b/>
          <w:sz w:val="24"/>
          <w:szCs w:val="24"/>
        </w:rPr>
        <w:t>Mil</w:t>
      </w:r>
      <w:r w:rsidR="002A021D" w:rsidRPr="009901A4">
        <w:rPr>
          <w:b/>
          <w:sz w:val="24"/>
          <w:szCs w:val="24"/>
        </w:rPr>
        <w:t>í</w:t>
      </w:r>
      <w:r w:rsidR="004409A4" w:rsidRPr="009901A4">
        <w:rPr>
          <w:b/>
          <w:sz w:val="24"/>
          <w:szCs w:val="24"/>
        </w:rPr>
        <w:t xml:space="preserve"> čitateli</w:t>
      </w:r>
      <w:r w:rsidR="00574386" w:rsidRPr="009901A4">
        <w:rPr>
          <w:b/>
          <w:sz w:val="24"/>
          <w:szCs w:val="24"/>
        </w:rPr>
        <w:t>a,</w:t>
      </w:r>
    </w:p>
    <w:p w14:paraId="49A9BDA1" w14:textId="77777777" w:rsidR="004A1BA3" w:rsidRPr="009901A4" w:rsidRDefault="004A1BA3" w:rsidP="009901A4">
      <w:pPr>
        <w:spacing w:after="0"/>
        <w:contextualSpacing/>
        <w:rPr>
          <w:sz w:val="24"/>
          <w:szCs w:val="24"/>
        </w:rPr>
      </w:pPr>
    </w:p>
    <w:p w14:paraId="17B6AE87" w14:textId="639441B6" w:rsidR="004409A4" w:rsidRPr="009901A4" w:rsidRDefault="002E73ED" w:rsidP="009901A4">
      <w:pPr>
        <w:spacing w:after="0"/>
        <w:contextualSpacing/>
        <w:rPr>
          <w:sz w:val="24"/>
          <w:szCs w:val="24"/>
        </w:rPr>
      </w:pPr>
      <w:r w:rsidRPr="009901A4">
        <w:rPr>
          <w:sz w:val="24"/>
          <w:szCs w:val="24"/>
        </w:rPr>
        <w:t>t</w:t>
      </w:r>
      <w:r w:rsidR="004409A4" w:rsidRPr="009901A4">
        <w:rPr>
          <w:sz w:val="24"/>
          <w:szCs w:val="24"/>
        </w:rPr>
        <w:t xml:space="preserve">úto knihu som napísala, aby som </w:t>
      </w:r>
      <w:r w:rsidR="00574386" w:rsidRPr="009901A4">
        <w:rPr>
          <w:sz w:val="24"/>
          <w:szCs w:val="24"/>
        </w:rPr>
        <w:t>v</w:t>
      </w:r>
      <w:r w:rsidR="002A021D" w:rsidRPr="009901A4">
        <w:rPr>
          <w:sz w:val="24"/>
          <w:szCs w:val="24"/>
        </w:rPr>
        <w:t>á</w:t>
      </w:r>
      <w:r w:rsidR="00574386" w:rsidRPr="009901A4">
        <w:rPr>
          <w:sz w:val="24"/>
          <w:szCs w:val="24"/>
        </w:rPr>
        <w:t>s z</w:t>
      </w:r>
      <w:r w:rsidR="004409A4" w:rsidRPr="009901A4">
        <w:rPr>
          <w:sz w:val="24"/>
          <w:szCs w:val="24"/>
        </w:rPr>
        <w:t xml:space="preserve">oznámila s dôležitými bylinkami, ktoré sa nachádzajú takmer všade v našom okolí. Všetko sú to magické liečivé bylinky a rada by som </w:t>
      </w:r>
      <w:r w:rsidR="00574386" w:rsidRPr="009901A4">
        <w:rPr>
          <w:sz w:val="24"/>
          <w:szCs w:val="24"/>
        </w:rPr>
        <w:t>v</w:t>
      </w:r>
      <w:r w:rsidR="004409A4" w:rsidRPr="009901A4">
        <w:rPr>
          <w:sz w:val="24"/>
          <w:szCs w:val="24"/>
        </w:rPr>
        <w:t xml:space="preserve">ám </w:t>
      </w:r>
      <w:r w:rsidR="00EA417C" w:rsidRPr="009901A4">
        <w:rPr>
          <w:sz w:val="24"/>
          <w:szCs w:val="24"/>
        </w:rPr>
        <w:t xml:space="preserve">na </w:t>
      </w:r>
      <w:proofErr w:type="spellStart"/>
      <w:r w:rsidR="00EA417C" w:rsidRPr="009901A4">
        <w:rPr>
          <w:sz w:val="24"/>
          <w:szCs w:val="24"/>
        </w:rPr>
        <w:t>ne</w:t>
      </w:r>
      <w:proofErr w:type="spellEnd"/>
      <w:r w:rsidR="00EA417C" w:rsidRPr="009901A4">
        <w:rPr>
          <w:sz w:val="24"/>
          <w:szCs w:val="24"/>
        </w:rPr>
        <w:t xml:space="preserve"> </w:t>
      </w:r>
      <w:r w:rsidR="004409A4" w:rsidRPr="009901A4">
        <w:rPr>
          <w:sz w:val="24"/>
          <w:szCs w:val="24"/>
        </w:rPr>
        <w:t xml:space="preserve">ponúkla aj trochu iný pohľad. Touto knihou </w:t>
      </w:r>
      <w:r w:rsidR="00574386" w:rsidRPr="009901A4">
        <w:rPr>
          <w:sz w:val="24"/>
          <w:szCs w:val="24"/>
        </w:rPr>
        <w:t>v</w:t>
      </w:r>
      <w:r w:rsidR="004409A4" w:rsidRPr="009901A4">
        <w:rPr>
          <w:sz w:val="24"/>
          <w:szCs w:val="24"/>
        </w:rPr>
        <w:t xml:space="preserve">ás chcem inšpirovať a možno nasmerovať, aby ste divoké jedlé bylinky pozvali do </w:t>
      </w:r>
      <w:r w:rsidR="00574386" w:rsidRPr="009901A4">
        <w:rPr>
          <w:sz w:val="24"/>
          <w:szCs w:val="24"/>
        </w:rPr>
        <w:t>svojho</w:t>
      </w:r>
      <w:r w:rsidR="004409A4" w:rsidRPr="009901A4">
        <w:rPr>
          <w:sz w:val="24"/>
          <w:szCs w:val="24"/>
        </w:rPr>
        <w:t xml:space="preserve"> života a tak obohatili svoju kuchyňu o cenné vitamíny a minerály z prírody.</w:t>
      </w:r>
    </w:p>
    <w:p w14:paraId="76EB0EAA" w14:textId="77777777" w:rsidR="004A1BA3" w:rsidRPr="009901A4" w:rsidRDefault="004A1BA3" w:rsidP="009901A4">
      <w:pPr>
        <w:spacing w:after="0"/>
        <w:contextualSpacing/>
        <w:rPr>
          <w:sz w:val="24"/>
          <w:szCs w:val="24"/>
        </w:rPr>
      </w:pPr>
    </w:p>
    <w:p w14:paraId="5652330E" w14:textId="7BAB550F" w:rsidR="004409A4" w:rsidRPr="009901A4" w:rsidRDefault="00574386" w:rsidP="009901A4">
      <w:pPr>
        <w:spacing w:after="0"/>
        <w:contextualSpacing/>
        <w:rPr>
          <w:sz w:val="24"/>
          <w:szCs w:val="24"/>
        </w:rPr>
      </w:pPr>
      <w:r w:rsidRPr="009901A4">
        <w:rPr>
          <w:sz w:val="24"/>
          <w:szCs w:val="24"/>
        </w:rPr>
        <w:t>Celá naša rodina vrátane detí ich roky používa</w:t>
      </w:r>
      <w:r w:rsidR="004409A4" w:rsidRPr="009901A4">
        <w:rPr>
          <w:sz w:val="24"/>
          <w:szCs w:val="24"/>
        </w:rPr>
        <w:t xml:space="preserve">, práve preto som vyberala tie bylinky a recepty, ku ktorým si ľahko nájdu cestu aj </w:t>
      </w:r>
      <w:r w:rsidRPr="009901A4">
        <w:rPr>
          <w:sz w:val="24"/>
          <w:szCs w:val="24"/>
        </w:rPr>
        <w:t>deti</w:t>
      </w:r>
      <w:r w:rsidR="004409A4" w:rsidRPr="009901A4">
        <w:rPr>
          <w:sz w:val="24"/>
          <w:szCs w:val="24"/>
        </w:rPr>
        <w:t>.</w:t>
      </w:r>
    </w:p>
    <w:p w14:paraId="20DF8341" w14:textId="77777777" w:rsidR="004A1BA3" w:rsidRPr="009901A4" w:rsidRDefault="004A1BA3" w:rsidP="009901A4">
      <w:pPr>
        <w:spacing w:after="0"/>
        <w:contextualSpacing/>
        <w:rPr>
          <w:sz w:val="24"/>
          <w:szCs w:val="24"/>
        </w:rPr>
      </w:pPr>
    </w:p>
    <w:p w14:paraId="2A7D7AE7" w14:textId="0FDCB384" w:rsidR="004409A4" w:rsidRPr="009901A4" w:rsidRDefault="004409A4" w:rsidP="009901A4">
      <w:pPr>
        <w:spacing w:after="0"/>
        <w:contextualSpacing/>
        <w:rPr>
          <w:sz w:val="24"/>
          <w:szCs w:val="24"/>
        </w:rPr>
      </w:pPr>
      <w:r w:rsidRPr="009901A4">
        <w:rPr>
          <w:sz w:val="24"/>
          <w:szCs w:val="24"/>
        </w:rPr>
        <w:t>Verím, že po prečítaní tejto knihy sa bude</w:t>
      </w:r>
      <w:r w:rsidR="00A4211E" w:rsidRPr="009901A4">
        <w:rPr>
          <w:sz w:val="24"/>
          <w:szCs w:val="24"/>
        </w:rPr>
        <w:t>te</w:t>
      </w:r>
      <w:r w:rsidRPr="009901A4">
        <w:rPr>
          <w:sz w:val="24"/>
          <w:szCs w:val="24"/>
        </w:rPr>
        <w:t xml:space="preserve"> na svojich prechádzkach lúkou či lesom dívať na divoké bylinky inými očami a určite niektoré ochutná</w:t>
      </w:r>
      <w:r w:rsidR="00383FF3" w:rsidRPr="009901A4">
        <w:rPr>
          <w:sz w:val="24"/>
          <w:szCs w:val="24"/>
        </w:rPr>
        <w:t>te</w:t>
      </w:r>
      <w:r w:rsidRPr="009901A4">
        <w:rPr>
          <w:sz w:val="24"/>
          <w:szCs w:val="24"/>
        </w:rPr>
        <w:t xml:space="preserve"> priamo na </w:t>
      </w:r>
      <w:r w:rsidR="00383FF3" w:rsidRPr="009901A4">
        <w:rPr>
          <w:sz w:val="24"/>
          <w:szCs w:val="24"/>
        </w:rPr>
        <w:t>mieste.</w:t>
      </w:r>
    </w:p>
    <w:p w14:paraId="5BB5B809" w14:textId="77777777" w:rsidR="004A1BA3" w:rsidRPr="009901A4" w:rsidRDefault="004A1BA3" w:rsidP="009901A4">
      <w:pPr>
        <w:spacing w:after="0"/>
        <w:contextualSpacing/>
        <w:rPr>
          <w:sz w:val="24"/>
          <w:szCs w:val="24"/>
        </w:rPr>
      </w:pPr>
    </w:p>
    <w:p w14:paraId="2AE0A917" w14:textId="39BB2636" w:rsidR="004409A4" w:rsidRPr="009901A4" w:rsidRDefault="004409A4" w:rsidP="009901A4">
      <w:pPr>
        <w:spacing w:after="0"/>
        <w:contextualSpacing/>
        <w:rPr>
          <w:sz w:val="24"/>
          <w:szCs w:val="24"/>
        </w:rPr>
      </w:pPr>
      <w:r w:rsidRPr="009901A4">
        <w:rPr>
          <w:sz w:val="24"/>
          <w:szCs w:val="24"/>
        </w:rPr>
        <w:t>Jedno</w:t>
      </w:r>
      <w:r w:rsidR="0085736C" w:rsidRPr="009901A4">
        <w:rPr>
          <w:sz w:val="24"/>
          <w:szCs w:val="24"/>
        </w:rPr>
        <w:t>,</w:t>
      </w:r>
      <w:r w:rsidRPr="009901A4">
        <w:rPr>
          <w:sz w:val="24"/>
          <w:szCs w:val="24"/>
        </w:rPr>
        <w:t xml:space="preserve"> čo viem iste, </w:t>
      </w:r>
      <w:r w:rsidR="00574386" w:rsidRPr="009901A4">
        <w:rPr>
          <w:sz w:val="24"/>
          <w:szCs w:val="24"/>
        </w:rPr>
        <w:t xml:space="preserve">je, </w:t>
      </w:r>
      <w:r w:rsidRPr="009901A4">
        <w:rPr>
          <w:sz w:val="24"/>
          <w:szCs w:val="24"/>
        </w:rPr>
        <w:t>že</w:t>
      </w:r>
      <w:r w:rsidR="00574386" w:rsidRPr="009901A4">
        <w:rPr>
          <w:sz w:val="24"/>
          <w:szCs w:val="24"/>
        </w:rPr>
        <w:t xml:space="preserve"> každý z vás bol už určite niekedy v prírode</w:t>
      </w:r>
      <w:r w:rsidRPr="009901A4">
        <w:rPr>
          <w:sz w:val="24"/>
          <w:szCs w:val="24"/>
        </w:rPr>
        <w:t xml:space="preserve">. </w:t>
      </w:r>
      <w:r w:rsidR="00574386" w:rsidRPr="009901A4">
        <w:rPr>
          <w:sz w:val="24"/>
          <w:szCs w:val="24"/>
        </w:rPr>
        <w:t>Vy</w:t>
      </w:r>
      <w:r w:rsidRPr="009901A4">
        <w:rPr>
          <w:sz w:val="24"/>
          <w:szCs w:val="24"/>
        </w:rPr>
        <w:t>, ktorí čítate tieto riadky</w:t>
      </w:r>
      <w:r w:rsidR="00574386" w:rsidRPr="009901A4">
        <w:rPr>
          <w:sz w:val="24"/>
          <w:szCs w:val="24"/>
        </w:rPr>
        <w:t>,</w:t>
      </w:r>
      <w:r w:rsidRPr="009901A4">
        <w:rPr>
          <w:sz w:val="24"/>
          <w:szCs w:val="24"/>
        </w:rPr>
        <w:t xml:space="preserve"> si </w:t>
      </w:r>
      <w:r w:rsidR="00BE1A03" w:rsidRPr="009901A4">
        <w:rPr>
          <w:sz w:val="24"/>
          <w:szCs w:val="24"/>
        </w:rPr>
        <w:t xml:space="preserve">rozhodne </w:t>
      </w:r>
      <w:r w:rsidRPr="009901A4">
        <w:rPr>
          <w:sz w:val="24"/>
          <w:szCs w:val="24"/>
        </w:rPr>
        <w:t>všímate aj iné veci ako krásne farby prírody či čerstvý vzduch. Veľa ľudí si neuvedomuje,</w:t>
      </w:r>
      <w:r w:rsidR="00574386" w:rsidRPr="009901A4">
        <w:rPr>
          <w:sz w:val="24"/>
          <w:szCs w:val="24"/>
        </w:rPr>
        <w:t xml:space="preserve"> aké máme šťastie, že žijeme tu</w:t>
      </w:r>
      <w:r w:rsidRPr="009901A4">
        <w:rPr>
          <w:sz w:val="24"/>
          <w:szCs w:val="24"/>
        </w:rPr>
        <w:t xml:space="preserve"> na Slovensku či v Čechách, kde </w:t>
      </w:r>
      <w:r w:rsidR="00574386" w:rsidRPr="009901A4">
        <w:rPr>
          <w:sz w:val="24"/>
          <w:szCs w:val="24"/>
        </w:rPr>
        <w:t xml:space="preserve">je </w:t>
      </w:r>
      <w:r w:rsidRPr="009901A4">
        <w:rPr>
          <w:sz w:val="24"/>
          <w:szCs w:val="24"/>
        </w:rPr>
        <w:t>zem neuveriteľne bohatá na prírodné zdroje, rozmanitosť rastlín.</w:t>
      </w:r>
    </w:p>
    <w:p w14:paraId="01F14D91" w14:textId="77777777" w:rsidR="004A1BA3" w:rsidRPr="009901A4" w:rsidRDefault="004A1BA3" w:rsidP="009901A4">
      <w:pPr>
        <w:spacing w:after="0"/>
        <w:contextualSpacing/>
        <w:rPr>
          <w:sz w:val="24"/>
          <w:szCs w:val="24"/>
        </w:rPr>
      </w:pPr>
    </w:p>
    <w:p w14:paraId="07C3A18A" w14:textId="2FFA37EB" w:rsidR="004409A4" w:rsidRPr="009901A4" w:rsidRDefault="004409A4" w:rsidP="009901A4">
      <w:pPr>
        <w:spacing w:after="0"/>
        <w:contextualSpacing/>
        <w:rPr>
          <w:sz w:val="24"/>
          <w:szCs w:val="24"/>
        </w:rPr>
      </w:pPr>
      <w:r w:rsidRPr="009901A4">
        <w:rPr>
          <w:sz w:val="24"/>
          <w:szCs w:val="24"/>
        </w:rPr>
        <w:t>Príroda je jeden obrovský supermarket s neustále čerstvým tovarom, stačí si len vybrať</w:t>
      </w:r>
      <w:r w:rsidR="00BE1A03" w:rsidRPr="009901A4">
        <w:rPr>
          <w:sz w:val="24"/>
          <w:szCs w:val="24"/>
        </w:rPr>
        <w:t xml:space="preserve"> a</w:t>
      </w:r>
      <w:r w:rsidRPr="009901A4">
        <w:rPr>
          <w:sz w:val="24"/>
          <w:szCs w:val="24"/>
        </w:rPr>
        <w:t> poďakovať jej. Nič od nás nepýta, nič nežiada, iba dáva. A mojím zámerom je pomôcť</w:t>
      </w:r>
      <w:r w:rsidR="00574386" w:rsidRPr="009901A4">
        <w:rPr>
          <w:sz w:val="24"/>
          <w:szCs w:val="24"/>
        </w:rPr>
        <w:t xml:space="preserve"> vám</w:t>
      </w:r>
      <w:r w:rsidRPr="009901A4">
        <w:rPr>
          <w:sz w:val="24"/>
          <w:szCs w:val="24"/>
        </w:rPr>
        <w:t xml:space="preserve"> tieto dary priblížiť, </w:t>
      </w:r>
      <w:r w:rsidR="00574386" w:rsidRPr="009901A4">
        <w:rPr>
          <w:sz w:val="24"/>
          <w:szCs w:val="24"/>
        </w:rPr>
        <w:t>s</w:t>
      </w:r>
      <w:r w:rsidRPr="009901A4">
        <w:rPr>
          <w:sz w:val="24"/>
          <w:szCs w:val="24"/>
        </w:rPr>
        <w:t xml:space="preserve">poznať a vedieť ich využiť nielen pre </w:t>
      </w:r>
      <w:r w:rsidR="00574386" w:rsidRPr="009901A4">
        <w:rPr>
          <w:sz w:val="24"/>
          <w:szCs w:val="24"/>
        </w:rPr>
        <w:t>svoje</w:t>
      </w:r>
      <w:r w:rsidRPr="009901A4">
        <w:rPr>
          <w:sz w:val="24"/>
          <w:szCs w:val="24"/>
        </w:rPr>
        <w:t xml:space="preserve"> zdravie, ale hlavne pre zdravie našich detí</w:t>
      </w:r>
      <w:r w:rsidRPr="009901A4">
        <w:rPr>
          <w:b/>
          <w:sz w:val="24"/>
          <w:szCs w:val="24"/>
        </w:rPr>
        <w:t xml:space="preserve">. Lebo my sme ten vzorec správania, ktorý naše deti nasledujú. </w:t>
      </w:r>
      <w:r w:rsidRPr="009901A4">
        <w:rPr>
          <w:sz w:val="24"/>
          <w:szCs w:val="24"/>
        </w:rPr>
        <w:t xml:space="preserve">My im </w:t>
      </w:r>
      <w:r w:rsidR="00574386" w:rsidRPr="009901A4">
        <w:rPr>
          <w:sz w:val="24"/>
          <w:szCs w:val="24"/>
        </w:rPr>
        <w:t>odovzdávame</w:t>
      </w:r>
      <w:r w:rsidRPr="009901A4">
        <w:rPr>
          <w:sz w:val="24"/>
          <w:szCs w:val="24"/>
        </w:rPr>
        <w:t xml:space="preserve"> </w:t>
      </w:r>
      <w:r w:rsidR="00574386" w:rsidRPr="009901A4">
        <w:rPr>
          <w:sz w:val="24"/>
          <w:szCs w:val="24"/>
        </w:rPr>
        <w:t>svoje</w:t>
      </w:r>
      <w:r w:rsidRPr="009901A4">
        <w:rPr>
          <w:sz w:val="24"/>
          <w:szCs w:val="24"/>
        </w:rPr>
        <w:t xml:space="preserve"> návyky, ale aj zlozvyky a on</w:t>
      </w:r>
      <w:r w:rsidR="00F10E1C" w:rsidRPr="009901A4">
        <w:rPr>
          <w:sz w:val="24"/>
          <w:szCs w:val="24"/>
        </w:rPr>
        <w:t>y</w:t>
      </w:r>
      <w:r w:rsidRPr="009901A4">
        <w:rPr>
          <w:sz w:val="24"/>
          <w:szCs w:val="24"/>
        </w:rPr>
        <w:t xml:space="preserve"> ich podvedome budú kopírovať ďalej vo svojich životoch. </w:t>
      </w:r>
    </w:p>
    <w:p w14:paraId="2D401128" w14:textId="77777777" w:rsidR="004A1BA3" w:rsidRPr="009901A4" w:rsidRDefault="004A1BA3" w:rsidP="009901A4">
      <w:pPr>
        <w:spacing w:after="0"/>
        <w:contextualSpacing/>
        <w:rPr>
          <w:sz w:val="24"/>
          <w:szCs w:val="24"/>
        </w:rPr>
      </w:pPr>
    </w:p>
    <w:p w14:paraId="7718D7DD" w14:textId="21395CD0" w:rsidR="004409A4" w:rsidRPr="009901A4" w:rsidRDefault="004409A4" w:rsidP="003C6049">
      <w:pPr>
        <w:spacing w:after="0"/>
        <w:contextualSpacing/>
        <w:rPr>
          <w:sz w:val="24"/>
          <w:szCs w:val="24"/>
        </w:rPr>
      </w:pPr>
      <w:commentRangeStart w:id="16"/>
      <w:commentRangeStart w:id="17"/>
      <w:r w:rsidRPr="009901A4">
        <w:rPr>
          <w:sz w:val="24"/>
          <w:szCs w:val="24"/>
        </w:rPr>
        <w:t xml:space="preserve">Zoberme </w:t>
      </w:r>
      <w:r w:rsidR="00574386" w:rsidRPr="009901A4">
        <w:rPr>
          <w:sz w:val="24"/>
          <w:szCs w:val="24"/>
        </w:rPr>
        <w:t>svoje</w:t>
      </w:r>
      <w:r w:rsidRPr="009901A4">
        <w:rPr>
          <w:sz w:val="24"/>
          <w:szCs w:val="24"/>
        </w:rPr>
        <w:t xml:space="preserve"> deti do voľnej prírody, predstav</w:t>
      </w:r>
      <w:r w:rsidR="0085649F" w:rsidRPr="009901A4">
        <w:rPr>
          <w:sz w:val="24"/>
          <w:szCs w:val="24"/>
        </w:rPr>
        <w:t>me</w:t>
      </w:r>
      <w:r w:rsidRPr="009901A4">
        <w:rPr>
          <w:sz w:val="24"/>
          <w:szCs w:val="24"/>
        </w:rPr>
        <w:t xml:space="preserve"> im rastliny a nauč</w:t>
      </w:r>
      <w:r w:rsidR="0085649F" w:rsidRPr="009901A4">
        <w:rPr>
          <w:sz w:val="24"/>
          <w:szCs w:val="24"/>
        </w:rPr>
        <w:t>me</w:t>
      </w:r>
      <w:r w:rsidRPr="009901A4">
        <w:rPr>
          <w:sz w:val="24"/>
          <w:szCs w:val="24"/>
        </w:rPr>
        <w:t xml:space="preserve"> ich spoj</w:t>
      </w:r>
      <w:r w:rsidR="0085649F" w:rsidRPr="009901A4">
        <w:rPr>
          <w:sz w:val="24"/>
          <w:szCs w:val="24"/>
        </w:rPr>
        <w:t>iť sa</w:t>
      </w:r>
      <w:r w:rsidRPr="009901A4">
        <w:rPr>
          <w:sz w:val="24"/>
          <w:szCs w:val="24"/>
        </w:rPr>
        <w:t xml:space="preserve"> so zemou. Keď vštepujeme svojim deťom úctu k rastlinnej medicíne, staráme sa nielen o ich jemné telá, ale pomáhame šíriť zárodky tradície, ktorá je stará ako ľudský život sám. </w:t>
      </w:r>
      <w:commentRangeEnd w:id="16"/>
      <w:r w:rsidR="00CC0DE8" w:rsidRPr="003C6049">
        <w:commentReference w:id="16"/>
      </w:r>
      <w:commentRangeEnd w:id="17"/>
      <w:r w:rsidR="003C6049" w:rsidRPr="003C6049">
        <w:rPr>
          <w:sz w:val="24"/>
          <w:szCs w:val="24"/>
        </w:rPr>
        <w:commentReference w:id="17"/>
      </w:r>
    </w:p>
    <w:p w14:paraId="6A56F3AD" w14:textId="77777777" w:rsidR="004A1BA3" w:rsidRPr="009901A4" w:rsidRDefault="004A1BA3" w:rsidP="009901A4">
      <w:pPr>
        <w:spacing w:after="0"/>
        <w:contextualSpacing/>
        <w:rPr>
          <w:sz w:val="24"/>
          <w:szCs w:val="24"/>
        </w:rPr>
      </w:pPr>
    </w:p>
    <w:p w14:paraId="0F1E23FD" w14:textId="4F8B1B45" w:rsidR="004409A4" w:rsidRPr="009901A4" w:rsidRDefault="004409A4" w:rsidP="009901A4">
      <w:pPr>
        <w:spacing w:after="0"/>
        <w:contextualSpacing/>
        <w:rPr>
          <w:sz w:val="24"/>
          <w:szCs w:val="24"/>
        </w:rPr>
      </w:pPr>
      <w:r w:rsidRPr="009901A4">
        <w:rPr>
          <w:sz w:val="24"/>
          <w:szCs w:val="24"/>
        </w:rPr>
        <w:t>Sama som príkladom, že nemusíte vyrastať v „</w:t>
      </w:r>
      <w:proofErr w:type="spellStart"/>
      <w:r w:rsidRPr="009901A4">
        <w:rPr>
          <w:sz w:val="24"/>
          <w:szCs w:val="24"/>
        </w:rPr>
        <w:t>hippies</w:t>
      </w:r>
      <w:proofErr w:type="spellEnd"/>
      <w:r w:rsidRPr="009901A4">
        <w:rPr>
          <w:sz w:val="24"/>
          <w:szCs w:val="24"/>
        </w:rPr>
        <w:t xml:space="preserve">“ rodine, </w:t>
      </w:r>
      <w:r w:rsidR="00574386" w:rsidRPr="009901A4">
        <w:rPr>
          <w:sz w:val="24"/>
          <w:szCs w:val="24"/>
        </w:rPr>
        <w:t xml:space="preserve">vaši </w:t>
      </w:r>
      <w:r w:rsidRPr="009901A4">
        <w:rPr>
          <w:sz w:val="24"/>
          <w:szCs w:val="24"/>
        </w:rPr>
        <w:t>rodičia</w:t>
      </w:r>
      <w:r w:rsidR="00574386" w:rsidRPr="009901A4">
        <w:rPr>
          <w:sz w:val="24"/>
          <w:szCs w:val="24"/>
        </w:rPr>
        <w:t xml:space="preserve"> nemusia byť </w:t>
      </w:r>
      <w:proofErr w:type="spellStart"/>
      <w:r w:rsidR="00574386" w:rsidRPr="009901A4">
        <w:rPr>
          <w:sz w:val="24"/>
          <w:szCs w:val="24"/>
        </w:rPr>
        <w:t>eko</w:t>
      </w:r>
      <w:proofErr w:type="spellEnd"/>
      <w:r w:rsidR="00574386" w:rsidRPr="009901A4">
        <w:rPr>
          <w:sz w:val="24"/>
          <w:szCs w:val="24"/>
        </w:rPr>
        <w:t>/</w:t>
      </w:r>
      <w:r w:rsidRPr="009901A4">
        <w:rPr>
          <w:sz w:val="24"/>
          <w:szCs w:val="24"/>
        </w:rPr>
        <w:t>bio maniaci žijúci na samote za lesom. Vyrástla som na obyčajnom paneláko</w:t>
      </w:r>
      <w:r w:rsidR="0009349E" w:rsidRPr="009901A4">
        <w:rPr>
          <w:sz w:val="24"/>
          <w:szCs w:val="24"/>
        </w:rPr>
        <w:t>vo</w:t>
      </w:r>
      <w:r w:rsidRPr="009901A4">
        <w:rPr>
          <w:sz w:val="24"/>
          <w:szCs w:val="24"/>
        </w:rPr>
        <w:t xml:space="preserve">m sídlisku, kde </w:t>
      </w:r>
      <w:r w:rsidR="0009349E" w:rsidRPr="009901A4">
        <w:rPr>
          <w:sz w:val="24"/>
          <w:szCs w:val="24"/>
        </w:rPr>
        <w:t xml:space="preserve">sme </w:t>
      </w:r>
      <w:r w:rsidRPr="009901A4">
        <w:rPr>
          <w:sz w:val="24"/>
          <w:szCs w:val="24"/>
        </w:rPr>
        <w:t>v rámci bežných prechádzok do prírody s rodinou občas neja</w:t>
      </w:r>
      <w:r w:rsidR="00574386" w:rsidRPr="009901A4">
        <w:rPr>
          <w:sz w:val="24"/>
          <w:szCs w:val="24"/>
        </w:rPr>
        <w:t>kú tú bylinku nazbierali na čaj: mätu</w:t>
      </w:r>
      <w:r w:rsidRPr="009901A4">
        <w:rPr>
          <w:sz w:val="24"/>
          <w:szCs w:val="24"/>
        </w:rPr>
        <w:t xml:space="preserve">, </w:t>
      </w:r>
      <w:r w:rsidR="00574386" w:rsidRPr="009901A4">
        <w:rPr>
          <w:sz w:val="24"/>
          <w:szCs w:val="24"/>
        </w:rPr>
        <w:t>bazu, lipu</w:t>
      </w:r>
      <w:r w:rsidRPr="009901A4">
        <w:rPr>
          <w:sz w:val="24"/>
          <w:szCs w:val="24"/>
        </w:rPr>
        <w:t>, prvosienky...</w:t>
      </w:r>
      <w:r w:rsidR="0009349E" w:rsidRPr="009901A4">
        <w:rPr>
          <w:sz w:val="24"/>
          <w:szCs w:val="24"/>
        </w:rPr>
        <w:t xml:space="preserve"> </w:t>
      </w:r>
      <w:r w:rsidRPr="009901A4">
        <w:rPr>
          <w:sz w:val="24"/>
          <w:szCs w:val="24"/>
        </w:rPr>
        <w:t xml:space="preserve">Preto som presvedčená, že </w:t>
      </w:r>
      <w:r w:rsidRPr="009901A4">
        <w:rPr>
          <w:b/>
          <w:sz w:val="24"/>
          <w:szCs w:val="24"/>
        </w:rPr>
        <w:t>to</w:t>
      </w:r>
      <w:r w:rsidR="0009349E" w:rsidRPr="009901A4">
        <w:rPr>
          <w:b/>
          <w:sz w:val="24"/>
          <w:szCs w:val="24"/>
        </w:rPr>
        <w:t>,</w:t>
      </w:r>
      <w:r w:rsidRPr="009901A4">
        <w:rPr>
          <w:b/>
          <w:sz w:val="24"/>
          <w:szCs w:val="24"/>
        </w:rPr>
        <w:t xml:space="preserve"> čo deťom vštepujete </w:t>
      </w:r>
      <w:r w:rsidR="002428F1" w:rsidRPr="009901A4">
        <w:rPr>
          <w:b/>
          <w:sz w:val="24"/>
          <w:szCs w:val="24"/>
        </w:rPr>
        <w:t>od</w:t>
      </w:r>
      <w:r w:rsidRPr="009901A4">
        <w:rPr>
          <w:b/>
          <w:sz w:val="24"/>
          <w:szCs w:val="24"/>
        </w:rPr>
        <w:t xml:space="preserve">malička, </w:t>
      </w:r>
      <w:r w:rsidR="00574386" w:rsidRPr="009901A4">
        <w:rPr>
          <w:b/>
          <w:sz w:val="24"/>
          <w:szCs w:val="24"/>
        </w:rPr>
        <w:t xml:space="preserve">v nich zostane navždy hlboko zakorenené – aj keď príde </w:t>
      </w:r>
      <w:r w:rsidRPr="009901A4">
        <w:rPr>
          <w:b/>
          <w:sz w:val="24"/>
          <w:szCs w:val="24"/>
        </w:rPr>
        <w:t>obdobie puberty a presadzovania si svojej osobnosti</w:t>
      </w:r>
      <w:r w:rsidRPr="009901A4">
        <w:rPr>
          <w:sz w:val="24"/>
          <w:szCs w:val="24"/>
        </w:rPr>
        <w:t xml:space="preserve"> č</w:t>
      </w:r>
      <w:r w:rsidR="00E11473" w:rsidRPr="009901A4">
        <w:rPr>
          <w:sz w:val="24"/>
          <w:szCs w:val="24"/>
        </w:rPr>
        <w:t>i</w:t>
      </w:r>
      <w:r w:rsidR="00574386" w:rsidRPr="009901A4">
        <w:rPr>
          <w:sz w:val="24"/>
          <w:szCs w:val="24"/>
        </w:rPr>
        <w:t xml:space="preserve"> svojho</w:t>
      </w:r>
      <w:r w:rsidRPr="009901A4">
        <w:rPr>
          <w:sz w:val="24"/>
          <w:szCs w:val="24"/>
        </w:rPr>
        <w:t> ega a máte pocit, že ich nič iné ako kamaráti a PC nezaujíma</w:t>
      </w:r>
      <w:r w:rsidR="00574386" w:rsidRPr="009901A4">
        <w:rPr>
          <w:sz w:val="24"/>
          <w:szCs w:val="24"/>
        </w:rPr>
        <w:t xml:space="preserve">. Skôr </w:t>
      </w:r>
      <w:r w:rsidRPr="009901A4">
        <w:rPr>
          <w:sz w:val="24"/>
          <w:szCs w:val="24"/>
        </w:rPr>
        <w:t xml:space="preserve">či neskôr sa k tomu vrátia a využijú pre seba či pre svojich blízkych. </w:t>
      </w:r>
    </w:p>
    <w:p w14:paraId="26A20082" w14:textId="77777777" w:rsidR="004A1BA3" w:rsidRPr="009901A4" w:rsidRDefault="004A1BA3" w:rsidP="009901A4">
      <w:pPr>
        <w:spacing w:after="0"/>
        <w:contextualSpacing/>
        <w:rPr>
          <w:sz w:val="24"/>
          <w:szCs w:val="24"/>
        </w:rPr>
      </w:pPr>
    </w:p>
    <w:p w14:paraId="12574734" w14:textId="24CF1A0D" w:rsidR="004409A4" w:rsidRPr="009901A4" w:rsidRDefault="004409A4" w:rsidP="003C6049">
      <w:pPr>
        <w:spacing w:after="0"/>
        <w:contextualSpacing/>
        <w:rPr>
          <w:sz w:val="24"/>
          <w:szCs w:val="24"/>
        </w:rPr>
      </w:pPr>
      <w:r w:rsidRPr="009901A4">
        <w:rPr>
          <w:sz w:val="24"/>
          <w:szCs w:val="24"/>
        </w:rPr>
        <w:t>Toto je príležitosť</w:t>
      </w:r>
      <w:r w:rsidR="00574386" w:rsidRPr="009901A4">
        <w:rPr>
          <w:sz w:val="24"/>
          <w:szCs w:val="24"/>
        </w:rPr>
        <w:t>,</w:t>
      </w:r>
      <w:r w:rsidRPr="009901A4">
        <w:rPr>
          <w:sz w:val="24"/>
          <w:szCs w:val="24"/>
        </w:rPr>
        <w:t xml:space="preserve"> ako robiť veci, na ktoré s hrdosťou nadviažu </w:t>
      </w:r>
      <w:r w:rsidR="00574386" w:rsidRPr="009901A4">
        <w:rPr>
          <w:sz w:val="24"/>
          <w:szCs w:val="24"/>
        </w:rPr>
        <w:t>aj vaše deti a bude to pre nich v živote samozrejmosť.</w:t>
      </w:r>
    </w:p>
    <w:p w14:paraId="7929B17E" w14:textId="77777777" w:rsidR="004A1BA3" w:rsidRPr="009901A4" w:rsidRDefault="004A1BA3" w:rsidP="009901A4">
      <w:pPr>
        <w:spacing w:after="0"/>
        <w:contextualSpacing/>
        <w:rPr>
          <w:sz w:val="24"/>
          <w:szCs w:val="24"/>
        </w:rPr>
      </w:pPr>
    </w:p>
    <w:p w14:paraId="67D1021C" w14:textId="7930C1B1" w:rsidR="00AD1AAC" w:rsidRPr="009901A4" w:rsidRDefault="004409A4" w:rsidP="009901A4">
      <w:pPr>
        <w:spacing w:after="0"/>
        <w:contextualSpacing/>
        <w:rPr>
          <w:sz w:val="24"/>
          <w:szCs w:val="24"/>
        </w:rPr>
      </w:pPr>
      <w:r w:rsidRPr="009901A4">
        <w:rPr>
          <w:sz w:val="24"/>
          <w:szCs w:val="24"/>
        </w:rPr>
        <w:t>Ďakujem ti</w:t>
      </w:r>
      <w:r w:rsidR="001337DE" w:rsidRPr="009901A4">
        <w:rPr>
          <w:sz w:val="24"/>
          <w:szCs w:val="24"/>
        </w:rPr>
        <w:t>,</w:t>
      </w:r>
      <w:r w:rsidRPr="009901A4">
        <w:rPr>
          <w:sz w:val="24"/>
          <w:szCs w:val="24"/>
        </w:rPr>
        <w:t xml:space="preserve"> príroda</w:t>
      </w:r>
      <w:r w:rsidR="001337DE" w:rsidRPr="009901A4">
        <w:rPr>
          <w:sz w:val="24"/>
          <w:szCs w:val="24"/>
        </w:rPr>
        <w:t>,</w:t>
      </w:r>
      <w:r w:rsidRPr="009901A4">
        <w:rPr>
          <w:sz w:val="24"/>
          <w:szCs w:val="24"/>
        </w:rPr>
        <w:t xml:space="preserve"> za dary, ktoré nám dávaš. A ďakujem všetkým ľudom, ktorí si začali uved</w:t>
      </w:r>
      <w:r w:rsidR="00574386" w:rsidRPr="009901A4">
        <w:rPr>
          <w:sz w:val="24"/>
          <w:szCs w:val="24"/>
        </w:rPr>
        <w:t>omovať silu prírodných pokladov</w:t>
      </w:r>
      <w:r w:rsidRPr="009901A4">
        <w:rPr>
          <w:sz w:val="24"/>
          <w:szCs w:val="24"/>
        </w:rPr>
        <w:t xml:space="preserve"> vrátane lekárov, ktorí pochopili, že Hippokratova prísaha nie je iba o stanovaní diagnóz a predpisovaní liekov. </w:t>
      </w:r>
      <w:r w:rsidR="00AD1AAC" w:rsidRPr="009901A4">
        <w:rPr>
          <w:b/>
          <w:sz w:val="24"/>
          <w:szCs w:val="24"/>
        </w:rPr>
        <w:br w:type="page"/>
      </w:r>
    </w:p>
    <w:p w14:paraId="23430EDA" w14:textId="57D37F8C" w:rsidR="004A1BA3" w:rsidRPr="009901A4" w:rsidRDefault="006B6DFC" w:rsidP="009901A4">
      <w:pPr>
        <w:spacing w:after="0"/>
        <w:contextualSpacing/>
        <w:rPr>
          <w:b/>
          <w:sz w:val="24"/>
          <w:szCs w:val="24"/>
        </w:rPr>
      </w:pPr>
      <w:r w:rsidRPr="009901A4">
        <w:rPr>
          <w:b/>
          <w:sz w:val="24"/>
          <w:szCs w:val="24"/>
        </w:rPr>
        <w:lastRenderedPageBreak/>
        <w:t>Čo v</w:t>
      </w:r>
      <w:r w:rsidR="004A1BA3" w:rsidRPr="009901A4">
        <w:rPr>
          <w:b/>
          <w:sz w:val="24"/>
          <w:szCs w:val="24"/>
        </w:rPr>
        <w:t> knihe nájdete</w:t>
      </w:r>
      <w:r w:rsidRPr="009901A4">
        <w:rPr>
          <w:b/>
          <w:sz w:val="24"/>
          <w:szCs w:val="24"/>
        </w:rPr>
        <w:t>?</w:t>
      </w:r>
    </w:p>
    <w:p w14:paraId="12CC79E9" w14:textId="77777777" w:rsidR="004A1BA3" w:rsidRPr="009901A4" w:rsidRDefault="006B6DFC" w:rsidP="009901A4">
      <w:pPr>
        <w:spacing w:after="0"/>
        <w:contextualSpacing/>
        <w:rPr>
          <w:sz w:val="24"/>
          <w:szCs w:val="24"/>
        </w:rPr>
      </w:pPr>
      <w:r w:rsidRPr="009901A4">
        <w:rPr>
          <w:sz w:val="24"/>
          <w:szCs w:val="24"/>
        </w:rPr>
        <w:t xml:space="preserve">Táto kniha odráža reálne skúsenosti a činnosti, ktorými naša rodina vrátane našich detí žije. Možno pre niekoho zvláštne, pre nás prirodzené. Divoké jedlé byliny sa stali neoddeliteľnou súčasťou našich životov. </w:t>
      </w:r>
    </w:p>
    <w:p w14:paraId="0765F959" w14:textId="77777777" w:rsidR="004A1BA3" w:rsidRPr="009901A4" w:rsidRDefault="004A1BA3" w:rsidP="009901A4">
      <w:pPr>
        <w:spacing w:after="0"/>
        <w:contextualSpacing/>
        <w:rPr>
          <w:sz w:val="24"/>
          <w:szCs w:val="24"/>
        </w:rPr>
      </w:pPr>
    </w:p>
    <w:p w14:paraId="3FDDC410" w14:textId="450C6405" w:rsidR="006B6DFC" w:rsidRPr="009901A4" w:rsidRDefault="00DD0E75" w:rsidP="009901A4">
      <w:pPr>
        <w:spacing w:after="0"/>
        <w:contextualSpacing/>
        <w:rPr>
          <w:sz w:val="24"/>
          <w:szCs w:val="24"/>
        </w:rPr>
      </w:pPr>
      <w:r w:rsidRPr="009901A4">
        <w:rPr>
          <w:sz w:val="24"/>
          <w:szCs w:val="24"/>
        </w:rPr>
        <w:t xml:space="preserve">Táto kniha </w:t>
      </w:r>
      <w:r w:rsidR="00773337" w:rsidRPr="009901A4">
        <w:rPr>
          <w:sz w:val="24"/>
          <w:szCs w:val="24"/>
        </w:rPr>
        <w:t>v</w:t>
      </w:r>
      <w:r w:rsidRPr="009901A4">
        <w:rPr>
          <w:sz w:val="24"/>
          <w:szCs w:val="24"/>
        </w:rPr>
        <w:t xml:space="preserve">ám ponúka </w:t>
      </w:r>
      <w:r w:rsidR="006B6DFC" w:rsidRPr="009901A4">
        <w:rPr>
          <w:sz w:val="24"/>
          <w:szCs w:val="24"/>
        </w:rPr>
        <w:t xml:space="preserve">aj iný pohľad na bylinky, ako </w:t>
      </w:r>
      <w:r w:rsidR="00B7462B" w:rsidRPr="009901A4">
        <w:rPr>
          <w:sz w:val="24"/>
          <w:szCs w:val="24"/>
        </w:rPr>
        <w:t xml:space="preserve">len </w:t>
      </w:r>
      <w:r w:rsidR="006B6DFC" w:rsidRPr="009901A4">
        <w:rPr>
          <w:sz w:val="24"/>
          <w:szCs w:val="24"/>
        </w:rPr>
        <w:t xml:space="preserve">usušené v čaji s medom. </w:t>
      </w:r>
      <w:r w:rsidR="005056FA" w:rsidRPr="009901A4">
        <w:rPr>
          <w:sz w:val="24"/>
          <w:szCs w:val="24"/>
        </w:rPr>
        <w:t>Z</w:t>
      </w:r>
      <w:r w:rsidR="006B6DFC" w:rsidRPr="009901A4">
        <w:rPr>
          <w:sz w:val="24"/>
          <w:szCs w:val="24"/>
        </w:rPr>
        <w:t xml:space="preserve">ároveň si </w:t>
      </w:r>
      <w:r w:rsidR="005056FA" w:rsidRPr="009901A4">
        <w:rPr>
          <w:sz w:val="24"/>
          <w:szCs w:val="24"/>
        </w:rPr>
        <w:t xml:space="preserve">však </w:t>
      </w:r>
      <w:r w:rsidR="006B6DFC" w:rsidRPr="009901A4">
        <w:rPr>
          <w:sz w:val="24"/>
          <w:szCs w:val="24"/>
        </w:rPr>
        <w:t xml:space="preserve">budete vedieť vyrobiť vlastné prírodné lieky do </w:t>
      </w:r>
      <w:r w:rsidR="00773337" w:rsidRPr="009901A4">
        <w:rPr>
          <w:sz w:val="24"/>
          <w:szCs w:val="24"/>
        </w:rPr>
        <w:t>svojej</w:t>
      </w:r>
      <w:r w:rsidR="006B6DFC" w:rsidRPr="009901A4">
        <w:rPr>
          <w:sz w:val="24"/>
          <w:szCs w:val="24"/>
        </w:rPr>
        <w:t xml:space="preserve"> lekárničky.</w:t>
      </w:r>
    </w:p>
    <w:p w14:paraId="0EB15B68" w14:textId="77777777" w:rsidR="004A1BA3" w:rsidRPr="009901A4" w:rsidRDefault="004A1BA3" w:rsidP="009901A4">
      <w:pPr>
        <w:spacing w:after="0"/>
        <w:contextualSpacing/>
        <w:rPr>
          <w:sz w:val="24"/>
          <w:szCs w:val="24"/>
        </w:rPr>
      </w:pPr>
    </w:p>
    <w:p w14:paraId="4E0788D5" w14:textId="77777777" w:rsidR="004A1BA3" w:rsidRPr="009901A4" w:rsidRDefault="006B6DFC" w:rsidP="009901A4">
      <w:pPr>
        <w:spacing w:after="0"/>
        <w:contextualSpacing/>
        <w:rPr>
          <w:b/>
          <w:sz w:val="24"/>
          <w:szCs w:val="24"/>
          <w:highlight w:val="lightGray"/>
        </w:rPr>
      </w:pPr>
      <w:r w:rsidRPr="009901A4">
        <w:rPr>
          <w:b/>
          <w:sz w:val="24"/>
          <w:szCs w:val="24"/>
        </w:rPr>
        <w:t>Čo v tejto knihe nenájdete?</w:t>
      </w:r>
    </w:p>
    <w:p w14:paraId="303D2D9E" w14:textId="77777777" w:rsidR="004A1BA3" w:rsidRPr="009901A4" w:rsidRDefault="0059388D" w:rsidP="009901A4">
      <w:pPr>
        <w:spacing w:after="0"/>
        <w:contextualSpacing/>
        <w:rPr>
          <w:b/>
          <w:sz w:val="24"/>
          <w:szCs w:val="24"/>
          <w:highlight w:val="lightGray"/>
        </w:rPr>
      </w:pPr>
      <w:r w:rsidRPr="009901A4">
        <w:rPr>
          <w:sz w:val="24"/>
          <w:szCs w:val="24"/>
        </w:rPr>
        <w:t xml:space="preserve">Táto kniha nie je encyklopedický výklad ani herbár. </w:t>
      </w:r>
      <w:r w:rsidR="002E7BF2" w:rsidRPr="009901A4">
        <w:rPr>
          <w:sz w:val="24"/>
          <w:szCs w:val="24"/>
        </w:rPr>
        <w:t xml:space="preserve">Neobsahuje ani abecedný zoznam chorôb s určením správnej bylinky na vyliečenie. </w:t>
      </w:r>
      <w:r w:rsidRPr="009901A4">
        <w:rPr>
          <w:sz w:val="24"/>
          <w:szCs w:val="24"/>
        </w:rPr>
        <w:t xml:space="preserve">Tých si nájdete na internete neúrekom. </w:t>
      </w:r>
    </w:p>
    <w:p w14:paraId="015E4D8F" w14:textId="77777777" w:rsidR="004A1BA3" w:rsidRPr="009901A4" w:rsidRDefault="004A1BA3" w:rsidP="009901A4">
      <w:pPr>
        <w:spacing w:after="0"/>
        <w:contextualSpacing/>
        <w:rPr>
          <w:sz w:val="24"/>
          <w:szCs w:val="24"/>
        </w:rPr>
      </w:pPr>
    </w:p>
    <w:p w14:paraId="3409AF5D" w14:textId="360BE509" w:rsidR="0059388D" w:rsidRPr="009901A4" w:rsidRDefault="0059388D" w:rsidP="009901A4">
      <w:pPr>
        <w:spacing w:after="0"/>
        <w:contextualSpacing/>
        <w:rPr>
          <w:b/>
          <w:sz w:val="24"/>
          <w:szCs w:val="24"/>
          <w:highlight w:val="lightGray"/>
        </w:rPr>
      </w:pPr>
      <w:r w:rsidRPr="009901A4">
        <w:rPr>
          <w:sz w:val="24"/>
          <w:szCs w:val="24"/>
        </w:rPr>
        <w:t>Bylinky si žijú vo svojom skrytom liečivom svete, ktorý môže využívať každý z nás. Stačí sa mu iba otvoriť a prijať jeho dary, ktoré ponúka celkom zadarmo.</w:t>
      </w:r>
    </w:p>
    <w:p w14:paraId="3091B4BA" w14:textId="77777777" w:rsidR="004A1BA3" w:rsidRPr="009901A4" w:rsidRDefault="004A1BA3" w:rsidP="009901A4">
      <w:pPr>
        <w:spacing w:after="0"/>
        <w:contextualSpacing/>
        <w:rPr>
          <w:sz w:val="24"/>
          <w:szCs w:val="24"/>
        </w:rPr>
      </w:pPr>
    </w:p>
    <w:p w14:paraId="729946D1" w14:textId="6E1B8387" w:rsidR="006B6DFC" w:rsidRPr="009901A4" w:rsidRDefault="006B6DFC" w:rsidP="009901A4">
      <w:pPr>
        <w:spacing w:after="0"/>
        <w:contextualSpacing/>
        <w:rPr>
          <w:b/>
          <w:sz w:val="24"/>
          <w:szCs w:val="24"/>
        </w:rPr>
      </w:pPr>
      <w:r w:rsidRPr="009901A4">
        <w:rPr>
          <w:b/>
          <w:sz w:val="24"/>
          <w:szCs w:val="24"/>
        </w:rPr>
        <w:t>Dôležité vedieť!</w:t>
      </w:r>
      <w:r w:rsidR="009945D7" w:rsidRPr="009901A4">
        <w:rPr>
          <w:b/>
          <w:sz w:val="24"/>
          <w:szCs w:val="24"/>
        </w:rPr>
        <w:t xml:space="preserve"> </w:t>
      </w:r>
    </w:p>
    <w:p w14:paraId="0D94CE9F" w14:textId="77777777" w:rsidR="004A1BA3" w:rsidRPr="009901A4" w:rsidRDefault="006B6DFC" w:rsidP="009901A4">
      <w:pPr>
        <w:spacing w:after="0"/>
        <w:contextualSpacing/>
        <w:rPr>
          <w:sz w:val="24"/>
          <w:szCs w:val="24"/>
        </w:rPr>
      </w:pPr>
      <w:r w:rsidRPr="009901A4">
        <w:rPr>
          <w:sz w:val="24"/>
          <w:szCs w:val="24"/>
        </w:rPr>
        <w:t>Informácie a recepty v tejto knih</w:t>
      </w:r>
      <w:r w:rsidR="00773337" w:rsidRPr="009901A4">
        <w:rPr>
          <w:sz w:val="24"/>
          <w:szCs w:val="24"/>
        </w:rPr>
        <w:t>e boli svedomito</w:t>
      </w:r>
      <w:r w:rsidRPr="009901A4">
        <w:rPr>
          <w:sz w:val="24"/>
          <w:szCs w:val="24"/>
        </w:rPr>
        <w:t xml:space="preserve"> zozbierané a publikované. V žiadnom prípade nenahrádzajú lekársku starostlivosť a odbornú liečbu. Autorka nepreberá žiadnu zodpovednosť za škody spôsobené nesprávnym užívaním, použitím a prípravou bylín. </w:t>
      </w:r>
    </w:p>
    <w:p w14:paraId="1947064F" w14:textId="77777777" w:rsidR="004A1BA3" w:rsidRPr="009901A4" w:rsidRDefault="004A1BA3" w:rsidP="009901A4">
      <w:pPr>
        <w:spacing w:after="0"/>
        <w:contextualSpacing/>
        <w:rPr>
          <w:sz w:val="24"/>
          <w:szCs w:val="24"/>
        </w:rPr>
      </w:pPr>
    </w:p>
    <w:p w14:paraId="6AF60863" w14:textId="353E55C4" w:rsidR="0059388D" w:rsidRPr="009901A4" w:rsidRDefault="006B6DFC" w:rsidP="009901A4">
      <w:pPr>
        <w:spacing w:after="0"/>
        <w:contextualSpacing/>
        <w:rPr>
          <w:sz w:val="24"/>
          <w:szCs w:val="24"/>
        </w:rPr>
      </w:pPr>
      <w:r w:rsidRPr="009901A4">
        <w:rPr>
          <w:sz w:val="24"/>
          <w:szCs w:val="24"/>
        </w:rPr>
        <w:t xml:space="preserve">Ak ste tehotná alebo dojčiaca matka, prípadne trpíte závažnou diagnózou, poraďte sa o užívaní byliniek s </w:t>
      </w:r>
      <w:proofErr w:type="spellStart"/>
      <w:r w:rsidRPr="009901A4">
        <w:rPr>
          <w:sz w:val="24"/>
          <w:szCs w:val="24"/>
        </w:rPr>
        <w:t>fytoterapeutom</w:t>
      </w:r>
      <w:proofErr w:type="spellEnd"/>
      <w:r w:rsidRPr="009901A4">
        <w:rPr>
          <w:sz w:val="24"/>
          <w:szCs w:val="24"/>
        </w:rPr>
        <w:t>.</w:t>
      </w:r>
    </w:p>
    <w:p w14:paraId="336D17CC" w14:textId="77777777" w:rsidR="00F56594" w:rsidRPr="009901A4" w:rsidRDefault="00F56594" w:rsidP="009901A4">
      <w:pPr>
        <w:spacing w:after="0"/>
        <w:contextualSpacing/>
        <w:rPr>
          <w:sz w:val="24"/>
          <w:szCs w:val="24"/>
        </w:rPr>
      </w:pPr>
    </w:p>
    <w:p w14:paraId="321243E7" w14:textId="77777777" w:rsidR="00B1123B" w:rsidRPr="009901A4" w:rsidRDefault="00B1123B" w:rsidP="009901A4">
      <w:pPr>
        <w:spacing w:after="0"/>
        <w:contextualSpacing/>
        <w:rPr>
          <w:sz w:val="24"/>
          <w:szCs w:val="24"/>
        </w:rPr>
      </w:pPr>
    </w:p>
    <w:p w14:paraId="22D03EE1" w14:textId="77777777" w:rsidR="004304A3" w:rsidRPr="009901A4" w:rsidRDefault="004304A3" w:rsidP="009901A4">
      <w:pPr>
        <w:rPr>
          <w:sz w:val="24"/>
          <w:szCs w:val="24"/>
          <w:highlight w:val="yellow"/>
        </w:rPr>
      </w:pPr>
      <w:r w:rsidRPr="009901A4">
        <w:rPr>
          <w:sz w:val="24"/>
          <w:szCs w:val="24"/>
          <w:highlight w:val="yellow"/>
        </w:rPr>
        <w:br w:type="page"/>
      </w:r>
    </w:p>
    <w:p w14:paraId="01C3C1E0" w14:textId="756445A2" w:rsidR="00B1123B" w:rsidRPr="009901A4" w:rsidRDefault="000555E2" w:rsidP="009901A4">
      <w:pPr>
        <w:rPr>
          <w:sz w:val="24"/>
          <w:szCs w:val="24"/>
        </w:rPr>
      </w:pPr>
      <w:commentRangeStart w:id="18"/>
      <w:commentRangeStart w:id="19"/>
      <w:r w:rsidRPr="009901A4">
        <w:rPr>
          <w:sz w:val="24"/>
          <w:szCs w:val="24"/>
          <w:highlight w:val="yellow"/>
        </w:rPr>
        <w:lastRenderedPageBreak/>
        <w:t xml:space="preserve">Ak chceme využívať </w:t>
      </w:r>
      <w:r w:rsidR="00407274" w:rsidRPr="009901A4">
        <w:rPr>
          <w:sz w:val="24"/>
          <w:szCs w:val="24"/>
          <w:highlight w:val="yellow"/>
        </w:rPr>
        <w:t>benefity divokých byliniek aj vo svojej</w:t>
      </w:r>
      <w:r w:rsidRPr="009901A4">
        <w:rPr>
          <w:sz w:val="24"/>
          <w:szCs w:val="24"/>
          <w:highlight w:val="yellow"/>
        </w:rPr>
        <w:t xml:space="preserve"> strave, odporúčam si </w:t>
      </w:r>
      <w:r w:rsidR="00FC1DB8" w:rsidRPr="009901A4">
        <w:rPr>
          <w:sz w:val="24"/>
          <w:szCs w:val="24"/>
          <w:highlight w:val="yellow"/>
        </w:rPr>
        <w:t xml:space="preserve">na začiatok </w:t>
      </w:r>
      <w:r w:rsidRPr="009901A4">
        <w:rPr>
          <w:sz w:val="24"/>
          <w:szCs w:val="24"/>
          <w:highlight w:val="yellow"/>
        </w:rPr>
        <w:t xml:space="preserve">osvojiť tieto </w:t>
      </w:r>
      <w:r w:rsidR="00DD0E75" w:rsidRPr="009901A4">
        <w:rPr>
          <w:b/>
          <w:sz w:val="24"/>
          <w:szCs w:val="24"/>
          <w:highlight w:val="yellow"/>
        </w:rPr>
        <w:t>základné</w:t>
      </w:r>
      <w:r w:rsidR="00B1123B" w:rsidRPr="009901A4">
        <w:rPr>
          <w:b/>
          <w:sz w:val="24"/>
          <w:szCs w:val="24"/>
          <w:highlight w:val="yellow"/>
        </w:rPr>
        <w:t xml:space="preserve"> pravidlá</w:t>
      </w:r>
      <w:r w:rsidRPr="009901A4">
        <w:rPr>
          <w:sz w:val="24"/>
          <w:szCs w:val="24"/>
          <w:highlight w:val="yellow"/>
        </w:rPr>
        <w:t>:</w:t>
      </w:r>
      <w:commentRangeEnd w:id="18"/>
      <w:r w:rsidR="00C76303" w:rsidRPr="009901A4">
        <w:rPr>
          <w:rStyle w:val="Odkaznakomentr"/>
          <w:sz w:val="24"/>
          <w:szCs w:val="24"/>
        </w:rPr>
        <w:commentReference w:id="18"/>
      </w:r>
      <w:commentRangeEnd w:id="19"/>
      <w:r w:rsidR="003C6049">
        <w:rPr>
          <w:rStyle w:val="Odkaznakomentr"/>
        </w:rPr>
        <w:commentReference w:id="19"/>
      </w:r>
    </w:p>
    <w:p w14:paraId="4DF15064" w14:textId="397EC934" w:rsidR="000555E2" w:rsidRPr="009901A4" w:rsidRDefault="00C76303" w:rsidP="009901A4">
      <w:pPr>
        <w:spacing w:after="0"/>
        <w:contextualSpacing/>
        <w:rPr>
          <w:b/>
          <w:sz w:val="24"/>
          <w:szCs w:val="24"/>
        </w:rPr>
      </w:pPr>
      <w:r w:rsidRPr="009901A4">
        <w:rPr>
          <w:b/>
          <w:sz w:val="24"/>
          <w:szCs w:val="24"/>
        </w:rPr>
        <w:t xml:space="preserve">1. </w:t>
      </w:r>
      <w:r w:rsidR="000555E2" w:rsidRPr="009901A4">
        <w:rPr>
          <w:b/>
          <w:sz w:val="24"/>
          <w:szCs w:val="24"/>
        </w:rPr>
        <w:t>NEZBIERAJTE NIČ, ČO NEPOZNÁTE</w:t>
      </w:r>
    </w:p>
    <w:p w14:paraId="3DA5F801" w14:textId="7A57FE69" w:rsidR="000578FA" w:rsidRPr="009901A4" w:rsidRDefault="000555E2" w:rsidP="009901A4">
      <w:pPr>
        <w:pStyle w:val="Odsekzoznamu"/>
        <w:spacing w:after="0"/>
        <w:ind w:left="0"/>
        <w:rPr>
          <w:sz w:val="24"/>
          <w:szCs w:val="24"/>
        </w:rPr>
      </w:pPr>
      <w:r w:rsidRPr="009901A4">
        <w:rPr>
          <w:sz w:val="24"/>
          <w:szCs w:val="24"/>
        </w:rPr>
        <w:t xml:space="preserve">Opatrnosť </w:t>
      </w:r>
      <w:r w:rsidR="00B17109" w:rsidRPr="009901A4">
        <w:rPr>
          <w:sz w:val="24"/>
          <w:szCs w:val="24"/>
        </w:rPr>
        <w:t xml:space="preserve">je </w:t>
      </w:r>
      <w:r w:rsidRPr="009901A4">
        <w:rPr>
          <w:sz w:val="24"/>
          <w:szCs w:val="24"/>
        </w:rPr>
        <w:t xml:space="preserve">na </w:t>
      </w:r>
      <w:r w:rsidR="00737500" w:rsidRPr="009901A4">
        <w:rPr>
          <w:sz w:val="24"/>
          <w:szCs w:val="24"/>
        </w:rPr>
        <w:t>prvom</w:t>
      </w:r>
      <w:r w:rsidRPr="009901A4">
        <w:rPr>
          <w:sz w:val="24"/>
          <w:szCs w:val="24"/>
        </w:rPr>
        <w:t xml:space="preserve"> mieste. Žiadny rozumný a dospelý človek nebude jesť ovocie, zeleninu či bylinku, ktorú nepozná a</w:t>
      </w:r>
      <w:r w:rsidR="00737500" w:rsidRPr="009901A4">
        <w:rPr>
          <w:sz w:val="24"/>
          <w:szCs w:val="24"/>
        </w:rPr>
        <w:t xml:space="preserve"> minimálne si o nej </w:t>
      </w:r>
      <w:r w:rsidRPr="009901A4">
        <w:rPr>
          <w:sz w:val="24"/>
          <w:szCs w:val="24"/>
        </w:rPr>
        <w:t xml:space="preserve">nezistil základné </w:t>
      </w:r>
      <w:r w:rsidR="004304A3" w:rsidRPr="009901A4">
        <w:rPr>
          <w:sz w:val="24"/>
          <w:szCs w:val="24"/>
        </w:rPr>
        <w:t>veci</w:t>
      </w:r>
      <w:r w:rsidRPr="009901A4">
        <w:rPr>
          <w:sz w:val="24"/>
          <w:szCs w:val="24"/>
        </w:rPr>
        <w:t xml:space="preserve">. </w:t>
      </w:r>
      <w:r w:rsidR="00002687" w:rsidRPr="009901A4">
        <w:rPr>
          <w:sz w:val="24"/>
          <w:szCs w:val="24"/>
        </w:rPr>
        <w:t xml:space="preserve">Vytvorte si „identifikačný protokol“, ktorý </w:t>
      </w:r>
      <w:r w:rsidR="000578FA" w:rsidRPr="009901A4">
        <w:rPr>
          <w:sz w:val="24"/>
          <w:szCs w:val="24"/>
        </w:rPr>
        <w:t>budet</w:t>
      </w:r>
      <w:r w:rsidR="00002687" w:rsidRPr="009901A4">
        <w:rPr>
          <w:sz w:val="24"/>
          <w:szCs w:val="24"/>
        </w:rPr>
        <w:t xml:space="preserve">e používať pri objavovaní. </w:t>
      </w:r>
      <w:r w:rsidR="000578FA" w:rsidRPr="009901A4">
        <w:rPr>
          <w:b/>
          <w:sz w:val="24"/>
          <w:szCs w:val="24"/>
        </w:rPr>
        <w:t>Rovnako ako ľudia, aj rastliny majú schopnosť prenášať informácie</w:t>
      </w:r>
      <w:r w:rsidR="000578FA" w:rsidRPr="009901A4">
        <w:rPr>
          <w:sz w:val="24"/>
          <w:szCs w:val="24"/>
        </w:rPr>
        <w:t> podľa toho, ako vyzerajú, voňajú, pôsobia na nás či chutia. Ak použijeme všetky svoje zmysly na to, aby sme pozorne načúvali všetkým formám komunikácie, ktoré rastliny vysielajú, môžeme lepšie určiť, či je vhodné ich aj jesť.</w:t>
      </w:r>
    </w:p>
    <w:p w14:paraId="61F42B3F" w14:textId="77777777" w:rsidR="004304A3" w:rsidRPr="009901A4" w:rsidRDefault="004304A3" w:rsidP="009901A4">
      <w:pPr>
        <w:pStyle w:val="Odsekzoznamu"/>
        <w:spacing w:after="0"/>
        <w:ind w:left="0"/>
        <w:rPr>
          <w:i/>
          <w:sz w:val="24"/>
          <w:szCs w:val="24"/>
        </w:rPr>
      </w:pPr>
    </w:p>
    <w:p w14:paraId="5C2D9DF7" w14:textId="0380095F" w:rsidR="006866AF" w:rsidRPr="009901A4" w:rsidRDefault="006866AF" w:rsidP="009901A4">
      <w:pPr>
        <w:pStyle w:val="Odsekzoznamu"/>
        <w:spacing w:after="0"/>
        <w:ind w:left="0"/>
        <w:rPr>
          <w:i/>
          <w:sz w:val="24"/>
          <w:szCs w:val="24"/>
        </w:rPr>
      </w:pPr>
      <w:r w:rsidRPr="009901A4">
        <w:rPr>
          <w:i/>
          <w:sz w:val="24"/>
          <w:szCs w:val="24"/>
        </w:rPr>
        <w:t>Je stonka ost</w:t>
      </w:r>
      <w:r w:rsidR="00407274" w:rsidRPr="009901A4">
        <w:rPr>
          <w:i/>
          <w:sz w:val="24"/>
          <w:szCs w:val="24"/>
        </w:rPr>
        <w:t>rá, drsná</w:t>
      </w:r>
      <w:r w:rsidRPr="009901A4">
        <w:rPr>
          <w:i/>
          <w:sz w:val="24"/>
          <w:szCs w:val="24"/>
        </w:rPr>
        <w:t xml:space="preserve"> alebo hladká?</w:t>
      </w:r>
    </w:p>
    <w:p w14:paraId="5D11F674" w14:textId="367E3953" w:rsidR="006866AF" w:rsidRPr="009901A4" w:rsidRDefault="00407274" w:rsidP="009901A4">
      <w:pPr>
        <w:pStyle w:val="Odsekzoznamu"/>
        <w:spacing w:after="0"/>
        <w:ind w:left="0"/>
        <w:rPr>
          <w:i/>
          <w:sz w:val="24"/>
          <w:szCs w:val="24"/>
        </w:rPr>
      </w:pPr>
      <w:r w:rsidRPr="009901A4">
        <w:rPr>
          <w:i/>
          <w:sz w:val="24"/>
          <w:szCs w:val="24"/>
        </w:rPr>
        <w:t>Sú listy oproti sebe alebo striedavo</w:t>
      </w:r>
      <w:r w:rsidR="006866AF" w:rsidRPr="009901A4">
        <w:rPr>
          <w:i/>
          <w:sz w:val="24"/>
          <w:szCs w:val="24"/>
        </w:rPr>
        <w:t>?</w:t>
      </w:r>
    </w:p>
    <w:p w14:paraId="1528A54C" w14:textId="77777777" w:rsidR="006866AF" w:rsidRPr="009901A4" w:rsidRDefault="006866AF" w:rsidP="009901A4">
      <w:pPr>
        <w:pStyle w:val="Odsekzoznamu"/>
        <w:spacing w:after="0"/>
        <w:ind w:left="0"/>
        <w:rPr>
          <w:i/>
          <w:sz w:val="24"/>
          <w:szCs w:val="24"/>
        </w:rPr>
      </w:pPr>
      <w:r w:rsidRPr="009901A4">
        <w:rPr>
          <w:i/>
          <w:sz w:val="24"/>
          <w:szCs w:val="24"/>
        </w:rPr>
        <w:t>Akú farbu majú kvety?</w:t>
      </w:r>
    </w:p>
    <w:p w14:paraId="535A1054" w14:textId="77777777" w:rsidR="006866AF" w:rsidRPr="009901A4" w:rsidRDefault="006866AF" w:rsidP="009901A4">
      <w:pPr>
        <w:pStyle w:val="Odsekzoznamu"/>
        <w:spacing w:after="0"/>
        <w:ind w:left="0"/>
        <w:rPr>
          <w:i/>
          <w:sz w:val="24"/>
          <w:szCs w:val="24"/>
        </w:rPr>
      </w:pPr>
      <w:r w:rsidRPr="009901A4">
        <w:rPr>
          <w:i/>
          <w:sz w:val="24"/>
          <w:szCs w:val="24"/>
        </w:rPr>
        <w:t>Existujú nejaké označenia, ktoré uľahčujú rozpoznanie tejto rastliny?</w:t>
      </w:r>
    </w:p>
    <w:p w14:paraId="22C991AA" w14:textId="6B5052A9" w:rsidR="006866AF" w:rsidRPr="009901A4" w:rsidRDefault="004304A3" w:rsidP="009901A4">
      <w:pPr>
        <w:pStyle w:val="Odsekzoznamu"/>
        <w:spacing w:after="0"/>
        <w:ind w:left="0"/>
        <w:rPr>
          <w:i/>
          <w:sz w:val="24"/>
          <w:szCs w:val="24"/>
        </w:rPr>
      </w:pPr>
      <w:r w:rsidRPr="009901A4">
        <w:rPr>
          <w:i/>
          <w:sz w:val="24"/>
          <w:szCs w:val="24"/>
        </w:rPr>
        <w:t>Zapácha</w:t>
      </w:r>
      <w:r w:rsidR="006866AF" w:rsidRPr="009901A4">
        <w:rPr>
          <w:i/>
          <w:sz w:val="24"/>
          <w:szCs w:val="24"/>
        </w:rPr>
        <w:t xml:space="preserve">? Ak áno, </w:t>
      </w:r>
      <w:r w:rsidRPr="009901A4">
        <w:rPr>
          <w:i/>
          <w:sz w:val="24"/>
          <w:szCs w:val="24"/>
        </w:rPr>
        <w:t>príjemne</w:t>
      </w:r>
      <w:r w:rsidR="006866AF" w:rsidRPr="009901A4">
        <w:rPr>
          <w:i/>
          <w:sz w:val="24"/>
          <w:szCs w:val="24"/>
        </w:rPr>
        <w:t xml:space="preserve"> alebo odpudzujúc</w:t>
      </w:r>
      <w:r w:rsidRPr="009901A4">
        <w:rPr>
          <w:i/>
          <w:sz w:val="24"/>
          <w:szCs w:val="24"/>
        </w:rPr>
        <w:t>o</w:t>
      </w:r>
      <w:r w:rsidR="006866AF" w:rsidRPr="009901A4">
        <w:rPr>
          <w:i/>
          <w:sz w:val="24"/>
          <w:szCs w:val="24"/>
        </w:rPr>
        <w:t>?</w:t>
      </w:r>
    </w:p>
    <w:p w14:paraId="23280985" w14:textId="77777777" w:rsidR="000578FA" w:rsidRPr="009901A4" w:rsidRDefault="000578FA" w:rsidP="009901A4">
      <w:pPr>
        <w:pStyle w:val="Odsekzoznamu"/>
        <w:spacing w:after="0"/>
        <w:ind w:left="0"/>
        <w:rPr>
          <w:sz w:val="24"/>
          <w:szCs w:val="24"/>
        </w:rPr>
      </w:pPr>
    </w:p>
    <w:p w14:paraId="5201EDE9" w14:textId="651E3241" w:rsidR="000555E2" w:rsidRPr="009901A4" w:rsidRDefault="00002687" w:rsidP="009901A4">
      <w:pPr>
        <w:pStyle w:val="Odsekzoznamu"/>
        <w:spacing w:after="0"/>
        <w:ind w:left="0"/>
        <w:rPr>
          <w:sz w:val="24"/>
          <w:szCs w:val="24"/>
        </w:rPr>
      </w:pPr>
      <w:r w:rsidRPr="009901A4">
        <w:rPr>
          <w:sz w:val="24"/>
          <w:szCs w:val="24"/>
        </w:rPr>
        <w:t xml:space="preserve">Tento proces môže zahŕňať prinesenie samotnej rastlinky alebo jej fotky domov na preskúmanie, identifikáciu pomocou knihy, webovej stránky </w:t>
      </w:r>
      <w:r w:rsidR="004304A3" w:rsidRPr="009901A4">
        <w:rPr>
          <w:sz w:val="24"/>
          <w:szCs w:val="24"/>
        </w:rPr>
        <w:t>či</w:t>
      </w:r>
      <w:r w:rsidRPr="009901A4">
        <w:rPr>
          <w:sz w:val="24"/>
          <w:szCs w:val="24"/>
        </w:rPr>
        <w:t xml:space="preserve"> mobilnej aplikácie. Odporúčam si zvyknúť na takéto krížové kontroly </w:t>
      </w:r>
      <w:r w:rsidR="00407274" w:rsidRPr="009901A4">
        <w:rPr>
          <w:sz w:val="24"/>
          <w:szCs w:val="24"/>
        </w:rPr>
        <w:t>všetkých nových rastlín</w:t>
      </w:r>
      <w:r w:rsidRPr="009901A4">
        <w:rPr>
          <w:sz w:val="24"/>
          <w:szCs w:val="24"/>
        </w:rPr>
        <w:t xml:space="preserve"> aspoň z dvoch rôznych zdrojov údajov.</w:t>
      </w:r>
    </w:p>
    <w:p w14:paraId="72E3D9C5" w14:textId="77777777" w:rsidR="00C76303" w:rsidRPr="009901A4" w:rsidRDefault="00C76303" w:rsidP="009901A4">
      <w:pPr>
        <w:pStyle w:val="Odsekzoznamu"/>
        <w:spacing w:after="0"/>
        <w:ind w:left="0"/>
        <w:rPr>
          <w:sz w:val="24"/>
          <w:szCs w:val="24"/>
        </w:rPr>
      </w:pPr>
    </w:p>
    <w:p w14:paraId="354CECE0" w14:textId="5D217B1F" w:rsidR="00DF704E" w:rsidRPr="009901A4" w:rsidRDefault="00C76303" w:rsidP="009901A4">
      <w:pPr>
        <w:spacing w:after="0"/>
        <w:contextualSpacing/>
        <w:rPr>
          <w:b/>
          <w:sz w:val="24"/>
          <w:szCs w:val="24"/>
        </w:rPr>
      </w:pPr>
      <w:r w:rsidRPr="009901A4">
        <w:rPr>
          <w:b/>
          <w:sz w:val="24"/>
          <w:szCs w:val="24"/>
        </w:rPr>
        <w:t xml:space="preserve">2. </w:t>
      </w:r>
      <w:r w:rsidR="00DF704E" w:rsidRPr="009901A4">
        <w:rPr>
          <w:b/>
          <w:sz w:val="24"/>
          <w:szCs w:val="24"/>
        </w:rPr>
        <w:t xml:space="preserve">K BYLINKÁM </w:t>
      </w:r>
      <w:r w:rsidRPr="009901A4">
        <w:rPr>
          <w:b/>
          <w:sz w:val="24"/>
          <w:szCs w:val="24"/>
        </w:rPr>
        <w:t xml:space="preserve">PRISTUPUJTE </w:t>
      </w:r>
      <w:r w:rsidR="00DF704E" w:rsidRPr="009901A4">
        <w:rPr>
          <w:b/>
          <w:sz w:val="24"/>
          <w:szCs w:val="24"/>
        </w:rPr>
        <w:t>S ÚCTOU</w:t>
      </w:r>
    </w:p>
    <w:p w14:paraId="632818D3" w14:textId="7E6EA4C6" w:rsidR="00CA3476" w:rsidRPr="009901A4" w:rsidRDefault="00DF704E" w:rsidP="009901A4">
      <w:pPr>
        <w:pStyle w:val="Odsekzoznamu"/>
        <w:spacing w:after="0"/>
        <w:ind w:left="0"/>
        <w:rPr>
          <w:sz w:val="24"/>
          <w:szCs w:val="24"/>
        </w:rPr>
      </w:pPr>
      <w:r w:rsidRPr="009901A4">
        <w:rPr>
          <w:sz w:val="24"/>
          <w:szCs w:val="24"/>
        </w:rPr>
        <w:t>Životné prostredie už teraz všeobecne drancujeme ak</w:t>
      </w:r>
      <w:r w:rsidR="006B5A9A" w:rsidRPr="009901A4">
        <w:rPr>
          <w:sz w:val="24"/>
          <w:szCs w:val="24"/>
        </w:rPr>
        <w:t>o</w:t>
      </w:r>
      <w:r w:rsidRPr="009901A4">
        <w:rPr>
          <w:sz w:val="24"/>
          <w:szCs w:val="24"/>
        </w:rPr>
        <w:t xml:space="preserve"> nevedomé deti. Hlavne</w:t>
      </w:r>
      <w:r w:rsidR="006B5A9A" w:rsidRPr="009901A4">
        <w:rPr>
          <w:sz w:val="24"/>
          <w:szCs w:val="24"/>
        </w:rPr>
        <w:t>,</w:t>
      </w:r>
      <w:r w:rsidRPr="009901A4">
        <w:rPr>
          <w:sz w:val="24"/>
          <w:szCs w:val="24"/>
        </w:rPr>
        <w:t xml:space="preserve"> keď začína</w:t>
      </w:r>
      <w:r w:rsidR="00CB79D9" w:rsidRPr="009901A4">
        <w:rPr>
          <w:sz w:val="24"/>
          <w:szCs w:val="24"/>
        </w:rPr>
        <w:t>t</w:t>
      </w:r>
      <w:r w:rsidRPr="009901A4">
        <w:rPr>
          <w:sz w:val="24"/>
          <w:szCs w:val="24"/>
        </w:rPr>
        <w:t>e s bylinkami, nazbieraj</w:t>
      </w:r>
      <w:r w:rsidR="00CB79D9" w:rsidRPr="009901A4">
        <w:rPr>
          <w:sz w:val="24"/>
          <w:szCs w:val="24"/>
        </w:rPr>
        <w:t>t</w:t>
      </w:r>
      <w:r w:rsidRPr="009901A4">
        <w:rPr>
          <w:sz w:val="24"/>
          <w:szCs w:val="24"/>
        </w:rPr>
        <w:t xml:space="preserve">e si </w:t>
      </w:r>
      <w:r w:rsidR="008A7D7D" w:rsidRPr="009901A4">
        <w:rPr>
          <w:sz w:val="24"/>
          <w:szCs w:val="24"/>
        </w:rPr>
        <w:t xml:space="preserve">na ochutnávku </w:t>
      </w:r>
      <w:r w:rsidRPr="009901A4">
        <w:rPr>
          <w:sz w:val="24"/>
          <w:szCs w:val="24"/>
        </w:rPr>
        <w:t xml:space="preserve">radšej menej. Ak chcete aj sušiť, zbierajte tak na jednu sezónu, aby ste </w:t>
      </w:r>
      <w:r w:rsidR="00712331" w:rsidRPr="009901A4">
        <w:rPr>
          <w:sz w:val="24"/>
          <w:szCs w:val="24"/>
        </w:rPr>
        <w:t xml:space="preserve">potom </w:t>
      </w:r>
      <w:r w:rsidRPr="009901A4">
        <w:rPr>
          <w:sz w:val="24"/>
          <w:szCs w:val="24"/>
        </w:rPr>
        <w:t>nemuseli</w:t>
      </w:r>
      <w:r w:rsidR="00712331" w:rsidRPr="009901A4">
        <w:rPr>
          <w:sz w:val="24"/>
          <w:szCs w:val="24"/>
        </w:rPr>
        <w:t xml:space="preserve"> </w:t>
      </w:r>
      <w:r w:rsidRPr="009901A4">
        <w:rPr>
          <w:sz w:val="24"/>
          <w:szCs w:val="24"/>
        </w:rPr>
        <w:t>riešiť</w:t>
      </w:r>
      <w:r w:rsidR="00407274" w:rsidRPr="009901A4">
        <w:rPr>
          <w:sz w:val="24"/>
          <w:szCs w:val="24"/>
        </w:rPr>
        <w:t>,</w:t>
      </w:r>
      <w:r w:rsidRPr="009901A4">
        <w:rPr>
          <w:sz w:val="24"/>
          <w:szCs w:val="24"/>
        </w:rPr>
        <w:t xml:space="preserve"> čo s prebytkami. Nevytrhávame rastlinky aj s korienkami, </w:t>
      </w:r>
      <w:r w:rsidR="002553E6" w:rsidRPr="009901A4">
        <w:rPr>
          <w:sz w:val="24"/>
          <w:szCs w:val="24"/>
        </w:rPr>
        <w:t xml:space="preserve">lebo </w:t>
      </w:r>
      <w:r w:rsidRPr="009901A4">
        <w:rPr>
          <w:sz w:val="24"/>
          <w:szCs w:val="24"/>
        </w:rPr>
        <w:t>chceme</w:t>
      </w:r>
      <w:r w:rsidR="00712331" w:rsidRPr="009901A4">
        <w:rPr>
          <w:sz w:val="24"/>
          <w:szCs w:val="24"/>
        </w:rPr>
        <w:t>,</w:t>
      </w:r>
      <w:r w:rsidRPr="009901A4">
        <w:rPr>
          <w:sz w:val="24"/>
          <w:szCs w:val="24"/>
        </w:rPr>
        <w:t xml:space="preserve"> aby tam rástli znova a znova </w:t>
      </w:r>
      <w:r w:rsidR="002553E6" w:rsidRPr="009901A4">
        <w:rPr>
          <w:sz w:val="24"/>
          <w:szCs w:val="24"/>
        </w:rPr>
        <w:t xml:space="preserve">a </w:t>
      </w:r>
      <w:r w:rsidRPr="009901A4">
        <w:rPr>
          <w:sz w:val="24"/>
          <w:szCs w:val="24"/>
        </w:rPr>
        <w:t xml:space="preserve">aby sme </w:t>
      </w:r>
      <w:r w:rsidR="002553E6" w:rsidRPr="009901A4">
        <w:rPr>
          <w:sz w:val="24"/>
          <w:szCs w:val="24"/>
        </w:rPr>
        <w:t>z</w:t>
      </w:r>
      <w:r w:rsidRPr="009901A4">
        <w:rPr>
          <w:sz w:val="24"/>
          <w:szCs w:val="24"/>
        </w:rPr>
        <w:t xml:space="preserve"> nich mali potešenie opakovane. </w:t>
      </w:r>
    </w:p>
    <w:p w14:paraId="144D537C" w14:textId="77777777" w:rsidR="00CA3476" w:rsidRPr="009901A4" w:rsidRDefault="00CA3476" w:rsidP="009901A4">
      <w:pPr>
        <w:pStyle w:val="Odsekzoznamu"/>
        <w:spacing w:after="0"/>
        <w:ind w:left="0"/>
        <w:rPr>
          <w:sz w:val="24"/>
          <w:szCs w:val="24"/>
        </w:rPr>
      </w:pPr>
    </w:p>
    <w:p w14:paraId="7588870C" w14:textId="4535924F" w:rsidR="00CA3476" w:rsidRPr="009901A4" w:rsidRDefault="00C76303" w:rsidP="009901A4">
      <w:pPr>
        <w:spacing w:after="0"/>
        <w:contextualSpacing/>
        <w:rPr>
          <w:b/>
          <w:sz w:val="24"/>
          <w:szCs w:val="24"/>
        </w:rPr>
      </w:pPr>
      <w:r w:rsidRPr="009901A4">
        <w:rPr>
          <w:b/>
          <w:sz w:val="24"/>
          <w:szCs w:val="24"/>
        </w:rPr>
        <w:t xml:space="preserve">3. </w:t>
      </w:r>
      <w:r w:rsidR="00CA3476" w:rsidRPr="009901A4">
        <w:rPr>
          <w:b/>
          <w:sz w:val="24"/>
          <w:szCs w:val="24"/>
        </w:rPr>
        <w:t>ZBIERAJTE V ČISTOM PROSTREDÍ</w:t>
      </w:r>
    </w:p>
    <w:p w14:paraId="11B1D0BF" w14:textId="45DBC967" w:rsidR="00CA3476" w:rsidRPr="009901A4" w:rsidRDefault="00CA3476" w:rsidP="009901A4">
      <w:pPr>
        <w:pStyle w:val="Odsekzoznamu"/>
        <w:spacing w:after="0"/>
        <w:ind w:left="0"/>
        <w:rPr>
          <w:sz w:val="24"/>
          <w:szCs w:val="24"/>
        </w:rPr>
      </w:pPr>
      <w:r w:rsidRPr="009901A4">
        <w:rPr>
          <w:sz w:val="24"/>
          <w:szCs w:val="24"/>
        </w:rPr>
        <w:t>Určite nezbierajte byli</w:t>
      </w:r>
      <w:r w:rsidR="00407274" w:rsidRPr="009901A4">
        <w:rPr>
          <w:sz w:val="24"/>
          <w:szCs w:val="24"/>
        </w:rPr>
        <w:t>nky popri cestách, aj keď sú aké</w:t>
      </w:r>
      <w:r w:rsidRPr="009901A4">
        <w:rPr>
          <w:sz w:val="24"/>
          <w:szCs w:val="24"/>
        </w:rPr>
        <w:t xml:space="preserve">koľvek krásne. Taktiež pri poliach, ktoré sú chemicky striekané. Vyhýbajte sa aj frekventovaným parkom, </w:t>
      </w:r>
      <w:r w:rsidR="00407274" w:rsidRPr="009901A4">
        <w:rPr>
          <w:sz w:val="24"/>
          <w:szCs w:val="24"/>
        </w:rPr>
        <w:t>kam ľudia chodia často venčiť psy</w:t>
      </w:r>
      <w:r w:rsidRPr="009901A4">
        <w:rPr>
          <w:sz w:val="24"/>
          <w:szCs w:val="24"/>
        </w:rPr>
        <w:t xml:space="preserve">. </w:t>
      </w:r>
    </w:p>
    <w:p w14:paraId="2218392E" w14:textId="77777777" w:rsidR="00C76303" w:rsidRPr="009901A4" w:rsidRDefault="00C76303" w:rsidP="009901A4">
      <w:pPr>
        <w:spacing w:after="0"/>
        <w:contextualSpacing/>
        <w:rPr>
          <w:sz w:val="24"/>
          <w:szCs w:val="24"/>
        </w:rPr>
      </w:pPr>
    </w:p>
    <w:p w14:paraId="4EFE039C" w14:textId="21124296" w:rsidR="000446CA" w:rsidRPr="009901A4" w:rsidRDefault="00C76303" w:rsidP="009901A4">
      <w:pPr>
        <w:spacing w:after="0"/>
        <w:contextualSpacing/>
        <w:rPr>
          <w:b/>
          <w:sz w:val="24"/>
          <w:szCs w:val="24"/>
        </w:rPr>
      </w:pPr>
      <w:r w:rsidRPr="009901A4">
        <w:rPr>
          <w:b/>
          <w:sz w:val="24"/>
          <w:szCs w:val="24"/>
        </w:rPr>
        <w:t xml:space="preserve">4. </w:t>
      </w:r>
      <w:r w:rsidR="00B1123B" w:rsidRPr="009901A4">
        <w:rPr>
          <w:b/>
          <w:sz w:val="24"/>
          <w:szCs w:val="24"/>
        </w:rPr>
        <w:t>MENEJ JE VIAC</w:t>
      </w:r>
      <w:r w:rsidR="000446CA" w:rsidRPr="009901A4">
        <w:rPr>
          <w:b/>
          <w:sz w:val="24"/>
          <w:szCs w:val="24"/>
        </w:rPr>
        <w:t xml:space="preserve"> </w:t>
      </w:r>
    </w:p>
    <w:p w14:paraId="5E9E6F1C" w14:textId="120D4A75" w:rsidR="00CA3476" w:rsidRPr="009901A4" w:rsidRDefault="006866AF" w:rsidP="009901A4">
      <w:pPr>
        <w:pStyle w:val="Odsekzoznamu"/>
        <w:spacing w:after="0"/>
        <w:ind w:left="0"/>
        <w:rPr>
          <w:sz w:val="24"/>
          <w:szCs w:val="24"/>
        </w:rPr>
      </w:pPr>
      <w:r w:rsidRPr="009901A4">
        <w:rPr>
          <w:sz w:val="24"/>
          <w:szCs w:val="24"/>
        </w:rPr>
        <w:t>Vybert</w:t>
      </w:r>
      <w:r w:rsidR="000446CA" w:rsidRPr="009901A4">
        <w:rPr>
          <w:sz w:val="24"/>
          <w:szCs w:val="24"/>
        </w:rPr>
        <w:t>e si je</w:t>
      </w:r>
      <w:r w:rsidRPr="009901A4">
        <w:rPr>
          <w:sz w:val="24"/>
          <w:szCs w:val="24"/>
        </w:rPr>
        <w:t>dnu bylinku, ktorú určite poznát</w:t>
      </w:r>
      <w:r w:rsidR="000446CA" w:rsidRPr="009901A4">
        <w:rPr>
          <w:sz w:val="24"/>
          <w:szCs w:val="24"/>
        </w:rPr>
        <w:t>e.</w:t>
      </w:r>
      <w:r w:rsidRPr="009901A4">
        <w:rPr>
          <w:sz w:val="24"/>
          <w:szCs w:val="24"/>
        </w:rPr>
        <w:t xml:space="preserve"> Ak ste</w:t>
      </w:r>
      <w:r w:rsidR="00AE28D5" w:rsidRPr="009901A4">
        <w:rPr>
          <w:sz w:val="24"/>
          <w:szCs w:val="24"/>
        </w:rPr>
        <w:t xml:space="preserve"> začiatočníci</w:t>
      </w:r>
      <w:r w:rsidRPr="009901A4">
        <w:rPr>
          <w:sz w:val="24"/>
          <w:szCs w:val="24"/>
        </w:rPr>
        <w:t>, siahla</w:t>
      </w:r>
      <w:r w:rsidR="004B230A" w:rsidRPr="009901A4">
        <w:rPr>
          <w:sz w:val="24"/>
          <w:szCs w:val="24"/>
        </w:rPr>
        <w:t xml:space="preserve"> by som</w:t>
      </w:r>
      <w:r w:rsidRPr="009901A4">
        <w:rPr>
          <w:sz w:val="24"/>
          <w:szCs w:val="24"/>
        </w:rPr>
        <w:t xml:space="preserve"> po žihľave. Je to kráľovná divokých byliniek a</w:t>
      </w:r>
      <w:r w:rsidR="004B230A" w:rsidRPr="009901A4">
        <w:rPr>
          <w:sz w:val="24"/>
          <w:szCs w:val="24"/>
        </w:rPr>
        <w:t> </w:t>
      </w:r>
      <w:r w:rsidRPr="009901A4">
        <w:rPr>
          <w:sz w:val="24"/>
          <w:szCs w:val="24"/>
        </w:rPr>
        <w:t>nemáte</w:t>
      </w:r>
      <w:r w:rsidR="004B230A" w:rsidRPr="009901A4">
        <w:rPr>
          <w:sz w:val="24"/>
          <w:szCs w:val="24"/>
        </w:rPr>
        <w:t xml:space="preserve"> si ju</w:t>
      </w:r>
      <w:r w:rsidRPr="009901A4">
        <w:rPr>
          <w:sz w:val="24"/>
          <w:szCs w:val="24"/>
        </w:rPr>
        <w:t xml:space="preserve"> s č</w:t>
      </w:r>
      <w:r w:rsidR="00407274" w:rsidRPr="009901A4">
        <w:rPr>
          <w:sz w:val="24"/>
          <w:szCs w:val="24"/>
        </w:rPr>
        <w:t>ím zmýliť, stačí sa jej dotknúť</w:t>
      </w:r>
      <w:r w:rsidRPr="009901A4">
        <w:rPr>
          <w:sz w:val="24"/>
          <w:szCs w:val="24"/>
        </w:rPr>
        <w:t xml:space="preserve">. Dajte jej </w:t>
      </w:r>
      <w:r w:rsidR="004B230A" w:rsidRPr="009901A4">
        <w:rPr>
          <w:sz w:val="24"/>
          <w:szCs w:val="24"/>
        </w:rPr>
        <w:t xml:space="preserve">jeden až </w:t>
      </w:r>
      <w:r w:rsidR="00407274" w:rsidRPr="009901A4">
        <w:rPr>
          <w:sz w:val="24"/>
          <w:szCs w:val="24"/>
        </w:rPr>
        <w:t>dva</w:t>
      </w:r>
      <w:r w:rsidR="004B230A" w:rsidRPr="009901A4">
        <w:rPr>
          <w:sz w:val="24"/>
          <w:szCs w:val="24"/>
        </w:rPr>
        <w:t xml:space="preserve"> týždne</w:t>
      </w:r>
      <w:r w:rsidR="00407274" w:rsidRPr="009901A4">
        <w:rPr>
          <w:sz w:val="24"/>
          <w:szCs w:val="24"/>
        </w:rPr>
        <w:t xml:space="preserve"> na zoznámenie</w:t>
      </w:r>
      <w:r w:rsidRPr="009901A4">
        <w:rPr>
          <w:sz w:val="24"/>
          <w:szCs w:val="24"/>
        </w:rPr>
        <w:t xml:space="preserve"> a postupne pridávajte</w:t>
      </w:r>
      <w:r w:rsidR="004B230A" w:rsidRPr="009901A4">
        <w:rPr>
          <w:sz w:val="24"/>
          <w:szCs w:val="24"/>
        </w:rPr>
        <w:t>,</w:t>
      </w:r>
      <w:r w:rsidRPr="009901A4">
        <w:rPr>
          <w:sz w:val="24"/>
          <w:szCs w:val="24"/>
        </w:rPr>
        <w:t xml:space="preserve"> zase iba po jednej</w:t>
      </w:r>
      <w:r w:rsidR="004B230A" w:rsidRPr="009901A4">
        <w:rPr>
          <w:sz w:val="24"/>
          <w:szCs w:val="24"/>
        </w:rPr>
        <w:t>,</w:t>
      </w:r>
      <w:r w:rsidRPr="009901A4">
        <w:rPr>
          <w:sz w:val="24"/>
          <w:szCs w:val="24"/>
        </w:rPr>
        <w:t xml:space="preserve"> tie najbežnejšie a dostup</w:t>
      </w:r>
      <w:r w:rsidR="004B230A" w:rsidRPr="009901A4">
        <w:rPr>
          <w:sz w:val="24"/>
          <w:szCs w:val="24"/>
        </w:rPr>
        <w:t>nejšie</w:t>
      </w:r>
      <w:r w:rsidRPr="009901A4">
        <w:rPr>
          <w:sz w:val="24"/>
          <w:szCs w:val="24"/>
        </w:rPr>
        <w:t xml:space="preserve"> jedlé bylinky, ako púpava, sedmokráska, ďatelina, cesnak </w:t>
      </w:r>
      <w:r w:rsidR="004B230A" w:rsidRPr="009901A4">
        <w:rPr>
          <w:sz w:val="24"/>
          <w:szCs w:val="24"/>
        </w:rPr>
        <w:t xml:space="preserve">medvedí </w:t>
      </w:r>
      <w:r w:rsidRPr="009901A4">
        <w:rPr>
          <w:sz w:val="24"/>
          <w:szCs w:val="24"/>
        </w:rPr>
        <w:t>či divá pažítka. A</w:t>
      </w:r>
      <w:r w:rsidR="000555E2" w:rsidRPr="009901A4">
        <w:rPr>
          <w:sz w:val="24"/>
          <w:szCs w:val="24"/>
        </w:rPr>
        <w:t xml:space="preserve">k skúšate nové bylinky, radšej začnite s menším množstvom, </w:t>
      </w:r>
      <w:r w:rsidR="000555E2" w:rsidRPr="009901A4">
        <w:rPr>
          <w:sz w:val="24"/>
          <w:szCs w:val="24"/>
        </w:rPr>
        <w:lastRenderedPageBreak/>
        <w:t>pozorujte</w:t>
      </w:r>
      <w:r w:rsidR="004B230A" w:rsidRPr="009901A4">
        <w:rPr>
          <w:sz w:val="24"/>
          <w:szCs w:val="24"/>
        </w:rPr>
        <w:t xml:space="preserve">, ako na to reaguje telo, </w:t>
      </w:r>
      <w:r w:rsidR="000555E2" w:rsidRPr="009901A4">
        <w:rPr>
          <w:sz w:val="24"/>
          <w:szCs w:val="24"/>
        </w:rPr>
        <w:t>a postupne dávky zvyšujte. Predíde</w:t>
      </w:r>
      <w:r w:rsidR="00BF6326" w:rsidRPr="009901A4">
        <w:rPr>
          <w:sz w:val="24"/>
          <w:szCs w:val="24"/>
        </w:rPr>
        <w:t>t</w:t>
      </w:r>
      <w:r w:rsidR="000555E2" w:rsidRPr="009901A4">
        <w:rPr>
          <w:sz w:val="24"/>
          <w:szCs w:val="24"/>
        </w:rPr>
        <w:t xml:space="preserve">e tomu, že </w:t>
      </w:r>
      <w:r w:rsidR="00407274" w:rsidRPr="009901A4">
        <w:rPr>
          <w:sz w:val="24"/>
          <w:szCs w:val="24"/>
        </w:rPr>
        <w:t>vás</w:t>
      </w:r>
      <w:r w:rsidR="00BF6326" w:rsidRPr="009901A4">
        <w:rPr>
          <w:sz w:val="24"/>
          <w:szCs w:val="24"/>
        </w:rPr>
        <w:t xml:space="preserve"> to </w:t>
      </w:r>
      <w:r w:rsidR="00407274" w:rsidRPr="009901A4">
        <w:rPr>
          <w:sz w:val="24"/>
          <w:szCs w:val="24"/>
        </w:rPr>
        <w:t xml:space="preserve">hneď na začiatku </w:t>
      </w:r>
      <w:r w:rsidR="000555E2" w:rsidRPr="009901A4">
        <w:rPr>
          <w:sz w:val="24"/>
          <w:szCs w:val="24"/>
        </w:rPr>
        <w:t>zbytočne odradí, keď jedlo nebude mať chuť</w:t>
      </w:r>
      <w:r w:rsidR="00407274" w:rsidRPr="009901A4">
        <w:rPr>
          <w:sz w:val="24"/>
          <w:szCs w:val="24"/>
        </w:rPr>
        <w:t>, na akú</w:t>
      </w:r>
      <w:r w:rsidR="000555E2" w:rsidRPr="009901A4">
        <w:rPr>
          <w:sz w:val="24"/>
          <w:szCs w:val="24"/>
        </w:rPr>
        <w:t xml:space="preserve"> </w:t>
      </w:r>
      <w:r w:rsidR="00407274" w:rsidRPr="009901A4">
        <w:rPr>
          <w:sz w:val="24"/>
          <w:szCs w:val="24"/>
        </w:rPr>
        <w:t>ste</w:t>
      </w:r>
      <w:r w:rsidR="000555E2" w:rsidRPr="009901A4">
        <w:rPr>
          <w:sz w:val="24"/>
          <w:szCs w:val="24"/>
        </w:rPr>
        <w:t xml:space="preserve"> zvyknutí.</w:t>
      </w:r>
      <w:r w:rsidR="004B230A" w:rsidRPr="009901A4">
        <w:rPr>
          <w:sz w:val="24"/>
          <w:szCs w:val="24"/>
        </w:rPr>
        <w:t xml:space="preserve"> </w:t>
      </w:r>
    </w:p>
    <w:p w14:paraId="7F196C7F" w14:textId="77777777" w:rsidR="00CA3476" w:rsidRPr="009901A4" w:rsidRDefault="00CA3476" w:rsidP="009901A4">
      <w:pPr>
        <w:pStyle w:val="Odsekzoznamu"/>
        <w:spacing w:after="0"/>
        <w:ind w:left="0"/>
        <w:rPr>
          <w:sz w:val="24"/>
          <w:szCs w:val="24"/>
        </w:rPr>
      </w:pPr>
    </w:p>
    <w:p w14:paraId="0D64307D" w14:textId="527ADE26" w:rsidR="00CA3476" w:rsidRPr="009901A4" w:rsidRDefault="000555E2" w:rsidP="009901A4">
      <w:pPr>
        <w:pStyle w:val="Odsekzoznamu"/>
        <w:spacing w:after="0"/>
        <w:ind w:left="0"/>
        <w:rPr>
          <w:b/>
          <w:bCs/>
          <w:sz w:val="24"/>
          <w:szCs w:val="24"/>
        </w:rPr>
      </w:pPr>
      <w:r w:rsidRPr="009901A4">
        <w:rPr>
          <w:sz w:val="24"/>
          <w:szCs w:val="24"/>
        </w:rPr>
        <w:t xml:space="preserve">Divoké bylinky majú významné </w:t>
      </w:r>
      <w:proofErr w:type="spellStart"/>
      <w:r w:rsidRPr="009901A4">
        <w:rPr>
          <w:sz w:val="24"/>
          <w:szCs w:val="24"/>
        </w:rPr>
        <w:t>detoxikačné</w:t>
      </w:r>
      <w:proofErr w:type="spellEnd"/>
      <w:r w:rsidRPr="009901A4">
        <w:rPr>
          <w:sz w:val="24"/>
          <w:szCs w:val="24"/>
        </w:rPr>
        <w:t xml:space="preserve"> vlastnosti, čím pomáhajú telu zbavovať </w:t>
      </w:r>
      <w:r w:rsidR="00407274" w:rsidRPr="009901A4">
        <w:rPr>
          <w:sz w:val="24"/>
          <w:szCs w:val="24"/>
        </w:rPr>
        <w:t xml:space="preserve">sa </w:t>
      </w:r>
      <w:r w:rsidRPr="009901A4">
        <w:rPr>
          <w:sz w:val="24"/>
          <w:szCs w:val="24"/>
        </w:rPr>
        <w:t>škodlivín a usadení</w:t>
      </w:r>
      <w:r w:rsidR="00BF6326" w:rsidRPr="009901A4">
        <w:rPr>
          <w:sz w:val="24"/>
          <w:szCs w:val="24"/>
        </w:rPr>
        <w:t>n</w:t>
      </w:r>
      <w:r w:rsidRPr="009901A4">
        <w:rPr>
          <w:sz w:val="24"/>
          <w:szCs w:val="24"/>
        </w:rPr>
        <w:t>. Ak však človek nie je zvyknutý si občas telo „upratať“ nejakou čistiacou kúrou či hladovkou, pri prvotných veľkých dávkach byliniek v strave sa toxíny v tele uvoľnia hromadne a naše telo môže patrične reagovať (bolesť hlavy, únava, hnačka…).</w:t>
      </w:r>
      <w:r w:rsidRPr="009901A4">
        <w:rPr>
          <w:b/>
          <w:bCs/>
          <w:sz w:val="24"/>
          <w:szCs w:val="24"/>
        </w:rPr>
        <w:t xml:space="preserve"> </w:t>
      </w:r>
    </w:p>
    <w:p w14:paraId="57A4D1B3" w14:textId="77777777" w:rsidR="00CA3476" w:rsidRPr="009901A4" w:rsidRDefault="00CA3476" w:rsidP="009901A4">
      <w:pPr>
        <w:pStyle w:val="Odsekzoznamu"/>
        <w:spacing w:after="0"/>
        <w:ind w:left="0"/>
        <w:rPr>
          <w:b/>
          <w:bCs/>
          <w:sz w:val="24"/>
          <w:szCs w:val="24"/>
        </w:rPr>
      </w:pPr>
    </w:p>
    <w:p w14:paraId="690D92E5" w14:textId="3F566DDE" w:rsidR="000555E2" w:rsidRPr="009901A4" w:rsidRDefault="000536A8" w:rsidP="009901A4">
      <w:pPr>
        <w:pStyle w:val="Odsekzoznamu"/>
        <w:spacing w:after="0"/>
        <w:ind w:left="0"/>
        <w:rPr>
          <w:sz w:val="24"/>
          <w:szCs w:val="24"/>
        </w:rPr>
      </w:pPr>
      <w:r w:rsidRPr="009901A4">
        <w:rPr>
          <w:bCs/>
          <w:sz w:val="24"/>
          <w:szCs w:val="24"/>
        </w:rPr>
        <w:t>Ďalším</w:t>
      </w:r>
      <w:r w:rsidR="000555E2" w:rsidRPr="009901A4">
        <w:rPr>
          <w:bCs/>
          <w:sz w:val="24"/>
          <w:szCs w:val="24"/>
        </w:rPr>
        <w:t xml:space="preserve"> dôležitým faktorom je pestrosť.</w:t>
      </w:r>
      <w:r w:rsidR="000555E2" w:rsidRPr="009901A4">
        <w:rPr>
          <w:sz w:val="24"/>
          <w:szCs w:val="24"/>
        </w:rPr>
        <w:t xml:space="preserve"> Každá bylinka v rôznych pomeroch obsahuje zmes alkaloidov, </w:t>
      </w:r>
      <w:proofErr w:type="spellStart"/>
      <w:r w:rsidR="000555E2" w:rsidRPr="009901A4">
        <w:rPr>
          <w:sz w:val="24"/>
          <w:szCs w:val="24"/>
        </w:rPr>
        <w:t>glykozidov</w:t>
      </w:r>
      <w:proofErr w:type="spellEnd"/>
      <w:r w:rsidR="000555E2" w:rsidRPr="009901A4">
        <w:rPr>
          <w:sz w:val="24"/>
          <w:szCs w:val="24"/>
        </w:rPr>
        <w:t xml:space="preserve">, éterických olejov, horčín, </w:t>
      </w:r>
      <w:proofErr w:type="spellStart"/>
      <w:r w:rsidR="000555E2" w:rsidRPr="009901A4">
        <w:rPr>
          <w:sz w:val="24"/>
          <w:szCs w:val="24"/>
        </w:rPr>
        <w:t>slizových</w:t>
      </w:r>
      <w:proofErr w:type="spellEnd"/>
      <w:r w:rsidR="000555E2" w:rsidRPr="009901A4">
        <w:rPr>
          <w:sz w:val="24"/>
          <w:szCs w:val="24"/>
        </w:rPr>
        <w:t xml:space="preserve"> látok a pod. Preto je vhodné striedanie byliniek, pre začiatočníka stačí pár líst</w:t>
      </w:r>
      <w:r w:rsidR="00276DEF" w:rsidRPr="009901A4">
        <w:rPr>
          <w:sz w:val="24"/>
          <w:szCs w:val="24"/>
        </w:rPr>
        <w:t>kov bylinky a počúvať reakciu svojho tela</w:t>
      </w:r>
      <w:r w:rsidR="000555E2" w:rsidRPr="009901A4">
        <w:rPr>
          <w:sz w:val="24"/>
          <w:szCs w:val="24"/>
        </w:rPr>
        <w:t>.</w:t>
      </w:r>
    </w:p>
    <w:p w14:paraId="5815E02C" w14:textId="77777777" w:rsidR="006866AF" w:rsidRPr="009901A4" w:rsidRDefault="006866AF" w:rsidP="009901A4">
      <w:pPr>
        <w:pStyle w:val="Odsekzoznamu"/>
        <w:spacing w:after="0"/>
        <w:ind w:left="0"/>
        <w:rPr>
          <w:sz w:val="24"/>
          <w:szCs w:val="24"/>
        </w:rPr>
      </w:pPr>
    </w:p>
    <w:p w14:paraId="1E9A5CE5" w14:textId="2A26603D" w:rsidR="006866AF" w:rsidRPr="009901A4" w:rsidRDefault="006866AF" w:rsidP="009901A4">
      <w:pPr>
        <w:pStyle w:val="Odsekzoznamu"/>
        <w:spacing w:after="0"/>
        <w:ind w:left="0"/>
        <w:rPr>
          <w:sz w:val="24"/>
          <w:szCs w:val="24"/>
        </w:rPr>
      </w:pPr>
      <w:r w:rsidRPr="009901A4">
        <w:rPr>
          <w:sz w:val="24"/>
          <w:szCs w:val="24"/>
        </w:rPr>
        <w:t xml:space="preserve">Jedno, čo viem iste, </w:t>
      </w:r>
      <w:r w:rsidR="00276DEF" w:rsidRPr="009901A4">
        <w:rPr>
          <w:sz w:val="24"/>
          <w:szCs w:val="24"/>
        </w:rPr>
        <w:t xml:space="preserve">je, </w:t>
      </w:r>
      <w:r w:rsidRPr="009901A4">
        <w:rPr>
          <w:sz w:val="24"/>
          <w:szCs w:val="24"/>
        </w:rPr>
        <w:t>že ak im začnete v</w:t>
      </w:r>
      <w:r w:rsidR="00276DEF" w:rsidRPr="009901A4">
        <w:rPr>
          <w:sz w:val="24"/>
          <w:szCs w:val="24"/>
        </w:rPr>
        <w:t>enovať svoju pozornosť, tak sa v</w:t>
      </w:r>
      <w:r w:rsidRPr="009901A4">
        <w:rPr>
          <w:sz w:val="24"/>
          <w:szCs w:val="24"/>
        </w:rPr>
        <w:t>ám začnú objavovať v živote stále viac a viac. Zrazu zistíte, že rastú aj na miestach</w:t>
      </w:r>
      <w:r w:rsidR="00276DEF" w:rsidRPr="009901A4">
        <w:rPr>
          <w:sz w:val="24"/>
          <w:szCs w:val="24"/>
        </w:rPr>
        <w:t>,</w:t>
      </w:r>
      <w:r w:rsidRPr="009901A4">
        <w:rPr>
          <w:sz w:val="24"/>
          <w:szCs w:val="24"/>
        </w:rPr>
        <w:t xml:space="preserve"> kadiaľ denne chodíte. Ale predtým ste si ich vôbec nevšimli. Vaše oči sa pomaly trénujú a zrazu vidíte bylinky aj tam, kde ostatní vidia iba zelenú trávu.</w:t>
      </w:r>
    </w:p>
    <w:p w14:paraId="1D46DFCD" w14:textId="77777777" w:rsidR="00C76303" w:rsidRPr="009901A4" w:rsidRDefault="00C76303" w:rsidP="009901A4">
      <w:pPr>
        <w:pStyle w:val="Odsekzoznamu"/>
        <w:spacing w:after="0"/>
        <w:ind w:left="0"/>
        <w:rPr>
          <w:sz w:val="24"/>
          <w:szCs w:val="24"/>
        </w:rPr>
      </w:pPr>
    </w:p>
    <w:p w14:paraId="6F28CA58" w14:textId="10482572" w:rsidR="00CA3476" w:rsidRPr="009901A4" w:rsidRDefault="00C76303" w:rsidP="009901A4">
      <w:pPr>
        <w:spacing w:after="0"/>
        <w:contextualSpacing/>
        <w:rPr>
          <w:b/>
          <w:sz w:val="24"/>
          <w:szCs w:val="24"/>
        </w:rPr>
      </w:pPr>
      <w:r w:rsidRPr="009901A4">
        <w:rPr>
          <w:b/>
          <w:sz w:val="24"/>
          <w:szCs w:val="24"/>
        </w:rPr>
        <w:t xml:space="preserve">5. </w:t>
      </w:r>
      <w:r w:rsidR="000555E2" w:rsidRPr="009901A4">
        <w:rPr>
          <w:b/>
          <w:sz w:val="24"/>
          <w:szCs w:val="24"/>
        </w:rPr>
        <w:t>POZOR NA MIEŠANIE V</w:t>
      </w:r>
      <w:r w:rsidR="00113CFA" w:rsidRPr="009901A4">
        <w:rPr>
          <w:b/>
          <w:sz w:val="24"/>
          <w:szCs w:val="24"/>
        </w:rPr>
        <w:t>IACERÝCH</w:t>
      </w:r>
      <w:r w:rsidR="000555E2" w:rsidRPr="009901A4">
        <w:rPr>
          <w:b/>
          <w:sz w:val="24"/>
          <w:szCs w:val="24"/>
        </w:rPr>
        <w:t xml:space="preserve"> DRUHOV</w:t>
      </w:r>
    </w:p>
    <w:p w14:paraId="0AE78A15" w14:textId="21AB80BB" w:rsidR="00CA3476" w:rsidRPr="009901A4" w:rsidRDefault="000555E2" w:rsidP="009901A4">
      <w:pPr>
        <w:pStyle w:val="Odsekzoznamu"/>
        <w:spacing w:after="0"/>
        <w:ind w:left="0"/>
        <w:rPr>
          <w:sz w:val="24"/>
          <w:szCs w:val="24"/>
        </w:rPr>
      </w:pPr>
      <w:r w:rsidRPr="009901A4">
        <w:rPr>
          <w:sz w:val="24"/>
          <w:szCs w:val="24"/>
        </w:rPr>
        <w:t>J</w:t>
      </w:r>
      <w:r w:rsidR="000536A8" w:rsidRPr="009901A4">
        <w:rPr>
          <w:sz w:val="24"/>
          <w:szCs w:val="24"/>
        </w:rPr>
        <w:t>e to iba z dôvodu, a</w:t>
      </w:r>
      <w:r w:rsidR="00276DEF" w:rsidRPr="009901A4">
        <w:rPr>
          <w:sz w:val="24"/>
          <w:szCs w:val="24"/>
        </w:rPr>
        <w:t xml:space="preserve">by ste predišli alergickej reakcii či nevoľnosti, ak na začiatku z nadšenia pomiešate veľa druhov. </w:t>
      </w:r>
      <w:r w:rsidR="00815E24" w:rsidRPr="009901A4">
        <w:rPr>
          <w:sz w:val="24"/>
          <w:szCs w:val="24"/>
        </w:rPr>
        <w:t>N</w:t>
      </w:r>
      <w:r w:rsidRPr="009901A4">
        <w:rPr>
          <w:sz w:val="24"/>
          <w:szCs w:val="24"/>
        </w:rPr>
        <w:t xml:space="preserve">ebudete vedieť, </w:t>
      </w:r>
      <w:r w:rsidR="00815E24" w:rsidRPr="009901A4">
        <w:rPr>
          <w:sz w:val="24"/>
          <w:szCs w:val="24"/>
        </w:rPr>
        <w:t>ktorá bylinka to zapríčinila</w:t>
      </w:r>
      <w:r w:rsidRPr="009901A4">
        <w:rPr>
          <w:sz w:val="24"/>
          <w:szCs w:val="24"/>
        </w:rPr>
        <w:t>. Začnite jednou, sledujte reakcie tela a postupne pridávajte</w:t>
      </w:r>
      <w:r w:rsidR="00276DEF" w:rsidRPr="009901A4">
        <w:rPr>
          <w:sz w:val="24"/>
          <w:szCs w:val="24"/>
        </w:rPr>
        <w:t xml:space="preserve"> ďalšie</w:t>
      </w:r>
      <w:r w:rsidRPr="009901A4">
        <w:rPr>
          <w:sz w:val="24"/>
          <w:szCs w:val="24"/>
        </w:rPr>
        <w:t>.</w:t>
      </w:r>
    </w:p>
    <w:p w14:paraId="6FA901B2" w14:textId="77777777" w:rsidR="00CA3476" w:rsidRPr="009901A4" w:rsidRDefault="00CA3476" w:rsidP="009901A4">
      <w:pPr>
        <w:pStyle w:val="Odsekzoznamu"/>
        <w:spacing w:after="0"/>
        <w:ind w:left="0"/>
        <w:rPr>
          <w:sz w:val="24"/>
          <w:szCs w:val="24"/>
        </w:rPr>
      </w:pPr>
    </w:p>
    <w:p w14:paraId="41B3011A" w14:textId="5C41BFBB" w:rsidR="00002687" w:rsidRPr="009901A4" w:rsidRDefault="00AE28D5" w:rsidP="009901A4">
      <w:pPr>
        <w:pStyle w:val="Odsekzoznamu"/>
        <w:spacing w:after="0"/>
        <w:ind w:left="0"/>
        <w:rPr>
          <w:sz w:val="24"/>
          <w:szCs w:val="24"/>
        </w:rPr>
      </w:pPr>
      <w:r w:rsidRPr="009901A4">
        <w:rPr>
          <w:sz w:val="24"/>
          <w:szCs w:val="24"/>
        </w:rPr>
        <w:t>Ak ste začiatočníci</w:t>
      </w:r>
      <w:r w:rsidR="00002687" w:rsidRPr="009901A4">
        <w:rPr>
          <w:sz w:val="24"/>
          <w:szCs w:val="24"/>
        </w:rPr>
        <w:t>, odporúčam siahnuť po žihľave. Je to kráľovná divokých byliniek a tú si nemáte s čím zmýliť, stačí sa jej dotknúť</w:t>
      </w:r>
      <w:r w:rsidR="00276DEF" w:rsidRPr="009901A4">
        <w:rPr>
          <w:sz w:val="24"/>
          <w:szCs w:val="24"/>
        </w:rPr>
        <w:t xml:space="preserve">. </w:t>
      </w:r>
      <w:r w:rsidR="00002687" w:rsidRPr="009901A4">
        <w:rPr>
          <w:sz w:val="24"/>
          <w:szCs w:val="24"/>
        </w:rPr>
        <w:t>Dajte jej čas na zoznámenie týždeň</w:t>
      </w:r>
      <w:r w:rsidR="006908E9" w:rsidRPr="009901A4">
        <w:rPr>
          <w:sz w:val="24"/>
          <w:szCs w:val="24"/>
        </w:rPr>
        <w:t xml:space="preserve"> až </w:t>
      </w:r>
      <w:r w:rsidR="00002687" w:rsidRPr="009901A4">
        <w:rPr>
          <w:sz w:val="24"/>
          <w:szCs w:val="24"/>
        </w:rPr>
        <w:t xml:space="preserve">dva a postupne pridávajte </w:t>
      </w:r>
      <w:r w:rsidR="00C662CA" w:rsidRPr="009901A4">
        <w:rPr>
          <w:sz w:val="24"/>
          <w:szCs w:val="24"/>
        </w:rPr>
        <w:t>ďalšie</w:t>
      </w:r>
      <w:r w:rsidR="00276DEF" w:rsidRPr="009901A4">
        <w:rPr>
          <w:sz w:val="24"/>
          <w:szCs w:val="24"/>
        </w:rPr>
        <w:t xml:space="preserve"> bylinky</w:t>
      </w:r>
      <w:r w:rsidR="00C662CA" w:rsidRPr="009901A4">
        <w:rPr>
          <w:sz w:val="24"/>
          <w:szCs w:val="24"/>
        </w:rPr>
        <w:t xml:space="preserve">, avšak </w:t>
      </w:r>
      <w:r w:rsidR="00002687" w:rsidRPr="009901A4">
        <w:rPr>
          <w:sz w:val="24"/>
          <w:szCs w:val="24"/>
        </w:rPr>
        <w:t>zase iba po jednej</w:t>
      </w:r>
      <w:r w:rsidR="004C229C" w:rsidRPr="009901A4">
        <w:rPr>
          <w:sz w:val="24"/>
          <w:szCs w:val="24"/>
        </w:rPr>
        <w:t xml:space="preserve">, a to </w:t>
      </w:r>
      <w:r w:rsidR="00002687" w:rsidRPr="009901A4">
        <w:rPr>
          <w:sz w:val="24"/>
          <w:szCs w:val="24"/>
        </w:rPr>
        <w:t xml:space="preserve">tie najbežnejšie a dostupné jedlé bylinky, ako </w:t>
      </w:r>
      <w:r w:rsidR="00276DEF" w:rsidRPr="009901A4">
        <w:rPr>
          <w:sz w:val="24"/>
          <w:szCs w:val="24"/>
        </w:rPr>
        <w:t>sú</w:t>
      </w:r>
      <w:r w:rsidR="00002687" w:rsidRPr="009901A4">
        <w:rPr>
          <w:sz w:val="24"/>
          <w:szCs w:val="24"/>
        </w:rPr>
        <w:t xml:space="preserve"> púpava, sedmokráska, ďatelina, </w:t>
      </w:r>
      <w:r w:rsidR="00AD0106" w:rsidRPr="009901A4">
        <w:rPr>
          <w:sz w:val="24"/>
          <w:szCs w:val="24"/>
        </w:rPr>
        <w:t xml:space="preserve">cesnak </w:t>
      </w:r>
      <w:r w:rsidR="00002687" w:rsidRPr="009901A4">
        <w:rPr>
          <w:sz w:val="24"/>
          <w:szCs w:val="24"/>
        </w:rPr>
        <w:t>medvedí či divá pažítka.</w:t>
      </w:r>
    </w:p>
    <w:p w14:paraId="4EA41A5A" w14:textId="77777777" w:rsidR="00C76303" w:rsidRPr="009901A4" w:rsidRDefault="00C76303" w:rsidP="009901A4">
      <w:pPr>
        <w:spacing w:after="0"/>
        <w:contextualSpacing/>
        <w:rPr>
          <w:sz w:val="24"/>
          <w:szCs w:val="24"/>
        </w:rPr>
      </w:pPr>
    </w:p>
    <w:p w14:paraId="66298CB6" w14:textId="1BD28BE0" w:rsidR="00CA3476" w:rsidRPr="009901A4" w:rsidRDefault="00C76303" w:rsidP="009901A4">
      <w:pPr>
        <w:spacing w:after="0"/>
        <w:contextualSpacing/>
        <w:rPr>
          <w:b/>
          <w:sz w:val="24"/>
          <w:szCs w:val="24"/>
        </w:rPr>
      </w:pPr>
      <w:r w:rsidRPr="009901A4">
        <w:rPr>
          <w:b/>
          <w:sz w:val="24"/>
          <w:szCs w:val="24"/>
        </w:rPr>
        <w:t xml:space="preserve">6. </w:t>
      </w:r>
      <w:r w:rsidR="00CA3476" w:rsidRPr="009901A4">
        <w:rPr>
          <w:b/>
          <w:sz w:val="24"/>
          <w:szCs w:val="24"/>
        </w:rPr>
        <w:t>POĎAKUJTE IM (</w:t>
      </w:r>
      <w:r w:rsidR="00276DEF" w:rsidRPr="009901A4">
        <w:rPr>
          <w:b/>
          <w:sz w:val="24"/>
          <w:szCs w:val="24"/>
        </w:rPr>
        <w:t>ASPOŇ</w:t>
      </w:r>
      <w:r w:rsidR="00CA3476" w:rsidRPr="009901A4">
        <w:rPr>
          <w:b/>
          <w:sz w:val="24"/>
          <w:szCs w:val="24"/>
        </w:rPr>
        <w:t xml:space="preserve"> V DUCHU)</w:t>
      </w:r>
    </w:p>
    <w:p w14:paraId="19A1ED93" w14:textId="0810D495" w:rsidR="00C76303" w:rsidRPr="009901A4" w:rsidRDefault="00CA3476" w:rsidP="009901A4">
      <w:pPr>
        <w:pStyle w:val="Odsekzoznamu"/>
        <w:spacing w:after="0"/>
        <w:ind w:left="0"/>
        <w:rPr>
          <w:sz w:val="24"/>
          <w:szCs w:val="24"/>
        </w:rPr>
      </w:pPr>
      <w:r w:rsidRPr="009901A4">
        <w:rPr>
          <w:sz w:val="24"/>
          <w:szCs w:val="24"/>
        </w:rPr>
        <w:t>Raz som niekde zachytila</w:t>
      </w:r>
      <w:r w:rsidR="00276DEF" w:rsidRPr="009901A4">
        <w:rPr>
          <w:sz w:val="24"/>
          <w:szCs w:val="24"/>
        </w:rPr>
        <w:t>,</w:t>
      </w:r>
      <w:r w:rsidRPr="009901A4">
        <w:rPr>
          <w:sz w:val="24"/>
          <w:szCs w:val="24"/>
        </w:rPr>
        <w:t xml:space="preserve"> ako robili pokus s</w:t>
      </w:r>
      <w:r w:rsidR="007D0D84" w:rsidRPr="009901A4">
        <w:rPr>
          <w:sz w:val="24"/>
          <w:szCs w:val="24"/>
        </w:rPr>
        <w:t> </w:t>
      </w:r>
      <w:r w:rsidRPr="009901A4">
        <w:rPr>
          <w:sz w:val="24"/>
          <w:szCs w:val="24"/>
        </w:rPr>
        <w:t>dvom</w:t>
      </w:r>
      <w:r w:rsidR="007D0D84" w:rsidRPr="009901A4">
        <w:rPr>
          <w:sz w:val="24"/>
          <w:szCs w:val="24"/>
        </w:rPr>
        <w:t xml:space="preserve">i rovnakými </w:t>
      </w:r>
      <w:r w:rsidRPr="009901A4">
        <w:rPr>
          <w:sz w:val="24"/>
          <w:szCs w:val="24"/>
        </w:rPr>
        <w:t xml:space="preserve">rastlinami, ktoré mali </w:t>
      </w:r>
      <w:r w:rsidR="007D0D84" w:rsidRPr="009901A4">
        <w:rPr>
          <w:sz w:val="24"/>
          <w:szCs w:val="24"/>
        </w:rPr>
        <w:t>zhodné</w:t>
      </w:r>
      <w:r w:rsidRPr="009901A4">
        <w:rPr>
          <w:sz w:val="24"/>
          <w:szCs w:val="24"/>
        </w:rPr>
        <w:t xml:space="preserve"> podmienky na rast, slnko</w:t>
      </w:r>
      <w:r w:rsidR="007D0D84" w:rsidRPr="009901A4">
        <w:rPr>
          <w:sz w:val="24"/>
          <w:szCs w:val="24"/>
        </w:rPr>
        <w:t xml:space="preserve"> a</w:t>
      </w:r>
      <w:r w:rsidRPr="009901A4">
        <w:rPr>
          <w:sz w:val="24"/>
          <w:szCs w:val="24"/>
        </w:rPr>
        <w:t xml:space="preserve"> vlahu. Ale s jednou rastlinkou sa </w:t>
      </w:r>
      <w:r w:rsidR="007D0D84" w:rsidRPr="009901A4">
        <w:rPr>
          <w:sz w:val="24"/>
          <w:szCs w:val="24"/>
        </w:rPr>
        <w:t>pekne</w:t>
      </w:r>
      <w:r w:rsidRPr="009901A4">
        <w:rPr>
          <w:sz w:val="24"/>
          <w:szCs w:val="24"/>
        </w:rPr>
        <w:t xml:space="preserve"> rozprávali, prihovárali sa jej, zatiaľ čo druhej iba nadávali a kričali na ňu. Hádajte, ktorej sa darilo oveľa lepšie? Toto je krásny príklad, že aj rastliny nás cítia</w:t>
      </w:r>
      <w:r w:rsidR="007D0D84" w:rsidRPr="009901A4">
        <w:rPr>
          <w:sz w:val="24"/>
          <w:szCs w:val="24"/>
        </w:rPr>
        <w:t xml:space="preserve"> a</w:t>
      </w:r>
      <w:r w:rsidRPr="009901A4">
        <w:rPr>
          <w:sz w:val="24"/>
          <w:szCs w:val="24"/>
        </w:rPr>
        <w:t xml:space="preserve"> vnímajú našu energiu. Keď si nazbierate</w:t>
      </w:r>
      <w:r w:rsidR="00276DEF" w:rsidRPr="009901A4">
        <w:rPr>
          <w:sz w:val="24"/>
          <w:szCs w:val="24"/>
        </w:rPr>
        <w:t>,</w:t>
      </w:r>
      <w:r w:rsidRPr="009901A4">
        <w:rPr>
          <w:sz w:val="24"/>
          <w:szCs w:val="24"/>
        </w:rPr>
        <w:t xml:space="preserve"> čo potrebujete, stačí </w:t>
      </w:r>
      <w:r w:rsidR="004F0C52" w:rsidRPr="009901A4">
        <w:rPr>
          <w:sz w:val="24"/>
          <w:szCs w:val="24"/>
        </w:rPr>
        <w:t xml:space="preserve">im </w:t>
      </w:r>
      <w:r w:rsidRPr="009901A4">
        <w:rPr>
          <w:sz w:val="24"/>
          <w:szCs w:val="24"/>
        </w:rPr>
        <w:t>iba v duchu od srdca</w:t>
      </w:r>
      <w:r w:rsidR="004F0C52" w:rsidRPr="009901A4">
        <w:rPr>
          <w:sz w:val="24"/>
          <w:szCs w:val="24"/>
        </w:rPr>
        <w:t xml:space="preserve"> </w:t>
      </w:r>
      <w:r w:rsidRPr="009901A4">
        <w:rPr>
          <w:sz w:val="24"/>
          <w:szCs w:val="24"/>
        </w:rPr>
        <w:t xml:space="preserve">povedať ĎAKUJEM! </w:t>
      </w:r>
    </w:p>
    <w:p w14:paraId="203EB0FC" w14:textId="5658B5DF" w:rsidR="00C76303" w:rsidRPr="009901A4" w:rsidRDefault="00C76303" w:rsidP="009901A4">
      <w:pPr>
        <w:pStyle w:val="Odsekzoznamu"/>
        <w:spacing w:after="0"/>
        <w:ind w:left="0"/>
        <w:rPr>
          <w:sz w:val="24"/>
          <w:szCs w:val="24"/>
        </w:rPr>
      </w:pPr>
    </w:p>
    <w:p w14:paraId="2446076D" w14:textId="77777777" w:rsidR="00FF4753" w:rsidRPr="009901A4" w:rsidRDefault="00FF4753" w:rsidP="009901A4">
      <w:pPr>
        <w:pStyle w:val="Odsekzoznamu"/>
        <w:spacing w:after="0"/>
        <w:ind w:left="0"/>
        <w:rPr>
          <w:sz w:val="24"/>
          <w:szCs w:val="24"/>
        </w:rPr>
      </w:pPr>
    </w:p>
    <w:p w14:paraId="66FA12AA" w14:textId="7423E615" w:rsidR="00CA3476" w:rsidRPr="009901A4" w:rsidRDefault="00CA3476" w:rsidP="009901A4">
      <w:pPr>
        <w:pStyle w:val="Odsekzoznamu"/>
        <w:spacing w:after="0"/>
        <w:ind w:left="0"/>
        <w:rPr>
          <w:b/>
          <w:sz w:val="24"/>
          <w:szCs w:val="24"/>
        </w:rPr>
      </w:pPr>
      <w:r w:rsidRPr="009901A4">
        <w:rPr>
          <w:sz w:val="24"/>
          <w:szCs w:val="24"/>
        </w:rPr>
        <w:t>Divoké bylinky v jedle sú také malé kulinárske bonusy, ktoré do jedál vnášajú nové chute a textúry. Snažíme sa ich pridávať do našich jedál</w:t>
      </w:r>
      <w:r w:rsidR="00276DEF" w:rsidRPr="009901A4">
        <w:rPr>
          <w:sz w:val="24"/>
          <w:szCs w:val="24"/>
        </w:rPr>
        <w:t>,</w:t>
      </w:r>
      <w:r w:rsidRPr="009901A4">
        <w:rPr>
          <w:sz w:val="24"/>
          <w:szCs w:val="24"/>
        </w:rPr>
        <w:t xml:space="preserve"> kedykoľvek je to možné</w:t>
      </w:r>
      <w:r w:rsidR="00276DEF" w:rsidRPr="009901A4">
        <w:rPr>
          <w:sz w:val="24"/>
          <w:szCs w:val="24"/>
        </w:rPr>
        <w:t>,</w:t>
      </w:r>
      <w:r w:rsidRPr="009901A4">
        <w:rPr>
          <w:sz w:val="24"/>
          <w:szCs w:val="24"/>
        </w:rPr>
        <w:t xml:space="preserve"> a dúfam, že po prečítaní tejto knihy budete inšpirovaní k rovnakému postupu. </w:t>
      </w:r>
      <w:r w:rsidRPr="009901A4">
        <w:rPr>
          <w:b/>
          <w:sz w:val="24"/>
          <w:szCs w:val="24"/>
        </w:rPr>
        <w:t xml:space="preserve">Recepty, ktoré sú uvedené v tejto knihe, môžete brať ako východiskový bod pre </w:t>
      </w:r>
      <w:r w:rsidR="00276DEF" w:rsidRPr="009901A4">
        <w:rPr>
          <w:b/>
          <w:sz w:val="24"/>
          <w:szCs w:val="24"/>
        </w:rPr>
        <w:t>svoj</w:t>
      </w:r>
      <w:r w:rsidRPr="009901A4">
        <w:rPr>
          <w:b/>
          <w:sz w:val="24"/>
          <w:szCs w:val="24"/>
        </w:rPr>
        <w:t xml:space="preserve"> vlastný prieskum.</w:t>
      </w:r>
      <w:r w:rsidRPr="009901A4">
        <w:rPr>
          <w:sz w:val="24"/>
          <w:szCs w:val="24"/>
        </w:rPr>
        <w:t xml:space="preserve"> Upravujte si ich podľa svojich potrieb a stravovacích návykov</w:t>
      </w:r>
      <w:r w:rsidR="00276DEF" w:rsidRPr="009901A4">
        <w:rPr>
          <w:sz w:val="24"/>
          <w:szCs w:val="24"/>
        </w:rPr>
        <w:t xml:space="preserve"> seba </w:t>
      </w:r>
      <w:r w:rsidR="003F4649" w:rsidRPr="009901A4">
        <w:rPr>
          <w:sz w:val="24"/>
          <w:szCs w:val="24"/>
        </w:rPr>
        <w:t>alebo V</w:t>
      </w:r>
      <w:r w:rsidRPr="009901A4">
        <w:rPr>
          <w:sz w:val="24"/>
          <w:szCs w:val="24"/>
        </w:rPr>
        <w:t xml:space="preserve">ašich detí. </w:t>
      </w:r>
    </w:p>
    <w:p w14:paraId="208DF4B9" w14:textId="77777777" w:rsidR="00063FD3" w:rsidRDefault="00063FD3">
      <w:pPr>
        <w:rPr>
          <w:highlight w:val="yellow"/>
        </w:rPr>
      </w:pPr>
      <w:r>
        <w:rPr>
          <w:highlight w:val="yellow"/>
        </w:rPr>
        <w:br w:type="page"/>
      </w:r>
    </w:p>
    <w:p w14:paraId="13CF9C8B" w14:textId="15A2C5E1" w:rsidR="00C65549" w:rsidRPr="009901A4" w:rsidRDefault="00E92B43" w:rsidP="009901A4">
      <w:pPr>
        <w:spacing w:after="0"/>
        <w:contextualSpacing/>
        <w:jc w:val="center"/>
        <w:rPr>
          <w:b/>
          <w:sz w:val="24"/>
          <w:szCs w:val="24"/>
        </w:rPr>
      </w:pPr>
      <w:r w:rsidRPr="009901A4">
        <w:rPr>
          <w:b/>
          <w:sz w:val="24"/>
          <w:szCs w:val="24"/>
          <w:highlight w:val="cyan"/>
        </w:rPr>
        <w:lastRenderedPageBreak/>
        <w:t xml:space="preserve">Prečo zaradiť divoké byliny </w:t>
      </w:r>
      <w:r w:rsidR="00DD0E75" w:rsidRPr="009901A4">
        <w:rPr>
          <w:b/>
          <w:sz w:val="24"/>
          <w:szCs w:val="24"/>
          <w:highlight w:val="cyan"/>
        </w:rPr>
        <w:t xml:space="preserve">do </w:t>
      </w:r>
      <w:r w:rsidRPr="009901A4">
        <w:rPr>
          <w:b/>
          <w:sz w:val="24"/>
          <w:szCs w:val="24"/>
          <w:highlight w:val="cyan"/>
        </w:rPr>
        <w:t>stravy?</w:t>
      </w:r>
    </w:p>
    <w:p w14:paraId="42FDEB5B" w14:textId="77777777" w:rsidR="003C427C" w:rsidRPr="009901A4" w:rsidRDefault="003C427C" w:rsidP="009901A4">
      <w:pPr>
        <w:spacing w:after="0"/>
        <w:contextualSpacing/>
        <w:rPr>
          <w:sz w:val="24"/>
          <w:szCs w:val="24"/>
        </w:rPr>
      </w:pPr>
    </w:p>
    <w:p w14:paraId="1EB54E0D" w14:textId="13807B11" w:rsidR="00B1123B" w:rsidRPr="009901A4" w:rsidRDefault="00276DEF" w:rsidP="009901A4">
      <w:pPr>
        <w:spacing w:after="0"/>
        <w:contextualSpacing/>
        <w:rPr>
          <w:sz w:val="24"/>
          <w:szCs w:val="24"/>
          <w:highlight w:val="yellow"/>
        </w:rPr>
      </w:pPr>
      <w:r w:rsidRPr="009901A4">
        <w:rPr>
          <w:sz w:val="24"/>
          <w:szCs w:val="24"/>
        </w:rPr>
        <w:t>Aj keď</w:t>
      </w:r>
      <w:r w:rsidR="000536A8" w:rsidRPr="009901A4">
        <w:rPr>
          <w:sz w:val="24"/>
          <w:szCs w:val="24"/>
        </w:rPr>
        <w:t xml:space="preserve"> tomu </w:t>
      </w:r>
      <w:r w:rsidR="009024D9" w:rsidRPr="009901A4">
        <w:rPr>
          <w:sz w:val="24"/>
          <w:szCs w:val="24"/>
        </w:rPr>
        <w:t xml:space="preserve">v </w:t>
      </w:r>
      <w:r w:rsidR="000536A8" w:rsidRPr="009901A4">
        <w:rPr>
          <w:sz w:val="24"/>
          <w:szCs w:val="24"/>
        </w:rPr>
        <w:t>dnešnej dobe ťažko uveriť, b</w:t>
      </w:r>
      <w:r w:rsidR="00B1123B" w:rsidRPr="009901A4">
        <w:rPr>
          <w:sz w:val="24"/>
          <w:szCs w:val="24"/>
        </w:rPr>
        <w:t>y</w:t>
      </w:r>
      <w:r w:rsidR="000536A8" w:rsidRPr="009901A4">
        <w:rPr>
          <w:sz w:val="24"/>
          <w:szCs w:val="24"/>
        </w:rPr>
        <w:t>linky či iné plody z lesa tvorili</w:t>
      </w:r>
      <w:r w:rsidR="00B1123B" w:rsidRPr="009901A4">
        <w:rPr>
          <w:sz w:val="24"/>
          <w:szCs w:val="24"/>
        </w:rPr>
        <w:t xml:space="preserve"> odjakživa prirodzenú súčasť stravy</w:t>
      </w:r>
      <w:r w:rsidR="000536A8" w:rsidRPr="009901A4">
        <w:rPr>
          <w:sz w:val="24"/>
          <w:szCs w:val="24"/>
        </w:rPr>
        <w:t xml:space="preserve"> našich predkov</w:t>
      </w:r>
      <w:r w:rsidR="00B1123B" w:rsidRPr="009901A4">
        <w:rPr>
          <w:sz w:val="24"/>
          <w:szCs w:val="24"/>
        </w:rPr>
        <w:t xml:space="preserve">. Náš organizmus na </w:t>
      </w:r>
      <w:proofErr w:type="spellStart"/>
      <w:r w:rsidR="00B1123B" w:rsidRPr="009901A4">
        <w:rPr>
          <w:sz w:val="24"/>
          <w:szCs w:val="24"/>
        </w:rPr>
        <w:t>ne</w:t>
      </w:r>
      <w:proofErr w:type="spellEnd"/>
      <w:r w:rsidR="00B1123B" w:rsidRPr="009901A4">
        <w:rPr>
          <w:sz w:val="24"/>
          <w:szCs w:val="24"/>
        </w:rPr>
        <w:t xml:space="preserve"> reaguje</w:t>
      </w:r>
      <w:r w:rsidR="001C4D2F" w:rsidRPr="009901A4">
        <w:rPr>
          <w:sz w:val="24"/>
          <w:szCs w:val="24"/>
        </w:rPr>
        <w:t xml:space="preserve"> úplne prirodzene. Ale niečo v nás </w:t>
      </w:r>
      <w:r w:rsidR="00B1123B" w:rsidRPr="009901A4">
        <w:rPr>
          <w:sz w:val="24"/>
          <w:szCs w:val="24"/>
        </w:rPr>
        <w:t xml:space="preserve">stále drží ruku na ručnej brzde a bojí sa ju pustiť. Ich účinky boli potvrdené veľakrát. Zmienky o nich boli nájdené aj na starých egyptských papyrusoch, ako aj v afrických, čínskych a indických kultúrach, kde </w:t>
      </w:r>
      <w:r w:rsidRPr="009901A4">
        <w:rPr>
          <w:sz w:val="24"/>
          <w:szCs w:val="24"/>
        </w:rPr>
        <w:t>sa opisujú terapeutické účinky</w:t>
      </w:r>
      <w:r w:rsidR="00B1123B" w:rsidRPr="009901A4">
        <w:rPr>
          <w:sz w:val="24"/>
          <w:szCs w:val="24"/>
        </w:rPr>
        <w:t xml:space="preserve"> rôznych zmesí z rastlín. Človek sa pokúšal uzdraviť žutím kôry, koreňov, listov a plodov rastlín už tisícky rokov pred naším letopočtom.</w:t>
      </w:r>
    </w:p>
    <w:p w14:paraId="45E505CE" w14:textId="77777777" w:rsidR="003C427C" w:rsidRPr="009901A4" w:rsidRDefault="003C427C" w:rsidP="009901A4">
      <w:pPr>
        <w:spacing w:after="0"/>
        <w:contextualSpacing/>
        <w:rPr>
          <w:sz w:val="24"/>
          <w:szCs w:val="24"/>
        </w:rPr>
      </w:pPr>
    </w:p>
    <w:p w14:paraId="44F82254" w14:textId="2F6B4AC3" w:rsidR="00444C15" w:rsidRPr="009901A4" w:rsidRDefault="00E92B43" w:rsidP="009901A4">
      <w:pPr>
        <w:spacing w:after="0"/>
        <w:contextualSpacing/>
        <w:rPr>
          <w:sz w:val="24"/>
          <w:szCs w:val="24"/>
        </w:rPr>
      </w:pPr>
      <w:r w:rsidRPr="009901A4">
        <w:rPr>
          <w:sz w:val="24"/>
          <w:szCs w:val="24"/>
        </w:rPr>
        <w:t>Väčšina voľne rastúcich divokých byliniek má oveľa viac vitamínov a minerálnych látok ako zelenina</w:t>
      </w:r>
      <w:r w:rsidR="00375F6E" w:rsidRPr="009901A4">
        <w:rPr>
          <w:sz w:val="24"/>
          <w:szCs w:val="24"/>
        </w:rPr>
        <w:t xml:space="preserve"> či ovocie, ktoré je nielen prešľachtené</w:t>
      </w:r>
      <w:r w:rsidRPr="009901A4">
        <w:rPr>
          <w:sz w:val="24"/>
          <w:szCs w:val="24"/>
        </w:rPr>
        <w:t xml:space="preserve">, ale aj chemicky </w:t>
      </w:r>
      <w:r w:rsidR="00375F6E" w:rsidRPr="009901A4">
        <w:rPr>
          <w:sz w:val="24"/>
          <w:szCs w:val="24"/>
        </w:rPr>
        <w:t>postrekované.</w:t>
      </w:r>
      <w:r w:rsidRPr="009901A4">
        <w:rPr>
          <w:sz w:val="24"/>
          <w:szCs w:val="24"/>
        </w:rPr>
        <w:t xml:space="preserve"> </w:t>
      </w:r>
      <w:r w:rsidR="00444C15" w:rsidRPr="009901A4">
        <w:rPr>
          <w:sz w:val="24"/>
          <w:szCs w:val="24"/>
        </w:rPr>
        <w:t xml:space="preserve">Je to pripisované </w:t>
      </w:r>
      <w:commentRangeStart w:id="20"/>
      <w:commentRangeStart w:id="21"/>
      <w:r w:rsidR="00444C15" w:rsidRPr="009901A4">
        <w:rPr>
          <w:sz w:val="24"/>
          <w:szCs w:val="24"/>
        </w:rPr>
        <w:t>rôznym</w:t>
      </w:r>
      <w:r w:rsidR="003C6049">
        <w:rPr>
          <w:sz w:val="24"/>
          <w:szCs w:val="24"/>
        </w:rPr>
        <w:t xml:space="preserve"> faktorom</w:t>
      </w:r>
      <w:r w:rsidR="00444C15" w:rsidRPr="009901A4">
        <w:rPr>
          <w:sz w:val="24"/>
          <w:szCs w:val="24"/>
        </w:rPr>
        <w:t xml:space="preserve"> </w:t>
      </w:r>
      <w:commentRangeEnd w:id="20"/>
      <w:r w:rsidR="00132805" w:rsidRPr="009901A4">
        <w:rPr>
          <w:rStyle w:val="Odkaznakomentr"/>
          <w:sz w:val="24"/>
          <w:szCs w:val="24"/>
        </w:rPr>
        <w:commentReference w:id="20"/>
      </w:r>
      <w:commentRangeEnd w:id="21"/>
      <w:r w:rsidR="00246365">
        <w:rPr>
          <w:rStyle w:val="Odkaznakomentr"/>
        </w:rPr>
        <w:commentReference w:id="21"/>
      </w:r>
      <w:r w:rsidR="004F2DB8" w:rsidRPr="009901A4">
        <w:rPr>
          <w:sz w:val="24"/>
          <w:szCs w:val="24"/>
        </w:rPr>
        <w:t xml:space="preserve">a </w:t>
      </w:r>
      <w:r w:rsidR="00444C15" w:rsidRPr="009901A4">
        <w:rPr>
          <w:sz w:val="24"/>
          <w:szCs w:val="24"/>
        </w:rPr>
        <w:t>hlavne tomu, že boli po mnoho generácií šľachtené a pestované pre svoju veľkosť a odolnosť a</w:t>
      </w:r>
      <w:r w:rsidR="004F2DB8" w:rsidRPr="009901A4">
        <w:rPr>
          <w:sz w:val="24"/>
          <w:szCs w:val="24"/>
        </w:rPr>
        <w:t>,</w:t>
      </w:r>
      <w:r w:rsidR="00444C15" w:rsidRPr="009901A4">
        <w:rPr>
          <w:sz w:val="24"/>
          <w:szCs w:val="24"/>
        </w:rPr>
        <w:t xml:space="preserve"> bohužiaľ</w:t>
      </w:r>
      <w:r w:rsidR="004F2DB8" w:rsidRPr="009901A4">
        <w:rPr>
          <w:sz w:val="24"/>
          <w:szCs w:val="24"/>
        </w:rPr>
        <w:t>,</w:t>
      </w:r>
      <w:r w:rsidR="00444C15" w:rsidRPr="009901A4">
        <w:rPr>
          <w:sz w:val="24"/>
          <w:szCs w:val="24"/>
        </w:rPr>
        <w:t xml:space="preserve"> nie </w:t>
      </w:r>
      <w:r w:rsidR="004F2DB8" w:rsidRPr="009901A4">
        <w:rPr>
          <w:sz w:val="24"/>
          <w:szCs w:val="24"/>
        </w:rPr>
        <w:t xml:space="preserve">pre </w:t>
      </w:r>
      <w:r w:rsidR="00444C15" w:rsidRPr="009901A4">
        <w:rPr>
          <w:sz w:val="24"/>
          <w:szCs w:val="24"/>
        </w:rPr>
        <w:t>svoje nutričné hodnoty.</w:t>
      </w:r>
    </w:p>
    <w:p w14:paraId="296451CE" w14:textId="77777777" w:rsidR="003C427C" w:rsidRPr="009901A4" w:rsidRDefault="003C427C" w:rsidP="009901A4">
      <w:pPr>
        <w:spacing w:after="0"/>
        <w:contextualSpacing/>
        <w:rPr>
          <w:sz w:val="24"/>
          <w:szCs w:val="24"/>
        </w:rPr>
      </w:pPr>
    </w:p>
    <w:p w14:paraId="7E49CE06" w14:textId="7E1C93F0" w:rsidR="00E92B43" w:rsidRPr="009901A4" w:rsidRDefault="00E92B43" w:rsidP="009901A4">
      <w:pPr>
        <w:spacing w:after="0"/>
        <w:contextualSpacing/>
        <w:rPr>
          <w:sz w:val="24"/>
          <w:szCs w:val="24"/>
        </w:rPr>
      </w:pPr>
      <w:r w:rsidRPr="009901A4">
        <w:rPr>
          <w:sz w:val="24"/>
          <w:szCs w:val="24"/>
        </w:rPr>
        <w:t>Pôvodné odrody napríklad jabĺk sa úplne vytratili. Prirodzené, pôvodné chute väčšiny ovoci</w:t>
      </w:r>
      <w:r w:rsidR="004B0F41" w:rsidRPr="009901A4">
        <w:rPr>
          <w:sz w:val="24"/>
          <w:szCs w:val="24"/>
        </w:rPr>
        <w:t>a</w:t>
      </w:r>
      <w:r w:rsidRPr="009901A4">
        <w:rPr>
          <w:sz w:val="24"/>
          <w:szCs w:val="24"/>
        </w:rPr>
        <w:t xml:space="preserve"> či zeleniny sú kyslé alebo horké. A tieto chute sa snaží potravinový priemysel už veľa rokov eliminovať</w:t>
      </w:r>
      <w:r w:rsidR="003E08C9" w:rsidRPr="009901A4">
        <w:rPr>
          <w:sz w:val="24"/>
          <w:szCs w:val="24"/>
        </w:rPr>
        <w:t xml:space="preserve"> </w:t>
      </w:r>
      <w:r w:rsidR="000536A8" w:rsidRPr="009901A4">
        <w:rPr>
          <w:sz w:val="24"/>
          <w:szCs w:val="24"/>
        </w:rPr>
        <w:t xml:space="preserve"> práve nežiaducim šľachtením.</w:t>
      </w:r>
      <w:r w:rsidR="003E08C9" w:rsidRPr="009901A4">
        <w:rPr>
          <w:sz w:val="24"/>
          <w:szCs w:val="24"/>
        </w:rPr>
        <w:t xml:space="preserve"> Zelenina či ovocie je potom </w:t>
      </w:r>
      <w:r w:rsidR="00A814D4" w:rsidRPr="009901A4">
        <w:rPr>
          <w:sz w:val="24"/>
          <w:szCs w:val="24"/>
        </w:rPr>
        <w:t xml:space="preserve">síce </w:t>
      </w:r>
      <w:r w:rsidR="003E08C9" w:rsidRPr="009901A4">
        <w:rPr>
          <w:sz w:val="24"/>
          <w:szCs w:val="24"/>
        </w:rPr>
        <w:t xml:space="preserve">sladké, dobre vyzerá, ale je slabé. Nevie sa brániť </w:t>
      </w:r>
      <w:r w:rsidR="00375F6E" w:rsidRPr="009901A4">
        <w:rPr>
          <w:sz w:val="24"/>
          <w:szCs w:val="24"/>
        </w:rPr>
        <w:t>proti</w:t>
      </w:r>
      <w:r w:rsidR="003E08C9" w:rsidRPr="009901A4">
        <w:rPr>
          <w:sz w:val="24"/>
          <w:szCs w:val="24"/>
        </w:rPr>
        <w:t xml:space="preserve"> škodcom, tak musí byť „podporované“ chemickými postrekmi, hnojivami či pesticídmi. </w:t>
      </w:r>
    </w:p>
    <w:p w14:paraId="2A645CF6" w14:textId="77777777" w:rsidR="003C427C" w:rsidRPr="009901A4" w:rsidRDefault="003C427C" w:rsidP="009901A4">
      <w:pPr>
        <w:spacing w:after="0"/>
        <w:contextualSpacing/>
        <w:rPr>
          <w:sz w:val="24"/>
          <w:szCs w:val="24"/>
        </w:rPr>
      </w:pPr>
    </w:p>
    <w:p w14:paraId="7071B064" w14:textId="01DCBD8F" w:rsidR="00E92B43" w:rsidRPr="009901A4" w:rsidRDefault="003E08C9" w:rsidP="009901A4">
      <w:pPr>
        <w:spacing w:after="0"/>
        <w:contextualSpacing/>
        <w:rPr>
          <w:sz w:val="24"/>
          <w:szCs w:val="24"/>
        </w:rPr>
      </w:pPr>
      <w:r w:rsidRPr="009901A4">
        <w:rPr>
          <w:sz w:val="24"/>
          <w:szCs w:val="24"/>
        </w:rPr>
        <w:t>Na divokých bylinách je úžasné, že majú prirodzenú obranyschopnosť a imuni</w:t>
      </w:r>
      <w:r w:rsidR="00375F6E" w:rsidRPr="009901A4">
        <w:rPr>
          <w:sz w:val="24"/>
          <w:szCs w:val="24"/>
        </w:rPr>
        <w:t xml:space="preserve">tu. </w:t>
      </w:r>
      <w:r w:rsidR="004667E7" w:rsidRPr="009901A4">
        <w:rPr>
          <w:sz w:val="24"/>
          <w:szCs w:val="24"/>
        </w:rPr>
        <w:t>V</w:t>
      </w:r>
      <w:r w:rsidR="00375F6E" w:rsidRPr="009901A4">
        <w:rPr>
          <w:sz w:val="24"/>
          <w:szCs w:val="24"/>
        </w:rPr>
        <w:t xml:space="preserve"> prírode </w:t>
      </w:r>
      <w:r w:rsidR="004667E7" w:rsidRPr="009901A4">
        <w:rPr>
          <w:sz w:val="24"/>
          <w:szCs w:val="24"/>
        </w:rPr>
        <w:t xml:space="preserve">musia </w:t>
      </w:r>
      <w:r w:rsidR="00375F6E" w:rsidRPr="009901A4">
        <w:rPr>
          <w:sz w:val="24"/>
          <w:szCs w:val="24"/>
        </w:rPr>
        <w:t>bojovať samy</w:t>
      </w:r>
      <w:r w:rsidRPr="009901A4">
        <w:rPr>
          <w:sz w:val="24"/>
          <w:szCs w:val="24"/>
        </w:rPr>
        <w:t xml:space="preserve"> za seba</w:t>
      </w:r>
      <w:r w:rsidR="006703C3" w:rsidRPr="009901A4">
        <w:rPr>
          <w:sz w:val="24"/>
          <w:szCs w:val="24"/>
        </w:rPr>
        <w:t>,</w:t>
      </w:r>
      <w:r w:rsidRPr="009901A4">
        <w:rPr>
          <w:sz w:val="24"/>
          <w:szCs w:val="24"/>
        </w:rPr>
        <w:t xml:space="preserve"> a to ich robí odolnými a silnejšími.</w:t>
      </w:r>
      <w:r w:rsidR="001C4D2F" w:rsidRPr="009901A4">
        <w:rPr>
          <w:sz w:val="24"/>
          <w:szCs w:val="24"/>
        </w:rPr>
        <w:t xml:space="preserve"> </w:t>
      </w:r>
      <w:r w:rsidR="006703C3" w:rsidRPr="009901A4">
        <w:rPr>
          <w:sz w:val="24"/>
          <w:szCs w:val="24"/>
        </w:rPr>
        <w:t>Práve to</w:t>
      </w:r>
      <w:r w:rsidR="001C4D2F" w:rsidRPr="009901A4">
        <w:rPr>
          <w:sz w:val="24"/>
          <w:szCs w:val="24"/>
        </w:rPr>
        <w:t xml:space="preserve"> chceme! </w:t>
      </w:r>
      <w:r w:rsidR="006703C3" w:rsidRPr="009901A4">
        <w:rPr>
          <w:sz w:val="24"/>
          <w:szCs w:val="24"/>
        </w:rPr>
        <w:t>Chceme v</w:t>
      </w:r>
      <w:r w:rsidR="001C4D2F" w:rsidRPr="009901A4">
        <w:rPr>
          <w:sz w:val="24"/>
          <w:szCs w:val="24"/>
        </w:rPr>
        <w:t>edieť, že sme</w:t>
      </w:r>
      <w:r w:rsidRPr="009901A4">
        <w:rPr>
          <w:sz w:val="24"/>
          <w:szCs w:val="24"/>
        </w:rPr>
        <w:t xml:space="preserve"> dosť siln</w:t>
      </w:r>
      <w:r w:rsidR="00B956F6" w:rsidRPr="009901A4">
        <w:rPr>
          <w:sz w:val="24"/>
          <w:szCs w:val="24"/>
        </w:rPr>
        <w:t>í</w:t>
      </w:r>
      <w:r w:rsidRPr="009901A4">
        <w:rPr>
          <w:sz w:val="24"/>
          <w:szCs w:val="24"/>
        </w:rPr>
        <w:t xml:space="preserve"> „prežiť“ aj bez vonkajšej pomoci. Zaradením divokých byliniek do stravy preberáme ich </w:t>
      </w:r>
      <w:r w:rsidR="001C4D2F" w:rsidRPr="009901A4">
        <w:rPr>
          <w:sz w:val="24"/>
          <w:szCs w:val="24"/>
        </w:rPr>
        <w:t>liečivé</w:t>
      </w:r>
      <w:r w:rsidRPr="009901A4">
        <w:rPr>
          <w:sz w:val="24"/>
          <w:szCs w:val="24"/>
        </w:rPr>
        <w:t xml:space="preserve"> vlastnosti, ktoré nám pomáhajú na ceste za zdravým a dlhým </w:t>
      </w:r>
      <w:r w:rsidR="000D0152" w:rsidRPr="009901A4">
        <w:rPr>
          <w:sz w:val="24"/>
          <w:szCs w:val="24"/>
        </w:rPr>
        <w:t xml:space="preserve">životom. </w:t>
      </w:r>
    </w:p>
    <w:p w14:paraId="60460E19" w14:textId="77777777" w:rsidR="003C427C" w:rsidRPr="009901A4" w:rsidRDefault="003C427C" w:rsidP="009901A4">
      <w:pPr>
        <w:spacing w:after="0"/>
        <w:contextualSpacing/>
        <w:rPr>
          <w:sz w:val="24"/>
          <w:szCs w:val="24"/>
        </w:rPr>
      </w:pPr>
    </w:p>
    <w:p w14:paraId="22548143" w14:textId="53FEC29B" w:rsidR="0059388D" w:rsidRPr="009901A4" w:rsidRDefault="0059388D" w:rsidP="009901A4">
      <w:pPr>
        <w:spacing w:after="0"/>
        <w:contextualSpacing/>
        <w:rPr>
          <w:sz w:val="24"/>
          <w:szCs w:val="24"/>
        </w:rPr>
      </w:pPr>
      <w:r w:rsidRPr="009901A4">
        <w:rPr>
          <w:sz w:val="24"/>
          <w:szCs w:val="24"/>
        </w:rPr>
        <w:t>Myslím si, že rok 2020 bol aj na</w:t>
      </w:r>
      <w:r w:rsidR="000536A8" w:rsidRPr="009901A4">
        <w:rPr>
          <w:sz w:val="24"/>
          <w:szCs w:val="24"/>
        </w:rPr>
        <w:t xml:space="preserve"> niečo dobrý. Ľudia boli zavretí</w:t>
      </w:r>
      <w:r w:rsidRPr="009901A4">
        <w:rPr>
          <w:sz w:val="24"/>
          <w:szCs w:val="24"/>
        </w:rPr>
        <w:t xml:space="preserve"> doma a trochu aj prinútení zamyslieť </w:t>
      </w:r>
      <w:r w:rsidR="00375F6E" w:rsidRPr="009901A4">
        <w:rPr>
          <w:sz w:val="24"/>
          <w:szCs w:val="24"/>
        </w:rPr>
        <w:t>sa a prehodnotiť svoj život. Mnohí</w:t>
      </w:r>
      <w:r w:rsidRPr="009901A4">
        <w:rPr>
          <w:sz w:val="24"/>
          <w:szCs w:val="24"/>
        </w:rPr>
        <w:t xml:space="preserve"> vrátane mňa sa zamýšľali</w:t>
      </w:r>
      <w:r w:rsidR="00444C15" w:rsidRPr="009901A4">
        <w:rPr>
          <w:sz w:val="24"/>
          <w:szCs w:val="24"/>
        </w:rPr>
        <w:t>,</w:t>
      </w:r>
      <w:r w:rsidRPr="009901A4">
        <w:rPr>
          <w:sz w:val="24"/>
          <w:szCs w:val="24"/>
        </w:rPr>
        <w:t xml:space="preserve"> ako byť sebestačnejší. Ako nebyť závislí </w:t>
      </w:r>
      <w:r w:rsidR="00375F6E" w:rsidRPr="009901A4">
        <w:rPr>
          <w:sz w:val="24"/>
          <w:szCs w:val="24"/>
        </w:rPr>
        <w:t>od potravinových reťazcov</w:t>
      </w:r>
      <w:r w:rsidRPr="009901A4">
        <w:rPr>
          <w:sz w:val="24"/>
          <w:szCs w:val="24"/>
        </w:rPr>
        <w:t xml:space="preserve">. Možno sa </w:t>
      </w:r>
      <w:r w:rsidR="00AE28D5" w:rsidRPr="009901A4">
        <w:rPr>
          <w:sz w:val="24"/>
          <w:szCs w:val="24"/>
        </w:rPr>
        <w:t xml:space="preserve">zamýšľali nad tým, </w:t>
      </w:r>
      <w:r w:rsidR="006703C3" w:rsidRPr="009901A4">
        <w:rPr>
          <w:sz w:val="24"/>
          <w:szCs w:val="24"/>
        </w:rPr>
        <w:t xml:space="preserve">ako sa </w:t>
      </w:r>
      <w:r w:rsidRPr="009901A4">
        <w:rPr>
          <w:sz w:val="24"/>
          <w:szCs w:val="24"/>
        </w:rPr>
        <w:t>viac</w:t>
      </w:r>
      <w:r w:rsidR="00AE28D5" w:rsidRPr="009901A4">
        <w:rPr>
          <w:sz w:val="24"/>
          <w:szCs w:val="24"/>
        </w:rPr>
        <w:t xml:space="preserve"> </w:t>
      </w:r>
      <w:r w:rsidRPr="009901A4">
        <w:rPr>
          <w:sz w:val="24"/>
          <w:szCs w:val="24"/>
        </w:rPr>
        <w:t xml:space="preserve">venovať záhradkárčeniu a vypestovať si svoje vlastné ovocie a zeleninu. Uvedomelí jedinci využili tento čas na pobyt v prírode a niektorí si začali všímať, čo všetko okolo nich rastie. Aj u mňa to malo za následok, že som sa o divoké bylinky začala zaujímať intenzívnejšie a chcela by som inšpirovať a povzbudiť ľudí, aby ich využili pre svoje zdravie. </w:t>
      </w:r>
    </w:p>
    <w:p w14:paraId="642FB3AA" w14:textId="77777777" w:rsidR="003C427C" w:rsidRPr="009901A4" w:rsidRDefault="003C427C" w:rsidP="009901A4">
      <w:pPr>
        <w:spacing w:after="0"/>
        <w:contextualSpacing/>
        <w:rPr>
          <w:sz w:val="24"/>
          <w:szCs w:val="24"/>
        </w:rPr>
      </w:pPr>
    </w:p>
    <w:p w14:paraId="4E27163E" w14:textId="7D131FBA" w:rsidR="006866AF" w:rsidRPr="009901A4" w:rsidRDefault="006866AF" w:rsidP="009901A4">
      <w:pPr>
        <w:spacing w:after="0"/>
        <w:contextualSpacing/>
        <w:rPr>
          <w:sz w:val="24"/>
          <w:szCs w:val="24"/>
        </w:rPr>
      </w:pPr>
      <w:r w:rsidRPr="009901A4">
        <w:rPr>
          <w:sz w:val="24"/>
          <w:szCs w:val="24"/>
        </w:rPr>
        <w:t>Užívanie byliniek je štatisticky bezpečnejšie ako potraviny, na ktoré má veľa ľudí (niekedy aj smrteľnú) alergickú reakciu. Ich nežiaduce účinky sú naozaj výnimočné</w:t>
      </w:r>
      <w:r w:rsidR="006703C3" w:rsidRPr="009901A4">
        <w:rPr>
          <w:sz w:val="24"/>
          <w:szCs w:val="24"/>
        </w:rPr>
        <w:t xml:space="preserve">, väčšinou býva dôvodom dlhodobé či nadmerné </w:t>
      </w:r>
      <w:r w:rsidRPr="009901A4">
        <w:rPr>
          <w:sz w:val="24"/>
          <w:szCs w:val="24"/>
        </w:rPr>
        <w:t>užívani</w:t>
      </w:r>
      <w:r w:rsidR="006703C3" w:rsidRPr="009901A4">
        <w:rPr>
          <w:sz w:val="24"/>
          <w:szCs w:val="24"/>
        </w:rPr>
        <w:t>e</w:t>
      </w:r>
      <w:r w:rsidRPr="009901A4">
        <w:rPr>
          <w:sz w:val="24"/>
          <w:szCs w:val="24"/>
        </w:rPr>
        <w:t xml:space="preserve"> jednej byliny.</w:t>
      </w:r>
      <w:r w:rsidR="006703C3" w:rsidRPr="009901A4">
        <w:rPr>
          <w:sz w:val="24"/>
          <w:szCs w:val="24"/>
        </w:rPr>
        <w:t xml:space="preserve"> </w:t>
      </w:r>
      <w:r w:rsidRPr="009901A4">
        <w:rPr>
          <w:sz w:val="24"/>
          <w:szCs w:val="24"/>
        </w:rPr>
        <w:t>Ak n</w:t>
      </w:r>
      <w:r w:rsidR="00375F6E" w:rsidRPr="009901A4">
        <w:rPr>
          <w:sz w:val="24"/>
          <w:szCs w:val="24"/>
        </w:rPr>
        <w:t>akupujeme v potravinách výrobky</w:t>
      </w:r>
      <w:r w:rsidRPr="009901A4">
        <w:rPr>
          <w:sz w:val="24"/>
          <w:szCs w:val="24"/>
        </w:rPr>
        <w:t xml:space="preserve"> bez toho, aby sme si prečítali</w:t>
      </w:r>
      <w:r w:rsidR="00375F6E" w:rsidRPr="009901A4">
        <w:rPr>
          <w:sz w:val="24"/>
          <w:szCs w:val="24"/>
        </w:rPr>
        <w:t>,</w:t>
      </w:r>
      <w:r w:rsidRPr="009901A4">
        <w:rPr>
          <w:sz w:val="24"/>
          <w:szCs w:val="24"/>
        </w:rPr>
        <w:t xml:space="preserve"> z čoho sú zložené, prijímame oveľa viac jedov a</w:t>
      </w:r>
      <w:r w:rsidR="00375F6E" w:rsidRPr="009901A4">
        <w:rPr>
          <w:sz w:val="24"/>
          <w:szCs w:val="24"/>
        </w:rPr>
        <w:t> </w:t>
      </w:r>
      <w:r w:rsidRPr="009901A4">
        <w:rPr>
          <w:sz w:val="24"/>
          <w:szCs w:val="24"/>
        </w:rPr>
        <w:t>chemikálií</w:t>
      </w:r>
      <w:r w:rsidR="00375F6E" w:rsidRPr="009901A4">
        <w:rPr>
          <w:sz w:val="24"/>
          <w:szCs w:val="24"/>
        </w:rPr>
        <w:t>,</w:t>
      </w:r>
      <w:r w:rsidRPr="009901A4">
        <w:rPr>
          <w:sz w:val="24"/>
          <w:szCs w:val="24"/>
        </w:rPr>
        <w:t xml:space="preserve"> ako si myslíme. </w:t>
      </w:r>
      <w:r w:rsidR="006703C3" w:rsidRPr="009901A4">
        <w:rPr>
          <w:sz w:val="24"/>
          <w:szCs w:val="24"/>
        </w:rPr>
        <w:t>Tie sa p</w:t>
      </w:r>
      <w:r w:rsidRPr="009901A4">
        <w:rPr>
          <w:sz w:val="24"/>
          <w:szCs w:val="24"/>
        </w:rPr>
        <w:t xml:space="preserve">ostupne </w:t>
      </w:r>
      <w:r w:rsidR="006703C3" w:rsidRPr="009901A4">
        <w:rPr>
          <w:sz w:val="24"/>
          <w:szCs w:val="24"/>
        </w:rPr>
        <w:t xml:space="preserve">ukladajú </w:t>
      </w:r>
      <w:r w:rsidRPr="009901A4">
        <w:rPr>
          <w:sz w:val="24"/>
          <w:szCs w:val="24"/>
        </w:rPr>
        <w:t>v tele a po rokoch sa môžu ozvať v podobe nejakého zdravotného problému.</w:t>
      </w:r>
    </w:p>
    <w:p w14:paraId="7AC06363" w14:textId="77777777" w:rsidR="003C427C" w:rsidRPr="009901A4" w:rsidRDefault="003C427C" w:rsidP="009901A4">
      <w:pPr>
        <w:spacing w:after="0"/>
        <w:contextualSpacing/>
        <w:rPr>
          <w:sz w:val="24"/>
          <w:szCs w:val="24"/>
        </w:rPr>
      </w:pPr>
    </w:p>
    <w:p w14:paraId="2D7CA02B" w14:textId="77777777" w:rsidR="006703C3" w:rsidRPr="009901A4" w:rsidRDefault="001C4D2F" w:rsidP="009901A4">
      <w:pPr>
        <w:spacing w:after="0"/>
        <w:contextualSpacing/>
        <w:rPr>
          <w:sz w:val="24"/>
          <w:szCs w:val="24"/>
        </w:rPr>
      </w:pPr>
      <w:r w:rsidRPr="009901A4">
        <w:rPr>
          <w:sz w:val="24"/>
          <w:szCs w:val="24"/>
        </w:rPr>
        <w:t>A ešte jeden dôvod naviac</w:t>
      </w:r>
      <w:r w:rsidR="00444C15" w:rsidRPr="009901A4">
        <w:rPr>
          <w:sz w:val="24"/>
          <w:szCs w:val="24"/>
        </w:rPr>
        <w:t>!</w:t>
      </w:r>
      <w:r w:rsidR="006703C3" w:rsidRPr="009901A4">
        <w:rPr>
          <w:sz w:val="24"/>
          <w:szCs w:val="24"/>
        </w:rPr>
        <w:t xml:space="preserve"> </w:t>
      </w:r>
      <w:r w:rsidR="0059388D" w:rsidRPr="009901A4">
        <w:rPr>
          <w:sz w:val="24"/>
          <w:szCs w:val="24"/>
        </w:rPr>
        <w:t>Divoké</w:t>
      </w:r>
      <w:r w:rsidR="00444C15" w:rsidRPr="009901A4">
        <w:rPr>
          <w:sz w:val="24"/>
          <w:szCs w:val="24"/>
        </w:rPr>
        <w:t xml:space="preserve"> byliny obsahujú </w:t>
      </w:r>
      <w:r w:rsidRPr="009901A4">
        <w:rPr>
          <w:sz w:val="24"/>
          <w:szCs w:val="24"/>
        </w:rPr>
        <w:t>jednu z najdôležitejších súčastí</w:t>
      </w:r>
      <w:r w:rsidR="0059388D" w:rsidRPr="009901A4">
        <w:rPr>
          <w:sz w:val="24"/>
          <w:szCs w:val="24"/>
        </w:rPr>
        <w:t xml:space="preserve"> našej stravy – </w:t>
      </w:r>
      <w:r w:rsidR="006703C3" w:rsidRPr="009901A4">
        <w:rPr>
          <w:sz w:val="24"/>
          <w:szCs w:val="24"/>
        </w:rPr>
        <w:t>chlorofyl</w:t>
      </w:r>
      <w:r w:rsidR="0059388D" w:rsidRPr="009901A4">
        <w:rPr>
          <w:sz w:val="24"/>
          <w:szCs w:val="24"/>
        </w:rPr>
        <w:t>. Tajomstvo rýchleho uzdravenia a zvýšenia výkonnosti</w:t>
      </w:r>
      <w:r w:rsidR="00375F6E" w:rsidRPr="009901A4">
        <w:rPr>
          <w:sz w:val="24"/>
          <w:szCs w:val="24"/>
        </w:rPr>
        <w:t xml:space="preserve"> je skryté v chlorofyle. Je to zelené</w:t>
      </w:r>
      <w:r w:rsidR="0059388D" w:rsidRPr="009901A4">
        <w:rPr>
          <w:sz w:val="24"/>
          <w:szCs w:val="24"/>
        </w:rPr>
        <w:t xml:space="preserve"> rastlinné fa</w:t>
      </w:r>
      <w:r w:rsidR="00375F6E" w:rsidRPr="009901A4">
        <w:rPr>
          <w:sz w:val="24"/>
          <w:szCs w:val="24"/>
        </w:rPr>
        <w:t>rbivo, najpôvodnejšia a najprospešnejšia</w:t>
      </w:r>
      <w:r w:rsidR="0059388D" w:rsidRPr="009901A4">
        <w:rPr>
          <w:sz w:val="24"/>
          <w:szCs w:val="24"/>
        </w:rPr>
        <w:t xml:space="preserve"> zložka našej stravy.</w:t>
      </w:r>
    </w:p>
    <w:p w14:paraId="648A7E93" w14:textId="77777777" w:rsidR="006703C3" w:rsidRPr="009901A4" w:rsidRDefault="006703C3" w:rsidP="009901A4">
      <w:pPr>
        <w:spacing w:after="0"/>
        <w:contextualSpacing/>
        <w:rPr>
          <w:b/>
          <w:sz w:val="24"/>
          <w:szCs w:val="24"/>
        </w:rPr>
      </w:pPr>
    </w:p>
    <w:p w14:paraId="339EAA46" w14:textId="1F004DEE" w:rsidR="0059388D" w:rsidRPr="009901A4" w:rsidRDefault="006703C3" w:rsidP="009901A4">
      <w:pPr>
        <w:spacing w:after="0"/>
        <w:contextualSpacing/>
        <w:rPr>
          <w:sz w:val="24"/>
          <w:szCs w:val="24"/>
        </w:rPr>
      </w:pPr>
      <w:r w:rsidRPr="009901A4">
        <w:rPr>
          <w:b/>
          <w:sz w:val="24"/>
          <w:szCs w:val="24"/>
        </w:rPr>
        <w:t>Divoké bylinky obsahujú veľké množstvo c</w:t>
      </w:r>
      <w:r w:rsidR="0059388D" w:rsidRPr="009901A4">
        <w:rPr>
          <w:b/>
          <w:sz w:val="24"/>
          <w:szCs w:val="24"/>
        </w:rPr>
        <w:t>hlorofyl</w:t>
      </w:r>
      <w:r w:rsidRPr="009901A4">
        <w:rPr>
          <w:b/>
          <w:sz w:val="24"/>
          <w:szCs w:val="24"/>
        </w:rPr>
        <w:t>u, ktorý</w:t>
      </w:r>
      <w:r w:rsidR="0059388D" w:rsidRPr="009901A4">
        <w:rPr>
          <w:sz w:val="24"/>
          <w:szCs w:val="24"/>
        </w:rPr>
        <w:t>:</w:t>
      </w:r>
    </w:p>
    <w:p w14:paraId="68F70F60" w14:textId="77777777" w:rsidR="0059388D" w:rsidRPr="009901A4" w:rsidRDefault="0059388D" w:rsidP="009901A4">
      <w:pPr>
        <w:pStyle w:val="Odsekzoznamu"/>
        <w:numPr>
          <w:ilvl w:val="0"/>
          <w:numId w:val="57"/>
        </w:numPr>
        <w:spacing w:after="0"/>
        <w:rPr>
          <w:sz w:val="24"/>
          <w:szCs w:val="24"/>
        </w:rPr>
      </w:pPr>
      <w:r w:rsidRPr="009901A4">
        <w:rPr>
          <w:sz w:val="24"/>
          <w:szCs w:val="24"/>
        </w:rPr>
        <w:t>viaže jedy;</w:t>
      </w:r>
    </w:p>
    <w:p w14:paraId="6915CECF" w14:textId="77777777" w:rsidR="0059388D" w:rsidRPr="009901A4" w:rsidRDefault="0059388D" w:rsidP="009901A4">
      <w:pPr>
        <w:pStyle w:val="Odsekzoznamu"/>
        <w:numPr>
          <w:ilvl w:val="0"/>
          <w:numId w:val="57"/>
        </w:numPr>
        <w:spacing w:after="0"/>
        <w:rPr>
          <w:sz w:val="24"/>
          <w:szCs w:val="24"/>
        </w:rPr>
      </w:pPr>
      <w:r w:rsidRPr="009901A4">
        <w:rPr>
          <w:sz w:val="24"/>
          <w:szCs w:val="24"/>
        </w:rPr>
        <w:t>pôsobí na pôvodcu chorôb;</w:t>
      </w:r>
    </w:p>
    <w:p w14:paraId="04ABBB7C" w14:textId="77777777" w:rsidR="0059388D" w:rsidRPr="009901A4" w:rsidRDefault="0059388D" w:rsidP="009901A4">
      <w:pPr>
        <w:pStyle w:val="Odsekzoznamu"/>
        <w:numPr>
          <w:ilvl w:val="0"/>
          <w:numId w:val="57"/>
        </w:numPr>
        <w:spacing w:after="0"/>
        <w:rPr>
          <w:sz w:val="24"/>
          <w:szCs w:val="24"/>
        </w:rPr>
      </w:pPr>
      <w:r w:rsidRPr="009901A4">
        <w:rPr>
          <w:sz w:val="24"/>
          <w:szCs w:val="24"/>
        </w:rPr>
        <w:t>zlepšuje všetky životné funkcie;</w:t>
      </w:r>
    </w:p>
    <w:p w14:paraId="4B44472F" w14:textId="77777777" w:rsidR="0059388D" w:rsidRPr="009901A4" w:rsidRDefault="0059388D" w:rsidP="009901A4">
      <w:pPr>
        <w:pStyle w:val="Odsekzoznamu"/>
        <w:numPr>
          <w:ilvl w:val="0"/>
          <w:numId w:val="57"/>
        </w:numPr>
        <w:spacing w:after="0"/>
        <w:rPr>
          <w:sz w:val="24"/>
          <w:szCs w:val="24"/>
        </w:rPr>
      </w:pPr>
      <w:r w:rsidRPr="009901A4">
        <w:rPr>
          <w:sz w:val="24"/>
          <w:szCs w:val="24"/>
        </w:rPr>
        <w:t>odstraňuje telesné pachy;</w:t>
      </w:r>
    </w:p>
    <w:p w14:paraId="156BA653" w14:textId="77777777" w:rsidR="0059388D" w:rsidRPr="009901A4" w:rsidRDefault="0059388D" w:rsidP="009901A4">
      <w:pPr>
        <w:pStyle w:val="Odsekzoznamu"/>
        <w:numPr>
          <w:ilvl w:val="0"/>
          <w:numId w:val="57"/>
        </w:numPr>
        <w:spacing w:after="0"/>
        <w:rPr>
          <w:sz w:val="24"/>
          <w:szCs w:val="24"/>
        </w:rPr>
      </w:pPr>
      <w:r w:rsidRPr="009901A4">
        <w:rPr>
          <w:sz w:val="24"/>
          <w:szCs w:val="24"/>
        </w:rPr>
        <w:t>podporuje hojenie rán;</w:t>
      </w:r>
    </w:p>
    <w:p w14:paraId="5DD8863B" w14:textId="77777777" w:rsidR="0059388D" w:rsidRPr="009901A4" w:rsidRDefault="0059388D" w:rsidP="009901A4">
      <w:pPr>
        <w:pStyle w:val="Odsekzoznamu"/>
        <w:numPr>
          <w:ilvl w:val="0"/>
          <w:numId w:val="57"/>
        </w:numPr>
        <w:spacing w:after="0"/>
        <w:rPr>
          <w:sz w:val="24"/>
          <w:szCs w:val="24"/>
        </w:rPr>
      </w:pPr>
      <w:r w:rsidRPr="009901A4">
        <w:rPr>
          <w:sz w:val="24"/>
          <w:szCs w:val="24"/>
        </w:rPr>
        <w:t>obsahuje obrovské množstvo aktívnych účinných látok, bielkovín či mastných kyselín.</w:t>
      </w:r>
    </w:p>
    <w:p w14:paraId="3B3C8975" w14:textId="77777777" w:rsidR="006703C3" w:rsidRPr="009901A4" w:rsidRDefault="006703C3" w:rsidP="009901A4">
      <w:pPr>
        <w:spacing w:after="0"/>
        <w:contextualSpacing/>
        <w:rPr>
          <w:sz w:val="24"/>
          <w:szCs w:val="24"/>
        </w:rPr>
      </w:pPr>
    </w:p>
    <w:p w14:paraId="67142545" w14:textId="2C0D4FAF" w:rsidR="00F96E37" w:rsidRPr="009901A4" w:rsidRDefault="00F96E37" w:rsidP="009901A4">
      <w:pPr>
        <w:spacing w:after="0"/>
        <w:contextualSpacing/>
        <w:rPr>
          <w:sz w:val="24"/>
          <w:szCs w:val="24"/>
        </w:rPr>
      </w:pPr>
      <w:r w:rsidRPr="009901A4">
        <w:rPr>
          <w:sz w:val="24"/>
          <w:szCs w:val="24"/>
        </w:rPr>
        <w:t>Človek, ktorý sa v dnešnej dobe chce aspoň trochu zdravo stravovať, sa tak tr</w:t>
      </w:r>
      <w:r w:rsidR="00375F6E" w:rsidRPr="009901A4">
        <w:rPr>
          <w:sz w:val="24"/>
          <w:szCs w:val="24"/>
        </w:rPr>
        <w:t>ochu ocitá v informačnom chaose</w:t>
      </w:r>
      <w:r w:rsidRPr="009901A4">
        <w:rPr>
          <w:sz w:val="24"/>
          <w:szCs w:val="24"/>
        </w:rPr>
        <w:t>. Či už sa stravujete v</w:t>
      </w:r>
      <w:r w:rsidR="00375F6E" w:rsidRPr="009901A4">
        <w:rPr>
          <w:sz w:val="24"/>
          <w:szCs w:val="24"/>
        </w:rPr>
        <w:t xml:space="preserve"> rámci nejakého životného štýlu</w:t>
      </w:r>
      <w:r w:rsidR="006703C3" w:rsidRPr="009901A4">
        <w:rPr>
          <w:sz w:val="24"/>
          <w:szCs w:val="24"/>
        </w:rPr>
        <w:t>,</w:t>
      </w:r>
      <w:r w:rsidRPr="009901A4">
        <w:rPr>
          <w:sz w:val="24"/>
          <w:szCs w:val="24"/>
        </w:rPr>
        <w:t xml:space="preserve"> alebo </w:t>
      </w:r>
      <w:r w:rsidR="00375F6E" w:rsidRPr="009901A4">
        <w:rPr>
          <w:sz w:val="24"/>
          <w:szCs w:val="24"/>
        </w:rPr>
        <w:t xml:space="preserve">máte </w:t>
      </w:r>
      <w:r w:rsidRPr="009901A4">
        <w:rPr>
          <w:sz w:val="24"/>
          <w:szCs w:val="24"/>
        </w:rPr>
        <w:t xml:space="preserve">zo zdravotných dôvodov v strave isté obmedzenia, jedno je isté: divoké byliny sú vhodné pre všetky kuchyne. </w:t>
      </w:r>
    </w:p>
    <w:p w14:paraId="6308A4E1" w14:textId="77777777" w:rsidR="006703C3" w:rsidRPr="009901A4" w:rsidRDefault="006703C3" w:rsidP="009901A4">
      <w:pPr>
        <w:spacing w:after="0"/>
        <w:contextualSpacing/>
        <w:rPr>
          <w:sz w:val="24"/>
          <w:szCs w:val="24"/>
        </w:rPr>
      </w:pPr>
    </w:p>
    <w:p w14:paraId="6DA2F1DD" w14:textId="35F0A475" w:rsidR="00F96E37" w:rsidRPr="009901A4" w:rsidRDefault="00F96E37" w:rsidP="009901A4">
      <w:pPr>
        <w:spacing w:after="0"/>
        <w:contextualSpacing/>
        <w:rPr>
          <w:sz w:val="24"/>
          <w:szCs w:val="24"/>
        </w:rPr>
      </w:pPr>
      <w:r w:rsidRPr="009901A4">
        <w:rPr>
          <w:sz w:val="24"/>
          <w:szCs w:val="24"/>
        </w:rPr>
        <w:t xml:space="preserve">Každý smer stravovania naráža na svojich podporovateľov a odporcov zároveň. Možno to je aj dobre, nedá sa použiť univerzálny kľúč pre všetkých. Každému vyhovuje niečo iné, každý sa hľadá a nájde niekde inde. Divoké </w:t>
      </w:r>
      <w:r w:rsidR="00AE28D5" w:rsidRPr="009901A4">
        <w:rPr>
          <w:sz w:val="24"/>
          <w:szCs w:val="24"/>
        </w:rPr>
        <w:t>jedlé byliny spĺňajú všetky bio/</w:t>
      </w:r>
      <w:proofErr w:type="spellStart"/>
      <w:r w:rsidRPr="009901A4">
        <w:rPr>
          <w:sz w:val="24"/>
          <w:szCs w:val="24"/>
        </w:rPr>
        <w:t>eko</w:t>
      </w:r>
      <w:proofErr w:type="spellEnd"/>
      <w:r w:rsidRPr="009901A4">
        <w:rPr>
          <w:sz w:val="24"/>
          <w:szCs w:val="24"/>
        </w:rPr>
        <w:t xml:space="preserve"> štandardy dnešnej modernej doby.</w:t>
      </w:r>
    </w:p>
    <w:p w14:paraId="6BE1F178" w14:textId="55F9880C" w:rsidR="006703C3" w:rsidRPr="009901A4" w:rsidRDefault="006703C3" w:rsidP="009901A4">
      <w:pPr>
        <w:spacing w:after="0"/>
        <w:contextualSpacing/>
        <w:rPr>
          <w:sz w:val="24"/>
          <w:szCs w:val="24"/>
        </w:rPr>
      </w:pPr>
    </w:p>
    <w:p w14:paraId="60E50D26" w14:textId="4C444771" w:rsidR="006703C3" w:rsidRPr="009901A4" w:rsidRDefault="006703C3" w:rsidP="009901A4">
      <w:pPr>
        <w:spacing w:after="0"/>
        <w:contextualSpacing/>
        <w:rPr>
          <w:b/>
          <w:sz w:val="24"/>
          <w:szCs w:val="24"/>
        </w:rPr>
      </w:pPr>
      <w:r w:rsidRPr="009901A4">
        <w:rPr>
          <w:b/>
          <w:sz w:val="24"/>
          <w:szCs w:val="24"/>
        </w:rPr>
        <w:t>Divoké bylinky sú:</w:t>
      </w:r>
    </w:p>
    <w:p w14:paraId="1C85691C" w14:textId="77777777" w:rsidR="006703C3" w:rsidRPr="009901A4" w:rsidRDefault="006703C3" w:rsidP="009901A4">
      <w:pPr>
        <w:spacing w:after="0"/>
        <w:contextualSpacing/>
        <w:rPr>
          <w:sz w:val="24"/>
          <w:szCs w:val="24"/>
        </w:rPr>
      </w:pPr>
    </w:p>
    <w:p w14:paraId="2D745B0E" w14:textId="0E21F3CB" w:rsidR="00F96E37" w:rsidRPr="009901A4" w:rsidRDefault="006703C3" w:rsidP="009901A4">
      <w:pPr>
        <w:pStyle w:val="Odsekzoznamu"/>
        <w:numPr>
          <w:ilvl w:val="0"/>
          <w:numId w:val="56"/>
        </w:numPr>
        <w:spacing w:after="0"/>
        <w:rPr>
          <w:sz w:val="24"/>
          <w:szCs w:val="24"/>
        </w:rPr>
      </w:pPr>
      <w:r w:rsidRPr="009901A4">
        <w:rPr>
          <w:b/>
          <w:sz w:val="24"/>
          <w:szCs w:val="24"/>
        </w:rPr>
        <w:t>v</w:t>
      </w:r>
      <w:r w:rsidR="00F96E37" w:rsidRPr="009901A4">
        <w:rPr>
          <w:b/>
          <w:sz w:val="24"/>
          <w:szCs w:val="24"/>
        </w:rPr>
        <w:t xml:space="preserve"> bio kvalite</w:t>
      </w:r>
      <w:r w:rsidR="00F96E37" w:rsidRPr="009901A4">
        <w:rPr>
          <w:sz w:val="24"/>
          <w:szCs w:val="24"/>
        </w:rPr>
        <w:t xml:space="preserve"> </w:t>
      </w:r>
      <w:r w:rsidR="006908E9" w:rsidRPr="009901A4">
        <w:rPr>
          <w:sz w:val="24"/>
          <w:szCs w:val="24"/>
        </w:rPr>
        <w:t>–</w:t>
      </w:r>
      <w:r w:rsidR="00F96E37" w:rsidRPr="009901A4">
        <w:rPr>
          <w:sz w:val="24"/>
          <w:szCs w:val="24"/>
        </w:rPr>
        <w:t xml:space="preserve"> Bez pesticídov a nie sú chemicky striekané. Samozrejme</w:t>
      </w:r>
      <w:r w:rsidR="00375F6E" w:rsidRPr="009901A4">
        <w:rPr>
          <w:sz w:val="24"/>
          <w:szCs w:val="24"/>
        </w:rPr>
        <w:t>,</w:t>
      </w:r>
      <w:r w:rsidR="00F96E37" w:rsidRPr="009901A4">
        <w:rPr>
          <w:sz w:val="24"/>
          <w:szCs w:val="24"/>
        </w:rPr>
        <w:t xml:space="preserve"> treba mať na pamäti, kde </w:t>
      </w:r>
      <w:r w:rsidRPr="009901A4">
        <w:rPr>
          <w:sz w:val="24"/>
          <w:szCs w:val="24"/>
        </w:rPr>
        <w:t xml:space="preserve">ich </w:t>
      </w:r>
      <w:r w:rsidR="00F96E37" w:rsidRPr="009901A4">
        <w:rPr>
          <w:sz w:val="24"/>
          <w:szCs w:val="24"/>
        </w:rPr>
        <w:t>zbierame.</w:t>
      </w:r>
    </w:p>
    <w:p w14:paraId="5CE54F59" w14:textId="6D4775C2" w:rsidR="00F96E37" w:rsidRPr="009901A4" w:rsidRDefault="00F96E37" w:rsidP="009901A4">
      <w:pPr>
        <w:pStyle w:val="Odsekzoznamu"/>
        <w:numPr>
          <w:ilvl w:val="0"/>
          <w:numId w:val="56"/>
        </w:numPr>
        <w:spacing w:after="0"/>
        <w:rPr>
          <w:sz w:val="24"/>
          <w:szCs w:val="24"/>
        </w:rPr>
      </w:pPr>
      <w:r w:rsidRPr="009901A4">
        <w:rPr>
          <w:b/>
          <w:sz w:val="24"/>
          <w:szCs w:val="24"/>
        </w:rPr>
        <w:t>zadarmo</w:t>
      </w:r>
      <w:r w:rsidRPr="009901A4">
        <w:rPr>
          <w:sz w:val="24"/>
          <w:szCs w:val="24"/>
        </w:rPr>
        <w:t xml:space="preserve"> </w:t>
      </w:r>
      <w:r w:rsidR="006908E9" w:rsidRPr="009901A4">
        <w:rPr>
          <w:sz w:val="24"/>
          <w:szCs w:val="24"/>
        </w:rPr>
        <w:t>–</w:t>
      </w:r>
      <w:r w:rsidRPr="009901A4">
        <w:rPr>
          <w:sz w:val="24"/>
          <w:szCs w:val="24"/>
        </w:rPr>
        <w:t xml:space="preserve"> Divoké byliny sú bezplatné, dostupné pre všetkých. Veľkým hitom v dnešnej dobe sú zelené smoothie. Toto je ideálna príležitosť</w:t>
      </w:r>
      <w:r w:rsidR="00375F6E" w:rsidRPr="009901A4">
        <w:rPr>
          <w:sz w:val="24"/>
          <w:szCs w:val="24"/>
        </w:rPr>
        <w:t>, ako nahradiť drahý baby</w:t>
      </w:r>
      <w:r w:rsidRPr="009901A4">
        <w:rPr>
          <w:sz w:val="24"/>
          <w:szCs w:val="24"/>
        </w:rPr>
        <w:t xml:space="preserve"> š</w:t>
      </w:r>
      <w:r w:rsidR="00375F6E" w:rsidRPr="009901A4">
        <w:rPr>
          <w:sz w:val="24"/>
          <w:szCs w:val="24"/>
        </w:rPr>
        <w:t>penát</w:t>
      </w:r>
      <w:r w:rsidRPr="009901A4">
        <w:rPr>
          <w:sz w:val="24"/>
          <w:szCs w:val="24"/>
        </w:rPr>
        <w:t xml:space="preserve"> či šaláty dovážané z Talianska </w:t>
      </w:r>
      <w:r w:rsidR="00375F6E" w:rsidRPr="009901A4">
        <w:rPr>
          <w:sz w:val="24"/>
          <w:szCs w:val="24"/>
        </w:rPr>
        <w:t>napr. púpavovými lístkami, žihľavou či mladými lístkami</w:t>
      </w:r>
      <w:r w:rsidRPr="009901A4">
        <w:rPr>
          <w:sz w:val="24"/>
          <w:szCs w:val="24"/>
        </w:rPr>
        <w:t xml:space="preserve"> lipy.</w:t>
      </w:r>
    </w:p>
    <w:p w14:paraId="17D1058B" w14:textId="0383AB18" w:rsidR="00F96E37" w:rsidRPr="009901A4" w:rsidRDefault="006703C3" w:rsidP="009901A4">
      <w:pPr>
        <w:pStyle w:val="Odsekzoznamu"/>
        <w:numPr>
          <w:ilvl w:val="0"/>
          <w:numId w:val="56"/>
        </w:numPr>
        <w:spacing w:after="0"/>
        <w:rPr>
          <w:sz w:val="24"/>
          <w:szCs w:val="24"/>
        </w:rPr>
      </w:pPr>
      <w:r w:rsidRPr="009901A4">
        <w:rPr>
          <w:b/>
          <w:sz w:val="24"/>
          <w:szCs w:val="24"/>
        </w:rPr>
        <w:t>z</w:t>
      </w:r>
      <w:r w:rsidR="00F96E37" w:rsidRPr="009901A4">
        <w:rPr>
          <w:b/>
          <w:sz w:val="24"/>
          <w:szCs w:val="24"/>
        </w:rPr>
        <w:t>drav</w:t>
      </w:r>
      <w:r w:rsidRPr="009901A4">
        <w:rPr>
          <w:b/>
          <w:sz w:val="24"/>
          <w:szCs w:val="24"/>
        </w:rPr>
        <w:t>é</w:t>
      </w:r>
      <w:r w:rsidR="00F96E37" w:rsidRPr="009901A4">
        <w:rPr>
          <w:b/>
          <w:sz w:val="24"/>
          <w:szCs w:val="24"/>
        </w:rPr>
        <w:t xml:space="preserve"> pre </w:t>
      </w:r>
      <w:r w:rsidR="00375F6E" w:rsidRPr="009901A4">
        <w:rPr>
          <w:b/>
          <w:sz w:val="24"/>
          <w:szCs w:val="24"/>
        </w:rPr>
        <w:t>nás</w:t>
      </w:r>
      <w:r w:rsidR="00F96E37" w:rsidRPr="009901A4">
        <w:rPr>
          <w:b/>
          <w:sz w:val="24"/>
          <w:szCs w:val="24"/>
        </w:rPr>
        <w:t xml:space="preserve"> a pre našu planétu</w:t>
      </w:r>
      <w:r w:rsidR="00F96E37" w:rsidRPr="009901A4">
        <w:rPr>
          <w:sz w:val="24"/>
          <w:szCs w:val="24"/>
        </w:rPr>
        <w:t xml:space="preserve"> </w:t>
      </w:r>
      <w:r w:rsidR="006908E9" w:rsidRPr="009901A4">
        <w:rPr>
          <w:sz w:val="24"/>
          <w:szCs w:val="24"/>
        </w:rPr>
        <w:t>–</w:t>
      </w:r>
      <w:r w:rsidR="00F96E37" w:rsidRPr="009901A4">
        <w:rPr>
          <w:sz w:val="24"/>
          <w:szCs w:val="24"/>
        </w:rPr>
        <w:t xml:space="preserve"> Šalát v plastovom obale, rukola v plastovej miske a ešte zabalená do ďalšieho igelitu, jablká v plastovej taške. Všetko musí spĺňať kadejaké normy,</w:t>
      </w:r>
      <w:r w:rsidR="00375F6E" w:rsidRPr="009901A4">
        <w:rPr>
          <w:sz w:val="24"/>
          <w:szCs w:val="24"/>
        </w:rPr>
        <w:t xml:space="preserve"> všetko musí byť</w:t>
      </w:r>
      <w:r w:rsidR="00F96E37" w:rsidRPr="009901A4">
        <w:rPr>
          <w:sz w:val="24"/>
          <w:szCs w:val="24"/>
        </w:rPr>
        <w:t xml:space="preserve"> zapečatené v ochranných obaloch. Divoké jedlé bylinky nič z tohto nepotrebujú. Okrem ich </w:t>
      </w:r>
      <w:r w:rsidR="00375F6E" w:rsidRPr="009901A4">
        <w:rPr>
          <w:sz w:val="24"/>
          <w:szCs w:val="24"/>
        </w:rPr>
        <w:t>nesmiernej nutričnej hodnoty je</w:t>
      </w:r>
      <w:r w:rsidR="00F96E37" w:rsidRPr="009901A4">
        <w:rPr>
          <w:sz w:val="24"/>
          <w:szCs w:val="24"/>
        </w:rPr>
        <w:t xml:space="preserve"> aj toto dôvod</w:t>
      </w:r>
      <w:r w:rsidR="00375F6E" w:rsidRPr="009901A4">
        <w:rPr>
          <w:sz w:val="24"/>
          <w:szCs w:val="24"/>
        </w:rPr>
        <w:t>,</w:t>
      </w:r>
      <w:r w:rsidR="00F96E37" w:rsidRPr="009901A4">
        <w:rPr>
          <w:sz w:val="24"/>
          <w:szCs w:val="24"/>
        </w:rPr>
        <w:t xml:space="preserve"> prečo </w:t>
      </w:r>
      <w:r w:rsidR="00375F6E" w:rsidRPr="009901A4">
        <w:rPr>
          <w:sz w:val="24"/>
          <w:szCs w:val="24"/>
        </w:rPr>
        <w:t xml:space="preserve">ich zaradiť </w:t>
      </w:r>
      <w:r w:rsidR="002C2119" w:rsidRPr="009901A4">
        <w:rPr>
          <w:sz w:val="24"/>
          <w:szCs w:val="24"/>
        </w:rPr>
        <w:t>do vašej stravy</w:t>
      </w:r>
      <w:r w:rsidR="00F96E37" w:rsidRPr="009901A4">
        <w:rPr>
          <w:sz w:val="24"/>
          <w:szCs w:val="24"/>
        </w:rPr>
        <w:t>.</w:t>
      </w:r>
    </w:p>
    <w:p w14:paraId="5C2A514D" w14:textId="230B9064" w:rsidR="00F96E37" w:rsidRPr="009901A4" w:rsidRDefault="006703C3" w:rsidP="009901A4">
      <w:pPr>
        <w:pStyle w:val="Odsekzoznamu"/>
        <w:numPr>
          <w:ilvl w:val="0"/>
          <w:numId w:val="56"/>
        </w:numPr>
        <w:spacing w:after="0"/>
        <w:rPr>
          <w:sz w:val="24"/>
          <w:szCs w:val="24"/>
        </w:rPr>
      </w:pPr>
      <w:r w:rsidRPr="009901A4">
        <w:rPr>
          <w:b/>
          <w:sz w:val="24"/>
          <w:szCs w:val="24"/>
        </w:rPr>
        <w:t>l</w:t>
      </w:r>
      <w:r w:rsidR="00F96E37" w:rsidRPr="009901A4">
        <w:rPr>
          <w:b/>
          <w:sz w:val="24"/>
          <w:szCs w:val="24"/>
        </w:rPr>
        <w:t>okáln</w:t>
      </w:r>
      <w:r w:rsidRPr="009901A4">
        <w:rPr>
          <w:b/>
          <w:sz w:val="24"/>
          <w:szCs w:val="24"/>
        </w:rPr>
        <w:t>ou</w:t>
      </w:r>
      <w:r w:rsidR="00F96E37" w:rsidRPr="009901A4">
        <w:rPr>
          <w:b/>
          <w:sz w:val="24"/>
          <w:szCs w:val="24"/>
        </w:rPr>
        <w:t xml:space="preserve"> strav</w:t>
      </w:r>
      <w:r w:rsidRPr="009901A4">
        <w:rPr>
          <w:b/>
          <w:sz w:val="24"/>
          <w:szCs w:val="24"/>
        </w:rPr>
        <w:t>ou</w:t>
      </w:r>
      <w:r w:rsidR="002C2119" w:rsidRPr="009901A4">
        <w:rPr>
          <w:sz w:val="24"/>
          <w:szCs w:val="24"/>
        </w:rPr>
        <w:t xml:space="preserve"> </w:t>
      </w:r>
      <w:r w:rsidR="006908E9" w:rsidRPr="009901A4">
        <w:rPr>
          <w:sz w:val="24"/>
          <w:szCs w:val="24"/>
        </w:rPr>
        <w:t>–</w:t>
      </w:r>
      <w:r w:rsidR="002C2119" w:rsidRPr="009901A4">
        <w:rPr>
          <w:sz w:val="24"/>
          <w:szCs w:val="24"/>
        </w:rPr>
        <w:t xml:space="preserve"> Možno ste už počuli výraz </w:t>
      </w:r>
      <w:r w:rsidR="00375F6E" w:rsidRPr="009901A4">
        <w:rPr>
          <w:sz w:val="24"/>
          <w:szCs w:val="24"/>
        </w:rPr>
        <w:t>„uhlíková stopa“. Pri potravinách</w:t>
      </w:r>
      <w:r w:rsidR="002C2119" w:rsidRPr="009901A4">
        <w:rPr>
          <w:sz w:val="24"/>
          <w:szCs w:val="24"/>
        </w:rPr>
        <w:t xml:space="preserve"> je to cesta od ich v</w:t>
      </w:r>
      <w:r w:rsidR="00375F6E" w:rsidRPr="009901A4">
        <w:rPr>
          <w:sz w:val="24"/>
          <w:szCs w:val="24"/>
        </w:rPr>
        <w:t>ýroby až na váš tanier. Zahŕňa</w:t>
      </w:r>
      <w:r w:rsidR="002C2119" w:rsidRPr="009901A4">
        <w:rPr>
          <w:sz w:val="24"/>
          <w:szCs w:val="24"/>
        </w:rPr>
        <w:t xml:space="preserve"> em</w:t>
      </w:r>
      <w:r w:rsidR="00375F6E" w:rsidRPr="009901A4">
        <w:rPr>
          <w:sz w:val="24"/>
          <w:szCs w:val="24"/>
        </w:rPr>
        <w:t>isie, skleníkové plyny, spotrebu</w:t>
      </w:r>
      <w:r w:rsidR="002C2119" w:rsidRPr="009901A4">
        <w:rPr>
          <w:sz w:val="24"/>
          <w:szCs w:val="24"/>
        </w:rPr>
        <w:t xml:space="preserve"> plastov atď. Nejdem vás tu nudiť percentami, ale niektorí vedci odhadujú, že </w:t>
      </w:r>
      <w:r w:rsidR="002C2119" w:rsidRPr="009901A4">
        <w:rPr>
          <w:sz w:val="24"/>
          <w:szCs w:val="24"/>
        </w:rPr>
        <w:lastRenderedPageBreak/>
        <w:t>stravovaním sa z regionálnych zdrojov by sme mohli znížiť spotrebu ropy štyri</w:t>
      </w:r>
      <w:r w:rsidR="00375F6E" w:rsidRPr="009901A4">
        <w:rPr>
          <w:sz w:val="24"/>
          <w:szCs w:val="24"/>
        </w:rPr>
        <w:t>-</w:t>
      </w:r>
      <w:r w:rsidR="002C2119" w:rsidRPr="009901A4">
        <w:rPr>
          <w:sz w:val="24"/>
          <w:szCs w:val="24"/>
        </w:rPr>
        <w:t xml:space="preserve"> až sedemnásťkrát. Divoká strava je typickým príklad miestneho stravovania.</w:t>
      </w:r>
    </w:p>
    <w:p w14:paraId="34B24A83" w14:textId="79F37EE6" w:rsidR="00F96E37" w:rsidRPr="009901A4" w:rsidRDefault="006703C3" w:rsidP="009901A4">
      <w:pPr>
        <w:pStyle w:val="Odsekzoznamu"/>
        <w:numPr>
          <w:ilvl w:val="0"/>
          <w:numId w:val="56"/>
        </w:numPr>
        <w:spacing w:after="0"/>
        <w:rPr>
          <w:sz w:val="24"/>
          <w:szCs w:val="24"/>
        </w:rPr>
      </w:pPr>
      <w:r w:rsidRPr="009901A4">
        <w:rPr>
          <w:b/>
          <w:sz w:val="24"/>
          <w:szCs w:val="24"/>
        </w:rPr>
        <w:t>o</w:t>
      </w:r>
      <w:r w:rsidR="00F96E37" w:rsidRPr="009901A4">
        <w:rPr>
          <w:b/>
          <w:sz w:val="24"/>
          <w:szCs w:val="24"/>
        </w:rPr>
        <w:t>bohaten</w:t>
      </w:r>
      <w:r w:rsidRPr="009901A4">
        <w:rPr>
          <w:b/>
          <w:sz w:val="24"/>
          <w:szCs w:val="24"/>
        </w:rPr>
        <w:t>ím</w:t>
      </w:r>
      <w:r w:rsidR="00F96E37" w:rsidRPr="009901A4">
        <w:rPr>
          <w:b/>
          <w:sz w:val="24"/>
          <w:szCs w:val="24"/>
        </w:rPr>
        <w:t xml:space="preserve"> stravy</w:t>
      </w:r>
      <w:r w:rsidR="002C2119" w:rsidRPr="009901A4">
        <w:rPr>
          <w:sz w:val="24"/>
          <w:szCs w:val="24"/>
        </w:rPr>
        <w:t xml:space="preserve"> </w:t>
      </w:r>
      <w:r w:rsidR="006908E9" w:rsidRPr="009901A4">
        <w:rPr>
          <w:sz w:val="24"/>
          <w:szCs w:val="24"/>
        </w:rPr>
        <w:t>–</w:t>
      </w:r>
      <w:r w:rsidR="002C2119" w:rsidRPr="009901A4">
        <w:rPr>
          <w:sz w:val="24"/>
          <w:szCs w:val="24"/>
        </w:rPr>
        <w:t xml:space="preserve"> Základ stravy priemerného Slováka je múka, mlieko, mäso a cukor. Skladba potravín sa obmedzila na pohodlie, zisk, zmenšuje sa rozmanitosť </w:t>
      </w:r>
      <w:r w:rsidR="00375F6E" w:rsidRPr="009901A4">
        <w:rPr>
          <w:sz w:val="24"/>
          <w:szCs w:val="24"/>
        </w:rPr>
        <w:t xml:space="preserve">a zhoršuje sa naše zdravie a </w:t>
      </w:r>
      <w:r w:rsidR="002C2119" w:rsidRPr="009901A4">
        <w:rPr>
          <w:sz w:val="24"/>
          <w:szCs w:val="24"/>
        </w:rPr>
        <w:t xml:space="preserve">imunita. Pridaním divokých bylín si vynikajúcim spôsobom rozšírite portfólio stravy a výživovú hodnotu jedla. Výhodou je, že nemusíte drasticky meniť svoje stravovacie návyky, ale postupne pridávajte divoké byliny do </w:t>
      </w:r>
      <w:r w:rsidR="00375F6E" w:rsidRPr="009901A4">
        <w:rPr>
          <w:sz w:val="24"/>
          <w:szCs w:val="24"/>
        </w:rPr>
        <w:t>svojich</w:t>
      </w:r>
      <w:r w:rsidR="002C2119" w:rsidRPr="009901A4">
        <w:rPr>
          <w:sz w:val="24"/>
          <w:szCs w:val="24"/>
        </w:rPr>
        <w:t xml:space="preserve"> obľúbených jedál a čerpajte z ich benefitov.</w:t>
      </w:r>
    </w:p>
    <w:p w14:paraId="5B703DEC" w14:textId="120CEFA4" w:rsidR="00F96E37" w:rsidRPr="009901A4" w:rsidRDefault="005E29EA" w:rsidP="009901A4">
      <w:pPr>
        <w:pStyle w:val="Odsekzoznamu"/>
        <w:numPr>
          <w:ilvl w:val="0"/>
          <w:numId w:val="56"/>
        </w:numPr>
        <w:spacing w:after="0"/>
        <w:rPr>
          <w:sz w:val="24"/>
          <w:szCs w:val="24"/>
        </w:rPr>
      </w:pPr>
      <w:r w:rsidRPr="009901A4">
        <w:rPr>
          <w:b/>
          <w:sz w:val="24"/>
          <w:szCs w:val="24"/>
        </w:rPr>
        <w:t>dobré na s</w:t>
      </w:r>
      <w:r w:rsidR="00F96E37" w:rsidRPr="009901A4">
        <w:rPr>
          <w:b/>
          <w:sz w:val="24"/>
          <w:szCs w:val="24"/>
        </w:rPr>
        <w:t>ebestačnosť</w:t>
      </w:r>
      <w:r w:rsidR="002C2119" w:rsidRPr="009901A4">
        <w:rPr>
          <w:sz w:val="24"/>
          <w:szCs w:val="24"/>
        </w:rPr>
        <w:t xml:space="preserve"> </w:t>
      </w:r>
      <w:r w:rsidR="006908E9" w:rsidRPr="009901A4">
        <w:rPr>
          <w:sz w:val="24"/>
          <w:szCs w:val="24"/>
        </w:rPr>
        <w:t>–</w:t>
      </w:r>
      <w:r w:rsidR="002C2119" w:rsidRPr="009901A4">
        <w:rPr>
          <w:sz w:val="24"/>
          <w:szCs w:val="24"/>
        </w:rPr>
        <w:t xml:space="preserve"> </w:t>
      </w:r>
      <w:r w:rsidR="00375F6E" w:rsidRPr="009901A4">
        <w:rPr>
          <w:sz w:val="24"/>
          <w:szCs w:val="24"/>
        </w:rPr>
        <w:t>Dnes sme si zvykli na non</w:t>
      </w:r>
      <w:r w:rsidR="002C2119" w:rsidRPr="009901A4">
        <w:rPr>
          <w:sz w:val="24"/>
          <w:szCs w:val="24"/>
        </w:rPr>
        <w:t xml:space="preserve">stop otvorené obchody a že v dedinských potravinách človek kúpi všetko od rožku po ponožky. Sebestačnosť je naučiť sa </w:t>
      </w:r>
      <w:r w:rsidR="00AE28D5" w:rsidRPr="009901A4">
        <w:rPr>
          <w:sz w:val="24"/>
          <w:szCs w:val="24"/>
        </w:rPr>
        <w:t>byť menej závislými</w:t>
      </w:r>
      <w:r w:rsidR="002C2119" w:rsidRPr="009901A4">
        <w:rPr>
          <w:sz w:val="24"/>
          <w:szCs w:val="24"/>
        </w:rPr>
        <w:t xml:space="preserve"> </w:t>
      </w:r>
      <w:r w:rsidR="00375F6E" w:rsidRPr="009901A4">
        <w:rPr>
          <w:sz w:val="24"/>
          <w:szCs w:val="24"/>
        </w:rPr>
        <w:t>od potravinových reťazcov</w:t>
      </w:r>
      <w:r w:rsidR="002C2119" w:rsidRPr="009901A4">
        <w:rPr>
          <w:sz w:val="24"/>
          <w:szCs w:val="24"/>
        </w:rPr>
        <w:t xml:space="preserve"> a naučiť sa narábať so základnými potravinami. Podpora prírody a jej dary sú obrovská čerešnička na torte.</w:t>
      </w:r>
    </w:p>
    <w:p w14:paraId="58AA0A69" w14:textId="6E8CC2DE" w:rsidR="00F96E37" w:rsidRPr="009901A4" w:rsidRDefault="005E29EA" w:rsidP="009901A4">
      <w:pPr>
        <w:pStyle w:val="Odsekzoznamu"/>
        <w:numPr>
          <w:ilvl w:val="0"/>
          <w:numId w:val="56"/>
        </w:numPr>
        <w:spacing w:after="0"/>
        <w:rPr>
          <w:sz w:val="24"/>
          <w:szCs w:val="24"/>
        </w:rPr>
      </w:pPr>
      <w:r w:rsidRPr="009901A4">
        <w:rPr>
          <w:b/>
          <w:sz w:val="24"/>
          <w:szCs w:val="24"/>
        </w:rPr>
        <w:t>vhodné</w:t>
      </w:r>
      <w:r w:rsidR="006703C3" w:rsidRPr="009901A4">
        <w:rPr>
          <w:b/>
          <w:sz w:val="24"/>
          <w:szCs w:val="24"/>
        </w:rPr>
        <w:t xml:space="preserve"> na </w:t>
      </w:r>
      <w:proofErr w:type="spellStart"/>
      <w:r w:rsidR="006703C3" w:rsidRPr="009901A4">
        <w:rPr>
          <w:b/>
          <w:sz w:val="24"/>
          <w:szCs w:val="24"/>
        </w:rPr>
        <w:t>p</w:t>
      </w:r>
      <w:r w:rsidR="00F96E37" w:rsidRPr="009901A4">
        <w:rPr>
          <w:b/>
          <w:sz w:val="24"/>
          <w:szCs w:val="24"/>
        </w:rPr>
        <w:t>sychohygien</w:t>
      </w:r>
      <w:r w:rsidR="006703C3" w:rsidRPr="009901A4">
        <w:rPr>
          <w:b/>
          <w:sz w:val="24"/>
          <w:szCs w:val="24"/>
        </w:rPr>
        <w:t>u</w:t>
      </w:r>
      <w:proofErr w:type="spellEnd"/>
      <w:r w:rsidR="002C2119" w:rsidRPr="009901A4">
        <w:rPr>
          <w:sz w:val="24"/>
          <w:szCs w:val="24"/>
        </w:rPr>
        <w:t xml:space="preserve"> </w:t>
      </w:r>
      <w:r w:rsidR="006908E9" w:rsidRPr="009901A4">
        <w:rPr>
          <w:sz w:val="24"/>
          <w:szCs w:val="24"/>
        </w:rPr>
        <w:t>–</w:t>
      </w:r>
      <w:r w:rsidR="002C2119" w:rsidRPr="009901A4">
        <w:rPr>
          <w:sz w:val="24"/>
          <w:szCs w:val="24"/>
        </w:rPr>
        <w:t xml:space="preserve"> Prechádzky prírodou spojené s hľadaním, s</w:t>
      </w:r>
      <w:r w:rsidR="00375F6E" w:rsidRPr="009901A4">
        <w:rPr>
          <w:sz w:val="24"/>
          <w:szCs w:val="24"/>
        </w:rPr>
        <w:t>o s</w:t>
      </w:r>
      <w:r w:rsidR="002C2119" w:rsidRPr="009901A4">
        <w:rPr>
          <w:sz w:val="24"/>
          <w:szCs w:val="24"/>
        </w:rPr>
        <w:t xml:space="preserve">kúmaním, </w:t>
      </w:r>
      <w:r w:rsidR="00375F6E" w:rsidRPr="009901A4">
        <w:rPr>
          <w:sz w:val="24"/>
          <w:szCs w:val="24"/>
        </w:rPr>
        <w:t xml:space="preserve">s </w:t>
      </w:r>
      <w:r w:rsidR="002C2119" w:rsidRPr="009901A4">
        <w:rPr>
          <w:sz w:val="24"/>
          <w:szCs w:val="24"/>
        </w:rPr>
        <w:t xml:space="preserve">vykopávaním, </w:t>
      </w:r>
      <w:r w:rsidR="00375F6E" w:rsidRPr="009901A4">
        <w:rPr>
          <w:sz w:val="24"/>
          <w:szCs w:val="24"/>
        </w:rPr>
        <w:t>so zbieraním prísad</w:t>
      </w:r>
      <w:r w:rsidR="002C2119" w:rsidRPr="009901A4">
        <w:rPr>
          <w:sz w:val="24"/>
          <w:szCs w:val="24"/>
        </w:rPr>
        <w:t xml:space="preserve"> do jedál </w:t>
      </w:r>
      <w:r w:rsidRPr="009901A4">
        <w:rPr>
          <w:sz w:val="24"/>
          <w:szCs w:val="24"/>
        </w:rPr>
        <w:t>sú</w:t>
      </w:r>
      <w:r w:rsidR="002C2119" w:rsidRPr="009901A4">
        <w:rPr>
          <w:sz w:val="24"/>
          <w:szCs w:val="24"/>
        </w:rPr>
        <w:t xml:space="preserve"> perfektn</w:t>
      </w:r>
      <w:r w:rsidRPr="009901A4">
        <w:rPr>
          <w:sz w:val="24"/>
          <w:szCs w:val="24"/>
        </w:rPr>
        <w:t>ou</w:t>
      </w:r>
      <w:r w:rsidR="002C2119" w:rsidRPr="009901A4">
        <w:rPr>
          <w:sz w:val="24"/>
          <w:szCs w:val="24"/>
        </w:rPr>
        <w:t xml:space="preserve"> možnosť</w:t>
      </w:r>
      <w:r w:rsidRPr="009901A4">
        <w:rPr>
          <w:sz w:val="24"/>
          <w:szCs w:val="24"/>
        </w:rPr>
        <w:t>ou</w:t>
      </w:r>
      <w:r w:rsidR="00375F6E" w:rsidRPr="009901A4">
        <w:rPr>
          <w:sz w:val="24"/>
          <w:szCs w:val="24"/>
        </w:rPr>
        <w:t>,</w:t>
      </w:r>
      <w:r w:rsidR="002C2119" w:rsidRPr="009901A4">
        <w:rPr>
          <w:sz w:val="24"/>
          <w:szCs w:val="24"/>
        </w:rPr>
        <w:t xml:space="preserve"> ako </w:t>
      </w:r>
      <w:r w:rsidR="00375F6E" w:rsidRPr="009901A4">
        <w:rPr>
          <w:sz w:val="24"/>
          <w:szCs w:val="24"/>
        </w:rPr>
        <w:t xml:space="preserve">si </w:t>
      </w:r>
      <w:r w:rsidR="002C2119" w:rsidRPr="009901A4">
        <w:rPr>
          <w:sz w:val="24"/>
          <w:szCs w:val="24"/>
        </w:rPr>
        <w:t>vyčistiť hlavu a urobiť niečo pre seba. A deti to nesmierne baví!</w:t>
      </w:r>
    </w:p>
    <w:p w14:paraId="668F8C7C" w14:textId="77777777" w:rsidR="006703C3" w:rsidRPr="009901A4" w:rsidRDefault="006703C3" w:rsidP="009901A4">
      <w:pPr>
        <w:spacing w:after="0"/>
        <w:contextualSpacing/>
        <w:jc w:val="center"/>
        <w:rPr>
          <w:b/>
          <w:sz w:val="24"/>
          <w:szCs w:val="24"/>
        </w:rPr>
      </w:pPr>
    </w:p>
    <w:p w14:paraId="326C6138" w14:textId="0C362B5C" w:rsidR="0059388D" w:rsidRPr="009901A4" w:rsidRDefault="0059388D" w:rsidP="009901A4">
      <w:pPr>
        <w:spacing w:after="0"/>
        <w:contextualSpacing/>
        <w:jc w:val="center"/>
        <w:rPr>
          <w:sz w:val="24"/>
          <w:szCs w:val="24"/>
        </w:rPr>
      </w:pPr>
      <w:r w:rsidRPr="009901A4">
        <w:rPr>
          <w:b/>
          <w:sz w:val="24"/>
          <w:szCs w:val="24"/>
        </w:rPr>
        <w:t>Preto prvé a najdôležitejšie využitie</w:t>
      </w:r>
      <w:r w:rsidR="005E29EA" w:rsidRPr="009901A4">
        <w:rPr>
          <w:b/>
          <w:sz w:val="24"/>
          <w:szCs w:val="24"/>
        </w:rPr>
        <w:t xml:space="preserve"> pri bylinkách</w:t>
      </w:r>
      <w:r w:rsidRPr="009901A4">
        <w:rPr>
          <w:b/>
          <w:sz w:val="24"/>
          <w:szCs w:val="24"/>
        </w:rPr>
        <w:t xml:space="preserve"> je ich jednoducho zjesť!</w:t>
      </w:r>
    </w:p>
    <w:p w14:paraId="02DA6382" w14:textId="5A410D6A" w:rsidR="00CA3476" w:rsidRPr="009901A4" w:rsidRDefault="00CA3476" w:rsidP="009901A4">
      <w:pPr>
        <w:spacing w:after="0"/>
        <w:contextualSpacing/>
        <w:rPr>
          <w:b/>
          <w:sz w:val="24"/>
          <w:szCs w:val="24"/>
        </w:rPr>
      </w:pPr>
    </w:p>
    <w:p w14:paraId="0CAC7FD7" w14:textId="50B116E6" w:rsidR="0044013B" w:rsidRPr="009901A4" w:rsidRDefault="0044013B" w:rsidP="009901A4">
      <w:pPr>
        <w:spacing w:after="0"/>
        <w:contextualSpacing/>
        <w:rPr>
          <w:b/>
          <w:sz w:val="24"/>
          <w:szCs w:val="24"/>
        </w:rPr>
      </w:pPr>
    </w:p>
    <w:p w14:paraId="34C84D72" w14:textId="77777777" w:rsidR="0044013B" w:rsidRPr="009901A4" w:rsidRDefault="0044013B" w:rsidP="009901A4">
      <w:pPr>
        <w:spacing w:after="0"/>
        <w:contextualSpacing/>
        <w:rPr>
          <w:b/>
          <w:sz w:val="24"/>
          <w:szCs w:val="24"/>
        </w:rPr>
      </w:pPr>
    </w:p>
    <w:p w14:paraId="0F28349E" w14:textId="4E48057D" w:rsidR="0050449A" w:rsidRPr="009901A4" w:rsidRDefault="0050449A" w:rsidP="009901A4">
      <w:pPr>
        <w:spacing w:after="0"/>
        <w:contextualSpacing/>
        <w:jc w:val="center"/>
        <w:rPr>
          <w:b/>
          <w:sz w:val="24"/>
          <w:szCs w:val="24"/>
        </w:rPr>
      </w:pPr>
      <w:commentRangeStart w:id="22"/>
      <w:commentRangeStart w:id="23"/>
      <w:r w:rsidRPr="009901A4">
        <w:rPr>
          <w:b/>
          <w:sz w:val="24"/>
          <w:szCs w:val="24"/>
          <w:highlight w:val="cyan"/>
        </w:rPr>
        <w:t>ZBER BYLINIEK</w:t>
      </w:r>
      <w:commentRangeEnd w:id="22"/>
      <w:r w:rsidR="007E4F05" w:rsidRPr="009901A4">
        <w:rPr>
          <w:rStyle w:val="Odkaznakomentr"/>
          <w:sz w:val="24"/>
          <w:szCs w:val="24"/>
        </w:rPr>
        <w:commentReference w:id="22"/>
      </w:r>
      <w:commentRangeEnd w:id="23"/>
      <w:r w:rsidR="0008328C">
        <w:rPr>
          <w:rStyle w:val="Odkaznakomentr"/>
        </w:rPr>
        <w:commentReference w:id="23"/>
      </w:r>
    </w:p>
    <w:p w14:paraId="3E799B21" w14:textId="77777777" w:rsidR="0044013B" w:rsidRPr="009901A4" w:rsidRDefault="0044013B" w:rsidP="009901A4">
      <w:pPr>
        <w:spacing w:after="0"/>
        <w:contextualSpacing/>
        <w:rPr>
          <w:sz w:val="24"/>
          <w:szCs w:val="24"/>
        </w:rPr>
      </w:pPr>
    </w:p>
    <w:p w14:paraId="14774255" w14:textId="0C83FC7A" w:rsidR="00C65549" w:rsidRPr="009901A4" w:rsidRDefault="00C65549" w:rsidP="009901A4">
      <w:pPr>
        <w:spacing w:after="0"/>
        <w:contextualSpacing/>
        <w:rPr>
          <w:sz w:val="24"/>
          <w:szCs w:val="24"/>
        </w:rPr>
      </w:pPr>
      <w:r w:rsidRPr="009901A4">
        <w:rPr>
          <w:sz w:val="24"/>
          <w:szCs w:val="24"/>
        </w:rPr>
        <w:t xml:space="preserve">Medzi moje pekné spomienky na detstvo patrí aj zber a sušenie byliniek. </w:t>
      </w:r>
      <w:r w:rsidR="00773350" w:rsidRPr="009901A4">
        <w:rPr>
          <w:sz w:val="24"/>
          <w:szCs w:val="24"/>
        </w:rPr>
        <w:t>Keď sme s maminou chodievali na výlety</w:t>
      </w:r>
      <w:r w:rsidRPr="009901A4">
        <w:rPr>
          <w:sz w:val="24"/>
          <w:szCs w:val="24"/>
        </w:rPr>
        <w:t xml:space="preserve"> do prírody</w:t>
      </w:r>
      <w:r w:rsidR="00773350" w:rsidRPr="009901A4">
        <w:rPr>
          <w:sz w:val="24"/>
          <w:szCs w:val="24"/>
        </w:rPr>
        <w:t xml:space="preserve">, </w:t>
      </w:r>
      <w:r w:rsidRPr="009901A4">
        <w:rPr>
          <w:sz w:val="24"/>
          <w:szCs w:val="24"/>
        </w:rPr>
        <w:t xml:space="preserve">vždy </w:t>
      </w:r>
      <w:r w:rsidR="005E29EA" w:rsidRPr="009901A4">
        <w:rPr>
          <w:sz w:val="24"/>
          <w:szCs w:val="24"/>
        </w:rPr>
        <w:t xml:space="preserve">sme </w:t>
      </w:r>
      <w:r w:rsidRPr="009901A4">
        <w:rPr>
          <w:sz w:val="24"/>
          <w:szCs w:val="24"/>
        </w:rPr>
        <w:t>nejaké bylinky nazbierali a</w:t>
      </w:r>
      <w:r w:rsidR="00EB1B51" w:rsidRPr="009901A4">
        <w:rPr>
          <w:sz w:val="24"/>
          <w:szCs w:val="24"/>
        </w:rPr>
        <w:t xml:space="preserve"> potom </w:t>
      </w:r>
      <w:r w:rsidR="0044013B" w:rsidRPr="009901A4">
        <w:rPr>
          <w:sz w:val="24"/>
          <w:szCs w:val="24"/>
        </w:rPr>
        <w:t xml:space="preserve">sme ich </w:t>
      </w:r>
      <w:r w:rsidR="00375F6E" w:rsidRPr="009901A4">
        <w:rPr>
          <w:sz w:val="24"/>
          <w:szCs w:val="24"/>
        </w:rPr>
        <w:t>doma kade-</w:t>
      </w:r>
      <w:r w:rsidRPr="009901A4">
        <w:rPr>
          <w:sz w:val="24"/>
          <w:szCs w:val="24"/>
        </w:rPr>
        <w:t xml:space="preserve">tade </w:t>
      </w:r>
      <w:r w:rsidR="00DE20F9" w:rsidRPr="009901A4">
        <w:rPr>
          <w:sz w:val="24"/>
          <w:szCs w:val="24"/>
        </w:rPr>
        <w:t xml:space="preserve">v rámci 3-izbového bytu </w:t>
      </w:r>
      <w:r w:rsidRPr="009901A4">
        <w:rPr>
          <w:sz w:val="24"/>
          <w:szCs w:val="24"/>
        </w:rPr>
        <w:t xml:space="preserve">sušili. </w:t>
      </w:r>
      <w:r w:rsidR="0044013B" w:rsidRPr="009901A4">
        <w:rPr>
          <w:sz w:val="24"/>
          <w:szCs w:val="24"/>
        </w:rPr>
        <w:t>T</w:t>
      </w:r>
      <w:r w:rsidR="00DE20F9" w:rsidRPr="009901A4">
        <w:rPr>
          <w:sz w:val="24"/>
          <w:szCs w:val="24"/>
        </w:rPr>
        <w:t>o je základ, ktorý asi väčšina pozná. Že (divoké) bylinky sa sušia na čaj, keď sme v zime chor</w:t>
      </w:r>
      <w:r w:rsidR="00EB1B51" w:rsidRPr="009901A4">
        <w:rPr>
          <w:sz w:val="24"/>
          <w:szCs w:val="24"/>
        </w:rPr>
        <w:t>í</w:t>
      </w:r>
      <w:r w:rsidR="00DE20F9" w:rsidRPr="009901A4">
        <w:rPr>
          <w:sz w:val="24"/>
          <w:szCs w:val="24"/>
        </w:rPr>
        <w:t xml:space="preserve">. </w:t>
      </w:r>
    </w:p>
    <w:p w14:paraId="4F6C65A3" w14:textId="77777777" w:rsidR="0044013B" w:rsidRPr="009901A4" w:rsidRDefault="0044013B" w:rsidP="009901A4">
      <w:pPr>
        <w:spacing w:after="0"/>
        <w:contextualSpacing/>
        <w:rPr>
          <w:sz w:val="24"/>
          <w:szCs w:val="24"/>
        </w:rPr>
      </w:pPr>
    </w:p>
    <w:p w14:paraId="3E387273" w14:textId="31825910" w:rsidR="00DE20F9" w:rsidRPr="009901A4" w:rsidRDefault="00EB1B51" w:rsidP="009901A4">
      <w:pPr>
        <w:spacing w:after="0"/>
        <w:contextualSpacing/>
        <w:rPr>
          <w:sz w:val="24"/>
          <w:szCs w:val="24"/>
        </w:rPr>
      </w:pPr>
      <w:r w:rsidRPr="009901A4">
        <w:rPr>
          <w:sz w:val="24"/>
          <w:szCs w:val="24"/>
        </w:rPr>
        <w:t>Avšak</w:t>
      </w:r>
      <w:r w:rsidR="00DE20F9" w:rsidRPr="009901A4">
        <w:rPr>
          <w:sz w:val="24"/>
          <w:szCs w:val="24"/>
        </w:rPr>
        <w:t xml:space="preserve"> ich využiteľnosť je omnoho väčšia. Aj toto bol jeden z dôvodov, </w:t>
      </w:r>
      <w:r w:rsidR="00375F6E" w:rsidRPr="009901A4">
        <w:rPr>
          <w:sz w:val="24"/>
          <w:szCs w:val="24"/>
        </w:rPr>
        <w:t>prečo som napísala túto knihu. Chcem vám u</w:t>
      </w:r>
      <w:r w:rsidR="00DE20F9" w:rsidRPr="009901A4">
        <w:rPr>
          <w:sz w:val="24"/>
          <w:szCs w:val="24"/>
        </w:rPr>
        <w:t xml:space="preserve">kázať v praxi, na príklade našej rodiny, akými spôsobmi sa dajú divoké bylinky využiť pre naše zdravie. </w:t>
      </w:r>
      <w:r w:rsidR="00A12733" w:rsidRPr="009901A4">
        <w:rPr>
          <w:sz w:val="24"/>
          <w:szCs w:val="24"/>
        </w:rPr>
        <w:t>Akou formou zachovať liečivé účinky byliniek tak</w:t>
      </w:r>
      <w:r w:rsidRPr="009901A4">
        <w:rPr>
          <w:sz w:val="24"/>
          <w:szCs w:val="24"/>
        </w:rPr>
        <w:t>,</w:t>
      </w:r>
      <w:r w:rsidR="00A12733" w:rsidRPr="009901A4">
        <w:rPr>
          <w:sz w:val="24"/>
          <w:szCs w:val="24"/>
        </w:rPr>
        <w:t xml:space="preserve"> aby sme ich mohli využiť počas celého roka. </w:t>
      </w:r>
    </w:p>
    <w:p w14:paraId="709F7901" w14:textId="77777777" w:rsidR="0044013B" w:rsidRPr="009901A4" w:rsidRDefault="0044013B" w:rsidP="009901A4">
      <w:pPr>
        <w:spacing w:after="0"/>
        <w:contextualSpacing/>
        <w:rPr>
          <w:sz w:val="24"/>
          <w:szCs w:val="24"/>
        </w:rPr>
      </w:pPr>
    </w:p>
    <w:p w14:paraId="168B68C4" w14:textId="370981D9" w:rsidR="001C4D2F" w:rsidRPr="009901A4" w:rsidRDefault="00DE20F9" w:rsidP="009901A4">
      <w:pPr>
        <w:spacing w:after="0"/>
        <w:contextualSpacing/>
        <w:rPr>
          <w:sz w:val="24"/>
          <w:szCs w:val="24"/>
        </w:rPr>
      </w:pPr>
      <w:r w:rsidRPr="009901A4">
        <w:rPr>
          <w:sz w:val="24"/>
          <w:szCs w:val="24"/>
        </w:rPr>
        <w:t xml:space="preserve">V tejto kapitole </w:t>
      </w:r>
      <w:r w:rsidR="00375F6E" w:rsidRPr="009901A4">
        <w:rPr>
          <w:sz w:val="24"/>
          <w:szCs w:val="24"/>
        </w:rPr>
        <w:t>v</w:t>
      </w:r>
      <w:r w:rsidRPr="009901A4">
        <w:rPr>
          <w:sz w:val="24"/>
          <w:szCs w:val="24"/>
        </w:rPr>
        <w:t xml:space="preserve">ám predstavím základné spôsoby a pravidlá </w:t>
      </w:r>
      <w:r w:rsidR="00A12733" w:rsidRPr="009901A4">
        <w:rPr>
          <w:sz w:val="24"/>
          <w:szCs w:val="24"/>
        </w:rPr>
        <w:t>pre</w:t>
      </w:r>
      <w:r w:rsidRPr="009901A4">
        <w:rPr>
          <w:sz w:val="24"/>
          <w:szCs w:val="24"/>
        </w:rPr>
        <w:t xml:space="preserve"> spracovanie byliniek, teda čo všetko </w:t>
      </w:r>
      <w:r w:rsidR="003B4880" w:rsidRPr="009901A4">
        <w:rPr>
          <w:sz w:val="24"/>
          <w:szCs w:val="24"/>
        </w:rPr>
        <w:t xml:space="preserve">s nimi </w:t>
      </w:r>
      <w:r w:rsidRPr="009901A4">
        <w:rPr>
          <w:sz w:val="24"/>
          <w:szCs w:val="24"/>
        </w:rPr>
        <w:t>môže</w:t>
      </w:r>
      <w:r w:rsidR="00A12733" w:rsidRPr="009901A4">
        <w:rPr>
          <w:sz w:val="24"/>
          <w:szCs w:val="24"/>
        </w:rPr>
        <w:t>te</w:t>
      </w:r>
      <w:r w:rsidRPr="009901A4">
        <w:rPr>
          <w:sz w:val="24"/>
          <w:szCs w:val="24"/>
        </w:rPr>
        <w:t xml:space="preserve"> vyčarovať pohodlne</w:t>
      </w:r>
      <w:r w:rsidR="00A12733" w:rsidRPr="009901A4">
        <w:rPr>
          <w:sz w:val="24"/>
          <w:szCs w:val="24"/>
        </w:rPr>
        <w:t xml:space="preserve"> u </w:t>
      </w:r>
      <w:r w:rsidR="00375F6E" w:rsidRPr="009901A4">
        <w:rPr>
          <w:sz w:val="24"/>
          <w:szCs w:val="24"/>
        </w:rPr>
        <w:t>seba</w:t>
      </w:r>
      <w:r w:rsidR="00A12733" w:rsidRPr="009901A4">
        <w:rPr>
          <w:sz w:val="24"/>
          <w:szCs w:val="24"/>
        </w:rPr>
        <w:t xml:space="preserve"> </w:t>
      </w:r>
      <w:r w:rsidR="001C4D2F" w:rsidRPr="009901A4">
        <w:rPr>
          <w:sz w:val="24"/>
          <w:szCs w:val="24"/>
        </w:rPr>
        <w:t>doma. Určite si každý nájde svoje spôsoby, ktoré mu najviac vyhovujú.</w:t>
      </w:r>
    </w:p>
    <w:p w14:paraId="02C743D8" w14:textId="77777777" w:rsidR="0044013B" w:rsidRPr="009901A4" w:rsidRDefault="0044013B" w:rsidP="009901A4">
      <w:pPr>
        <w:spacing w:after="0"/>
        <w:contextualSpacing/>
        <w:rPr>
          <w:sz w:val="24"/>
          <w:szCs w:val="24"/>
        </w:rPr>
      </w:pPr>
    </w:p>
    <w:p w14:paraId="7D3EE983" w14:textId="035E6959" w:rsidR="0050449A" w:rsidRPr="009901A4" w:rsidRDefault="0050449A" w:rsidP="009901A4">
      <w:pPr>
        <w:spacing w:after="0"/>
        <w:contextualSpacing/>
        <w:rPr>
          <w:b/>
          <w:sz w:val="24"/>
          <w:szCs w:val="24"/>
        </w:rPr>
      </w:pPr>
      <w:r w:rsidRPr="009901A4">
        <w:rPr>
          <w:b/>
          <w:sz w:val="24"/>
          <w:szCs w:val="24"/>
        </w:rPr>
        <w:t>Kedy a ako</w:t>
      </w:r>
      <w:r w:rsidR="00576C18" w:rsidRPr="009901A4">
        <w:rPr>
          <w:b/>
          <w:sz w:val="24"/>
          <w:szCs w:val="24"/>
        </w:rPr>
        <w:t xml:space="preserve"> ich</w:t>
      </w:r>
      <w:r w:rsidRPr="009901A4">
        <w:rPr>
          <w:b/>
          <w:sz w:val="24"/>
          <w:szCs w:val="24"/>
        </w:rPr>
        <w:t xml:space="preserve"> </w:t>
      </w:r>
      <w:r w:rsidR="00030D1D" w:rsidRPr="009901A4">
        <w:rPr>
          <w:b/>
          <w:sz w:val="24"/>
          <w:szCs w:val="24"/>
        </w:rPr>
        <w:t xml:space="preserve">je </w:t>
      </w:r>
      <w:r w:rsidRPr="009901A4">
        <w:rPr>
          <w:b/>
          <w:sz w:val="24"/>
          <w:szCs w:val="24"/>
        </w:rPr>
        <w:t>najlepšie zbierať?</w:t>
      </w:r>
    </w:p>
    <w:p w14:paraId="71913D46" w14:textId="37869344" w:rsidR="000124AE" w:rsidRPr="009901A4" w:rsidRDefault="00EA6E70" w:rsidP="009901A4">
      <w:pPr>
        <w:spacing w:after="0"/>
        <w:contextualSpacing/>
        <w:rPr>
          <w:sz w:val="24"/>
          <w:szCs w:val="24"/>
        </w:rPr>
      </w:pPr>
      <w:r w:rsidRPr="009901A4">
        <w:rPr>
          <w:sz w:val="24"/>
          <w:szCs w:val="24"/>
        </w:rPr>
        <w:t>Predtým, ako sa vrhneme do prírody na zber byliniek</w:t>
      </w:r>
      <w:r w:rsidR="000B4825" w:rsidRPr="009901A4">
        <w:rPr>
          <w:sz w:val="24"/>
          <w:szCs w:val="24"/>
        </w:rPr>
        <w:t>,</w:t>
      </w:r>
      <w:r w:rsidRPr="009901A4">
        <w:rPr>
          <w:sz w:val="24"/>
          <w:szCs w:val="24"/>
        </w:rPr>
        <w:t xml:space="preserve"> je vhodné vedieť</w:t>
      </w:r>
      <w:r w:rsidR="00375F6E" w:rsidRPr="009901A4">
        <w:rPr>
          <w:sz w:val="24"/>
          <w:szCs w:val="24"/>
        </w:rPr>
        <w:t>,</w:t>
      </w:r>
      <w:r w:rsidRPr="009901A4">
        <w:rPr>
          <w:sz w:val="24"/>
          <w:szCs w:val="24"/>
        </w:rPr>
        <w:t xml:space="preserve"> </w:t>
      </w:r>
      <w:r w:rsidR="000124AE" w:rsidRPr="009901A4">
        <w:rPr>
          <w:sz w:val="24"/>
          <w:szCs w:val="24"/>
        </w:rPr>
        <w:t>čo zbierať, kedy zbierať, na akom mieste a akým spôsobom</w:t>
      </w:r>
      <w:r w:rsidRPr="009901A4">
        <w:rPr>
          <w:sz w:val="24"/>
          <w:szCs w:val="24"/>
        </w:rPr>
        <w:t>. Bylinky zbierame</w:t>
      </w:r>
      <w:r w:rsidR="000124AE" w:rsidRPr="009901A4">
        <w:rPr>
          <w:sz w:val="24"/>
          <w:szCs w:val="24"/>
        </w:rPr>
        <w:t>:</w:t>
      </w:r>
    </w:p>
    <w:p w14:paraId="6BE89BD7" w14:textId="3017B162" w:rsidR="00C65549" w:rsidRPr="009901A4" w:rsidRDefault="001C4D2F" w:rsidP="009901A4">
      <w:pPr>
        <w:pStyle w:val="Odsekzoznamu"/>
        <w:numPr>
          <w:ilvl w:val="0"/>
          <w:numId w:val="58"/>
        </w:numPr>
        <w:spacing w:after="0"/>
        <w:rPr>
          <w:sz w:val="24"/>
          <w:szCs w:val="24"/>
        </w:rPr>
      </w:pPr>
      <w:r w:rsidRPr="009901A4">
        <w:rPr>
          <w:sz w:val="24"/>
          <w:szCs w:val="24"/>
        </w:rPr>
        <w:t>z</w:t>
      </w:r>
      <w:r w:rsidR="00EA6E70" w:rsidRPr="009901A4">
        <w:rPr>
          <w:sz w:val="24"/>
          <w:szCs w:val="24"/>
        </w:rPr>
        <w:t xml:space="preserve">a </w:t>
      </w:r>
      <w:r w:rsidR="00EA6E70" w:rsidRPr="009901A4">
        <w:rPr>
          <w:b/>
          <w:sz w:val="24"/>
          <w:szCs w:val="24"/>
        </w:rPr>
        <w:t>suchého počasia, najlepšie okolo obeda</w:t>
      </w:r>
      <w:r w:rsidR="000B4825" w:rsidRPr="009901A4">
        <w:rPr>
          <w:b/>
          <w:sz w:val="24"/>
          <w:szCs w:val="24"/>
        </w:rPr>
        <w:t>,</w:t>
      </w:r>
      <w:r w:rsidR="00EA6E70" w:rsidRPr="009901A4">
        <w:rPr>
          <w:b/>
          <w:sz w:val="24"/>
          <w:szCs w:val="24"/>
        </w:rPr>
        <w:t xml:space="preserve"> keď svieti slniečko</w:t>
      </w:r>
      <w:r w:rsidR="00EA6E70" w:rsidRPr="009901A4">
        <w:rPr>
          <w:sz w:val="24"/>
          <w:szCs w:val="24"/>
        </w:rPr>
        <w:t>. Vtedy majú hlavne kvietky najviac rozvinuté l</w:t>
      </w:r>
      <w:r w:rsidR="000124AE" w:rsidRPr="009901A4">
        <w:rPr>
          <w:sz w:val="24"/>
          <w:szCs w:val="24"/>
        </w:rPr>
        <w:t>iečivé esencie a najviac voňajú;</w:t>
      </w:r>
      <w:r w:rsidR="00EA6E70" w:rsidRPr="009901A4">
        <w:rPr>
          <w:sz w:val="24"/>
          <w:szCs w:val="24"/>
        </w:rPr>
        <w:t xml:space="preserve"> </w:t>
      </w:r>
    </w:p>
    <w:p w14:paraId="55AF7938" w14:textId="77777777" w:rsidR="000124AE" w:rsidRPr="009901A4" w:rsidRDefault="000124AE" w:rsidP="009901A4">
      <w:pPr>
        <w:pStyle w:val="Odsekzoznamu"/>
        <w:numPr>
          <w:ilvl w:val="0"/>
          <w:numId w:val="58"/>
        </w:numPr>
        <w:spacing w:after="0"/>
        <w:rPr>
          <w:sz w:val="24"/>
          <w:szCs w:val="24"/>
        </w:rPr>
      </w:pPr>
      <w:r w:rsidRPr="009901A4">
        <w:rPr>
          <w:sz w:val="24"/>
          <w:szCs w:val="24"/>
        </w:rPr>
        <w:lastRenderedPageBreak/>
        <w:t xml:space="preserve">iba </w:t>
      </w:r>
      <w:r w:rsidRPr="009901A4">
        <w:rPr>
          <w:b/>
          <w:sz w:val="24"/>
          <w:szCs w:val="24"/>
        </w:rPr>
        <w:t>zdravé</w:t>
      </w:r>
      <w:r w:rsidRPr="009901A4">
        <w:rPr>
          <w:sz w:val="24"/>
          <w:szCs w:val="24"/>
        </w:rPr>
        <w:t>, nepoškodené bylinky;</w:t>
      </w:r>
    </w:p>
    <w:p w14:paraId="47CA4BC2" w14:textId="77777777" w:rsidR="000124AE" w:rsidRPr="009901A4" w:rsidRDefault="000124AE" w:rsidP="009901A4">
      <w:pPr>
        <w:pStyle w:val="Odsekzoznamu"/>
        <w:numPr>
          <w:ilvl w:val="0"/>
          <w:numId w:val="58"/>
        </w:numPr>
        <w:spacing w:after="0"/>
        <w:rPr>
          <w:sz w:val="24"/>
          <w:szCs w:val="24"/>
        </w:rPr>
      </w:pPr>
      <w:r w:rsidRPr="009901A4">
        <w:rPr>
          <w:sz w:val="24"/>
          <w:szCs w:val="24"/>
        </w:rPr>
        <w:t>v čistom prostredí, rozhodne nie blízko hospodárskych polí, ktoré sú chemicky postrekované;</w:t>
      </w:r>
    </w:p>
    <w:p w14:paraId="36C93954" w14:textId="77777777" w:rsidR="000124AE" w:rsidRPr="009901A4" w:rsidRDefault="000124AE" w:rsidP="009901A4">
      <w:pPr>
        <w:pStyle w:val="Odsekzoznamu"/>
        <w:numPr>
          <w:ilvl w:val="0"/>
          <w:numId w:val="58"/>
        </w:numPr>
        <w:spacing w:after="0"/>
        <w:rPr>
          <w:sz w:val="24"/>
          <w:szCs w:val="24"/>
        </w:rPr>
      </w:pPr>
      <w:r w:rsidRPr="009901A4">
        <w:rPr>
          <w:sz w:val="24"/>
          <w:szCs w:val="24"/>
        </w:rPr>
        <w:t>tak, aby sme ich nevytrhávali aj s korienkami;</w:t>
      </w:r>
    </w:p>
    <w:p w14:paraId="60A91BE9" w14:textId="4F2007E9" w:rsidR="000124AE" w:rsidRPr="009901A4" w:rsidRDefault="000124AE" w:rsidP="009901A4">
      <w:pPr>
        <w:pStyle w:val="Odsekzoznamu"/>
        <w:numPr>
          <w:ilvl w:val="0"/>
          <w:numId w:val="58"/>
        </w:numPr>
        <w:spacing w:after="0"/>
        <w:rPr>
          <w:sz w:val="24"/>
          <w:szCs w:val="24"/>
        </w:rPr>
      </w:pPr>
      <w:r w:rsidRPr="009901A4">
        <w:rPr>
          <w:sz w:val="24"/>
          <w:szCs w:val="24"/>
        </w:rPr>
        <w:t>do pláten</w:t>
      </w:r>
      <w:r w:rsidR="00375F6E" w:rsidRPr="009901A4">
        <w:rPr>
          <w:sz w:val="24"/>
          <w:szCs w:val="24"/>
        </w:rPr>
        <w:t>n</w:t>
      </w:r>
      <w:r w:rsidRPr="009901A4">
        <w:rPr>
          <w:sz w:val="24"/>
          <w:szCs w:val="24"/>
        </w:rPr>
        <w:t>ých, prípad</w:t>
      </w:r>
      <w:r w:rsidR="00375F6E" w:rsidRPr="009901A4">
        <w:rPr>
          <w:sz w:val="24"/>
          <w:szCs w:val="24"/>
        </w:rPr>
        <w:t>n</w:t>
      </w:r>
      <w:r w:rsidRPr="009901A4">
        <w:rPr>
          <w:sz w:val="24"/>
          <w:szCs w:val="24"/>
        </w:rPr>
        <w:t>e papierovýc</w:t>
      </w:r>
      <w:r w:rsidR="001C4D2F" w:rsidRPr="009901A4">
        <w:rPr>
          <w:sz w:val="24"/>
          <w:szCs w:val="24"/>
        </w:rPr>
        <w:t xml:space="preserve">h vrecúšok či sklenených dóz. V </w:t>
      </w:r>
      <w:r w:rsidRPr="009901A4">
        <w:rPr>
          <w:sz w:val="24"/>
          <w:szCs w:val="24"/>
        </w:rPr>
        <w:t xml:space="preserve">plastových sa rastlinky zaparia </w:t>
      </w:r>
      <w:r w:rsidR="001C4D2F" w:rsidRPr="009901A4">
        <w:rPr>
          <w:sz w:val="24"/>
          <w:szCs w:val="24"/>
        </w:rPr>
        <w:t xml:space="preserve">a pri sušení </w:t>
      </w:r>
      <w:r w:rsidR="00283D7D" w:rsidRPr="009901A4">
        <w:rPr>
          <w:sz w:val="24"/>
          <w:szCs w:val="24"/>
        </w:rPr>
        <w:t xml:space="preserve">môžu </w:t>
      </w:r>
      <w:r w:rsidR="001C4D2F" w:rsidRPr="009901A4">
        <w:rPr>
          <w:sz w:val="24"/>
          <w:szCs w:val="24"/>
        </w:rPr>
        <w:t>neskôr sčernieť</w:t>
      </w:r>
      <w:r w:rsidRPr="009901A4">
        <w:rPr>
          <w:sz w:val="24"/>
          <w:szCs w:val="24"/>
        </w:rPr>
        <w:t xml:space="preserve">. </w:t>
      </w:r>
    </w:p>
    <w:p w14:paraId="274FAF6C" w14:textId="77777777" w:rsidR="0044013B" w:rsidRPr="009901A4" w:rsidRDefault="0044013B" w:rsidP="009901A4">
      <w:pPr>
        <w:spacing w:after="0"/>
        <w:contextualSpacing/>
        <w:rPr>
          <w:sz w:val="24"/>
          <w:szCs w:val="24"/>
        </w:rPr>
      </w:pPr>
    </w:p>
    <w:p w14:paraId="52A0B606" w14:textId="5AD1379F" w:rsidR="001C4D2F" w:rsidRPr="009901A4" w:rsidRDefault="00EA6E70" w:rsidP="009901A4">
      <w:pPr>
        <w:spacing w:after="0"/>
        <w:contextualSpacing/>
        <w:rPr>
          <w:sz w:val="24"/>
          <w:szCs w:val="24"/>
        </w:rPr>
      </w:pPr>
      <w:r w:rsidRPr="009901A4">
        <w:rPr>
          <w:sz w:val="24"/>
          <w:szCs w:val="24"/>
        </w:rPr>
        <w:t>Preto aj väčšina byliniek, ktoré sa zbierajú iba kvôli kvietkom</w:t>
      </w:r>
      <w:r w:rsidR="00283D7D" w:rsidRPr="009901A4">
        <w:rPr>
          <w:sz w:val="24"/>
          <w:szCs w:val="24"/>
        </w:rPr>
        <w:t>,</w:t>
      </w:r>
      <w:r w:rsidRPr="009901A4">
        <w:rPr>
          <w:sz w:val="24"/>
          <w:szCs w:val="24"/>
        </w:rPr>
        <w:t xml:space="preserve"> majú svoje obdobie kvitnutia v lete okolo júna. Vtedy je slnko na oblohe najvyššie a slnečné lúče </w:t>
      </w:r>
      <w:r w:rsidR="00E235B6" w:rsidRPr="009901A4">
        <w:rPr>
          <w:sz w:val="24"/>
          <w:szCs w:val="24"/>
        </w:rPr>
        <w:t xml:space="preserve">sú </w:t>
      </w:r>
      <w:r w:rsidRPr="009901A4">
        <w:rPr>
          <w:sz w:val="24"/>
          <w:szCs w:val="24"/>
        </w:rPr>
        <w:t>najsilnejšie</w:t>
      </w:r>
      <w:r w:rsidR="00E235B6" w:rsidRPr="009901A4">
        <w:rPr>
          <w:sz w:val="24"/>
          <w:szCs w:val="24"/>
        </w:rPr>
        <w:t>, č</w:t>
      </w:r>
      <w:r w:rsidRPr="009901A4">
        <w:rPr>
          <w:sz w:val="24"/>
          <w:szCs w:val="24"/>
        </w:rPr>
        <w:t xml:space="preserve">o sa následne </w:t>
      </w:r>
      <w:r w:rsidR="00E235B6" w:rsidRPr="009901A4">
        <w:rPr>
          <w:sz w:val="24"/>
          <w:szCs w:val="24"/>
        </w:rPr>
        <w:t xml:space="preserve">odzrkadlí </w:t>
      </w:r>
      <w:r w:rsidRPr="009901A4">
        <w:rPr>
          <w:sz w:val="24"/>
          <w:szCs w:val="24"/>
        </w:rPr>
        <w:t xml:space="preserve">aj v sile byliniek. </w:t>
      </w:r>
    </w:p>
    <w:p w14:paraId="496FA31C" w14:textId="77777777" w:rsidR="0044013B" w:rsidRPr="009901A4" w:rsidRDefault="0044013B" w:rsidP="009901A4">
      <w:pPr>
        <w:spacing w:after="0"/>
        <w:contextualSpacing/>
        <w:rPr>
          <w:sz w:val="24"/>
          <w:szCs w:val="24"/>
        </w:rPr>
      </w:pPr>
    </w:p>
    <w:p w14:paraId="7A73F219" w14:textId="58EB0AF0" w:rsidR="00EA6E70" w:rsidRPr="009901A4" w:rsidRDefault="00EA6E70" w:rsidP="009901A4">
      <w:pPr>
        <w:spacing w:after="0"/>
        <w:contextualSpacing/>
        <w:rPr>
          <w:sz w:val="24"/>
          <w:szCs w:val="24"/>
        </w:rPr>
      </w:pPr>
      <w:r w:rsidRPr="009901A4">
        <w:rPr>
          <w:sz w:val="24"/>
          <w:szCs w:val="24"/>
        </w:rPr>
        <w:t>Vedeli to kedysi aj čarodejnice, ktoré svoje bylinkové rituály plánovali práve na svätojánsky deň, teda 24. júna.</w:t>
      </w:r>
    </w:p>
    <w:p w14:paraId="4C0F7ABE" w14:textId="77777777" w:rsidR="0044013B" w:rsidRPr="009901A4" w:rsidRDefault="0044013B" w:rsidP="009901A4">
      <w:pPr>
        <w:spacing w:after="0"/>
        <w:contextualSpacing/>
        <w:rPr>
          <w:sz w:val="24"/>
          <w:szCs w:val="24"/>
        </w:rPr>
      </w:pPr>
    </w:p>
    <w:p w14:paraId="4D1B94D4" w14:textId="17F160E4" w:rsidR="00EA6E70" w:rsidRPr="009901A4" w:rsidRDefault="00EA6E70" w:rsidP="009901A4">
      <w:pPr>
        <w:spacing w:after="0"/>
        <w:contextualSpacing/>
        <w:rPr>
          <w:sz w:val="24"/>
          <w:szCs w:val="24"/>
        </w:rPr>
      </w:pPr>
      <w:r w:rsidRPr="009901A4">
        <w:rPr>
          <w:sz w:val="24"/>
          <w:szCs w:val="24"/>
        </w:rPr>
        <w:t>Keby sme to chceli dotiahnuť do dokonalosti, z</w:t>
      </w:r>
      <w:r w:rsidR="00706F97" w:rsidRPr="009901A4">
        <w:rPr>
          <w:sz w:val="24"/>
          <w:szCs w:val="24"/>
        </w:rPr>
        <w:t xml:space="preserve">ber </w:t>
      </w:r>
      <w:r w:rsidR="00D332A2" w:rsidRPr="009901A4">
        <w:rPr>
          <w:sz w:val="24"/>
          <w:szCs w:val="24"/>
        </w:rPr>
        <w:t xml:space="preserve">by sme </w:t>
      </w:r>
      <w:r w:rsidR="00706F97" w:rsidRPr="009901A4">
        <w:rPr>
          <w:sz w:val="24"/>
          <w:szCs w:val="24"/>
        </w:rPr>
        <w:t>si</w:t>
      </w:r>
      <w:r w:rsidR="00D332A2" w:rsidRPr="009901A4">
        <w:rPr>
          <w:sz w:val="24"/>
          <w:szCs w:val="24"/>
        </w:rPr>
        <w:t xml:space="preserve"> mohli</w:t>
      </w:r>
      <w:r w:rsidR="00706F97" w:rsidRPr="009901A4">
        <w:rPr>
          <w:sz w:val="24"/>
          <w:szCs w:val="24"/>
        </w:rPr>
        <w:t xml:space="preserve"> </w:t>
      </w:r>
      <w:r w:rsidR="00D332A2" w:rsidRPr="009901A4">
        <w:rPr>
          <w:sz w:val="24"/>
          <w:szCs w:val="24"/>
        </w:rPr>
        <w:t>naplánovať</w:t>
      </w:r>
      <w:r w:rsidR="00706F97" w:rsidRPr="009901A4">
        <w:rPr>
          <w:sz w:val="24"/>
          <w:szCs w:val="24"/>
        </w:rPr>
        <w:t xml:space="preserve"> aj podľa fáz</w:t>
      </w:r>
      <w:r w:rsidRPr="009901A4">
        <w:rPr>
          <w:sz w:val="24"/>
          <w:szCs w:val="24"/>
        </w:rPr>
        <w:t xml:space="preserve"> mesiaca. Či už chceme</w:t>
      </w:r>
      <w:r w:rsidR="00D332A2" w:rsidRPr="009901A4">
        <w:rPr>
          <w:sz w:val="24"/>
          <w:szCs w:val="24"/>
        </w:rPr>
        <w:t>,</w:t>
      </w:r>
      <w:r w:rsidRPr="009901A4">
        <w:rPr>
          <w:sz w:val="24"/>
          <w:szCs w:val="24"/>
        </w:rPr>
        <w:t xml:space="preserve"> alebo nechceme, c</w:t>
      </w:r>
      <w:r w:rsidR="00D332A2" w:rsidRPr="009901A4">
        <w:rPr>
          <w:sz w:val="24"/>
          <w:szCs w:val="24"/>
        </w:rPr>
        <w:t>ítime to alebo nie, M</w:t>
      </w:r>
      <w:r w:rsidRPr="009901A4">
        <w:rPr>
          <w:sz w:val="24"/>
          <w:szCs w:val="24"/>
        </w:rPr>
        <w:t>e</w:t>
      </w:r>
      <w:r w:rsidR="00D332A2" w:rsidRPr="009901A4">
        <w:rPr>
          <w:sz w:val="24"/>
          <w:szCs w:val="24"/>
        </w:rPr>
        <w:t>siac ovplyvňuje všetku vodu na Z</w:t>
      </w:r>
      <w:r w:rsidRPr="009901A4">
        <w:rPr>
          <w:sz w:val="24"/>
          <w:szCs w:val="24"/>
        </w:rPr>
        <w:t xml:space="preserve">emi. </w:t>
      </w:r>
      <w:r w:rsidR="00D332A2" w:rsidRPr="009901A4">
        <w:rPr>
          <w:sz w:val="24"/>
          <w:szCs w:val="24"/>
        </w:rPr>
        <w:t>Príťažlivosť M</w:t>
      </w:r>
      <w:r w:rsidR="00706F97" w:rsidRPr="009901A4">
        <w:rPr>
          <w:sz w:val="24"/>
          <w:szCs w:val="24"/>
        </w:rPr>
        <w:t xml:space="preserve">esiaca pôsobí na vodu, ktorá sa nachádza nielen v moriach a oceánoch, ale aj rastlinách, </w:t>
      </w:r>
      <w:r w:rsidR="00D332A2" w:rsidRPr="009901A4">
        <w:rPr>
          <w:sz w:val="24"/>
          <w:szCs w:val="24"/>
        </w:rPr>
        <w:t xml:space="preserve">vo </w:t>
      </w:r>
      <w:r w:rsidR="00706F97" w:rsidRPr="009901A4">
        <w:rPr>
          <w:sz w:val="24"/>
          <w:szCs w:val="24"/>
        </w:rPr>
        <w:t>zvieratác</w:t>
      </w:r>
      <w:r w:rsidR="00D332A2" w:rsidRPr="009901A4">
        <w:rPr>
          <w:sz w:val="24"/>
          <w:szCs w:val="24"/>
        </w:rPr>
        <w:t>h a v neposlednom rade aj v nás</w:t>
      </w:r>
      <w:r w:rsidR="00706F97" w:rsidRPr="009901A4">
        <w:rPr>
          <w:sz w:val="24"/>
          <w:szCs w:val="24"/>
        </w:rPr>
        <w:t xml:space="preserve"> ľuďoch. </w:t>
      </w:r>
      <w:r w:rsidRPr="009901A4">
        <w:rPr>
          <w:sz w:val="24"/>
          <w:szCs w:val="24"/>
        </w:rPr>
        <w:t xml:space="preserve"> </w:t>
      </w:r>
    </w:p>
    <w:p w14:paraId="36296AA6" w14:textId="680FF665" w:rsidR="00706F97" w:rsidRPr="009901A4" w:rsidRDefault="00706F97" w:rsidP="009901A4">
      <w:pPr>
        <w:pStyle w:val="Odsekzoznamu"/>
        <w:numPr>
          <w:ilvl w:val="0"/>
          <w:numId w:val="59"/>
        </w:numPr>
        <w:spacing w:after="0"/>
        <w:rPr>
          <w:sz w:val="24"/>
          <w:szCs w:val="24"/>
        </w:rPr>
      </w:pPr>
      <w:r w:rsidRPr="009901A4">
        <w:rPr>
          <w:sz w:val="24"/>
          <w:szCs w:val="24"/>
        </w:rPr>
        <w:t>To</w:t>
      </w:r>
      <w:r w:rsidR="00D83833" w:rsidRPr="009901A4">
        <w:rPr>
          <w:sz w:val="24"/>
          <w:szCs w:val="24"/>
        </w:rPr>
        <w:t xml:space="preserve"> znamená, že keď mesiac dorastá,</w:t>
      </w:r>
      <w:r w:rsidRPr="009901A4">
        <w:rPr>
          <w:sz w:val="24"/>
          <w:szCs w:val="24"/>
        </w:rPr>
        <w:t xml:space="preserve"> na oblo</w:t>
      </w:r>
      <w:r w:rsidR="00D83833" w:rsidRPr="009901A4">
        <w:rPr>
          <w:sz w:val="24"/>
          <w:szCs w:val="24"/>
        </w:rPr>
        <w:t>he nám pripomína písmeno D,</w:t>
      </w:r>
      <w:r w:rsidRPr="009901A4">
        <w:rPr>
          <w:sz w:val="24"/>
          <w:szCs w:val="24"/>
        </w:rPr>
        <w:t xml:space="preserve"> aj voda</w:t>
      </w:r>
      <w:r w:rsidR="008A4EF8" w:rsidRPr="009901A4">
        <w:rPr>
          <w:sz w:val="24"/>
          <w:szCs w:val="24"/>
        </w:rPr>
        <w:t xml:space="preserve"> </w:t>
      </w:r>
      <w:r w:rsidR="006908E9" w:rsidRPr="009901A4">
        <w:rPr>
          <w:sz w:val="24"/>
          <w:szCs w:val="24"/>
        </w:rPr>
        <w:t>–</w:t>
      </w:r>
      <w:r w:rsidR="008A4EF8" w:rsidRPr="009901A4">
        <w:rPr>
          <w:sz w:val="24"/>
          <w:szCs w:val="24"/>
        </w:rPr>
        <w:t xml:space="preserve"> </w:t>
      </w:r>
      <w:r w:rsidRPr="009901A4">
        <w:rPr>
          <w:sz w:val="24"/>
          <w:szCs w:val="24"/>
        </w:rPr>
        <w:t xml:space="preserve">tekutiny sú akoby tlačené hore k oblohe. Vtedy by sme sa mali zamerať na zber nadzemných častí byliniek, ako sú kvety, stonky či listy. </w:t>
      </w:r>
    </w:p>
    <w:p w14:paraId="6DED2FC7" w14:textId="289F629B" w:rsidR="00706F97" w:rsidRPr="009901A4" w:rsidRDefault="00706F97" w:rsidP="009901A4">
      <w:pPr>
        <w:pStyle w:val="Odsekzoznamu"/>
        <w:numPr>
          <w:ilvl w:val="0"/>
          <w:numId w:val="59"/>
        </w:numPr>
        <w:spacing w:after="0"/>
        <w:rPr>
          <w:sz w:val="24"/>
          <w:szCs w:val="24"/>
        </w:rPr>
      </w:pPr>
      <w:r w:rsidRPr="009901A4">
        <w:rPr>
          <w:sz w:val="24"/>
          <w:szCs w:val="24"/>
        </w:rPr>
        <w:t>A naopak, keď mesiac ubúda</w:t>
      </w:r>
      <w:r w:rsidR="008A4EF8" w:rsidRPr="009901A4">
        <w:rPr>
          <w:sz w:val="24"/>
          <w:szCs w:val="24"/>
        </w:rPr>
        <w:t xml:space="preserve"> </w:t>
      </w:r>
      <w:r w:rsidR="006908E9" w:rsidRPr="009901A4">
        <w:rPr>
          <w:sz w:val="24"/>
          <w:szCs w:val="24"/>
        </w:rPr>
        <w:t>–</w:t>
      </w:r>
      <w:r w:rsidR="008A4EF8" w:rsidRPr="009901A4">
        <w:rPr>
          <w:sz w:val="24"/>
          <w:szCs w:val="24"/>
        </w:rPr>
        <w:t xml:space="preserve"> </w:t>
      </w:r>
      <w:r w:rsidRPr="009901A4">
        <w:rPr>
          <w:sz w:val="24"/>
          <w:szCs w:val="24"/>
        </w:rPr>
        <w:t xml:space="preserve">cúva, na oblohe nám pripomína písmeno C, odpudivá sila tlačí tekutiny dole pod zem. Vtedy by sme sa mali zamerať na zber podzemných častí, teda koreňov. </w:t>
      </w:r>
    </w:p>
    <w:p w14:paraId="66BC17D4" w14:textId="77777777" w:rsidR="0044013B" w:rsidRPr="009901A4" w:rsidRDefault="0044013B" w:rsidP="009901A4">
      <w:pPr>
        <w:spacing w:after="0"/>
        <w:contextualSpacing/>
        <w:rPr>
          <w:sz w:val="24"/>
          <w:szCs w:val="24"/>
        </w:rPr>
      </w:pPr>
    </w:p>
    <w:p w14:paraId="3F4EDE74" w14:textId="03CCE6BA" w:rsidR="00706F97" w:rsidRPr="009901A4" w:rsidRDefault="002E14F6" w:rsidP="009901A4">
      <w:pPr>
        <w:spacing w:after="0"/>
        <w:contextualSpacing/>
        <w:rPr>
          <w:sz w:val="24"/>
          <w:szCs w:val="24"/>
        </w:rPr>
      </w:pPr>
      <w:r w:rsidRPr="009901A4">
        <w:rPr>
          <w:sz w:val="24"/>
          <w:szCs w:val="24"/>
        </w:rPr>
        <w:t xml:space="preserve">Keď sme pri </w:t>
      </w:r>
      <w:r w:rsidRPr="009901A4">
        <w:rPr>
          <w:b/>
          <w:sz w:val="24"/>
          <w:szCs w:val="24"/>
        </w:rPr>
        <w:t>koreňoch</w:t>
      </w:r>
      <w:r w:rsidRPr="009901A4">
        <w:rPr>
          <w:sz w:val="24"/>
          <w:szCs w:val="24"/>
        </w:rPr>
        <w:t xml:space="preserve">, tu platí, že ich zbierame </w:t>
      </w:r>
      <w:r w:rsidRPr="009901A4">
        <w:rPr>
          <w:b/>
          <w:sz w:val="24"/>
          <w:szCs w:val="24"/>
        </w:rPr>
        <w:t>iba v</w:t>
      </w:r>
      <w:r w:rsidR="00D83833" w:rsidRPr="009901A4">
        <w:rPr>
          <w:b/>
          <w:sz w:val="24"/>
          <w:szCs w:val="24"/>
        </w:rPr>
        <w:t>o</w:t>
      </w:r>
      <w:r w:rsidRPr="009901A4">
        <w:rPr>
          <w:b/>
          <w:sz w:val="24"/>
          <w:szCs w:val="24"/>
        </w:rPr>
        <w:t> dvoch obdobiach roka</w:t>
      </w:r>
      <w:r w:rsidRPr="009901A4">
        <w:rPr>
          <w:sz w:val="24"/>
          <w:szCs w:val="24"/>
        </w:rPr>
        <w:t>. A to buď na jar, keď je v nich ešte u</w:t>
      </w:r>
      <w:r w:rsidR="00D83833" w:rsidRPr="009901A4">
        <w:rPr>
          <w:sz w:val="24"/>
          <w:szCs w:val="24"/>
        </w:rPr>
        <w:t>krytá a nahromadená všetka sila, a</w:t>
      </w:r>
      <w:r w:rsidRPr="009901A4">
        <w:rPr>
          <w:sz w:val="24"/>
          <w:szCs w:val="24"/>
        </w:rPr>
        <w:t xml:space="preserve">lebo </w:t>
      </w:r>
      <w:r w:rsidR="00DC36B3" w:rsidRPr="009901A4">
        <w:rPr>
          <w:sz w:val="24"/>
          <w:szCs w:val="24"/>
        </w:rPr>
        <w:t xml:space="preserve">na </w:t>
      </w:r>
      <w:r w:rsidRPr="009901A4">
        <w:rPr>
          <w:sz w:val="24"/>
          <w:szCs w:val="24"/>
        </w:rPr>
        <w:t xml:space="preserve">jeseň, keď nadzemné časti už zvädli a sila rastlinky sa stiahne späť do koreňov, aby sa pripravila na zimu. </w:t>
      </w:r>
    </w:p>
    <w:p w14:paraId="702F4E70" w14:textId="77777777" w:rsidR="00063FD3" w:rsidRPr="009901A4" w:rsidRDefault="00063FD3" w:rsidP="009901A4">
      <w:pPr>
        <w:rPr>
          <w:sz w:val="24"/>
          <w:szCs w:val="24"/>
        </w:rPr>
      </w:pPr>
    </w:p>
    <w:p w14:paraId="011E7EBE" w14:textId="081A2084" w:rsidR="0050449A" w:rsidRPr="009901A4" w:rsidRDefault="0050449A" w:rsidP="009901A4">
      <w:pPr>
        <w:spacing w:after="0"/>
        <w:contextualSpacing/>
        <w:jc w:val="center"/>
        <w:rPr>
          <w:b/>
          <w:sz w:val="24"/>
          <w:szCs w:val="24"/>
        </w:rPr>
      </w:pPr>
      <w:r w:rsidRPr="009901A4">
        <w:rPr>
          <w:b/>
          <w:sz w:val="24"/>
          <w:szCs w:val="24"/>
          <w:highlight w:val="cyan"/>
        </w:rPr>
        <w:t>Bylinky nám našepkávajú</w:t>
      </w:r>
    </w:p>
    <w:p w14:paraId="550C27CF" w14:textId="77777777" w:rsidR="00267E69" w:rsidRPr="009901A4" w:rsidRDefault="00267E69" w:rsidP="009901A4">
      <w:pPr>
        <w:spacing w:after="0"/>
        <w:contextualSpacing/>
        <w:rPr>
          <w:sz w:val="24"/>
          <w:szCs w:val="24"/>
        </w:rPr>
      </w:pPr>
    </w:p>
    <w:p w14:paraId="09F0E5EA" w14:textId="23FDA769" w:rsidR="0050449A" w:rsidRPr="009901A4" w:rsidRDefault="0050449A" w:rsidP="009901A4">
      <w:pPr>
        <w:spacing w:after="0"/>
        <w:contextualSpacing/>
        <w:rPr>
          <w:sz w:val="24"/>
          <w:szCs w:val="24"/>
        </w:rPr>
      </w:pPr>
      <w:r w:rsidRPr="009901A4">
        <w:rPr>
          <w:sz w:val="24"/>
          <w:szCs w:val="24"/>
        </w:rPr>
        <w:t>Spoznávan</w:t>
      </w:r>
      <w:r w:rsidR="00BE6B71" w:rsidRPr="009901A4">
        <w:rPr>
          <w:sz w:val="24"/>
          <w:szCs w:val="24"/>
        </w:rPr>
        <w:t>i</w:t>
      </w:r>
      <w:r w:rsidRPr="009901A4">
        <w:rPr>
          <w:sz w:val="24"/>
          <w:szCs w:val="24"/>
        </w:rPr>
        <w:t xml:space="preserve">e liečivých bylín a ich účinkov nie je ľahké, je to celá veda. </w:t>
      </w:r>
      <w:r w:rsidR="0094423F" w:rsidRPr="009901A4">
        <w:rPr>
          <w:sz w:val="24"/>
          <w:szCs w:val="24"/>
        </w:rPr>
        <w:t>C</w:t>
      </w:r>
      <w:r w:rsidRPr="009901A4">
        <w:rPr>
          <w:sz w:val="24"/>
          <w:szCs w:val="24"/>
        </w:rPr>
        <w:t>elkom ľahko môžete mať zo všetkých tých informácií</w:t>
      </w:r>
      <w:r w:rsidR="0094423F" w:rsidRPr="009901A4">
        <w:rPr>
          <w:sz w:val="24"/>
          <w:szCs w:val="24"/>
        </w:rPr>
        <w:t xml:space="preserve"> v hlave poriadny zmätok</w:t>
      </w:r>
      <w:r w:rsidRPr="009901A4">
        <w:rPr>
          <w:sz w:val="24"/>
          <w:szCs w:val="24"/>
        </w:rPr>
        <w:t xml:space="preserve">. Ja </w:t>
      </w:r>
      <w:r w:rsidR="00D83833" w:rsidRPr="009901A4">
        <w:rPr>
          <w:sz w:val="24"/>
          <w:szCs w:val="24"/>
        </w:rPr>
        <w:t>v</w:t>
      </w:r>
      <w:r w:rsidRPr="009901A4">
        <w:rPr>
          <w:sz w:val="24"/>
          <w:szCs w:val="24"/>
        </w:rPr>
        <w:t xml:space="preserve">ám teraz </w:t>
      </w:r>
      <w:r w:rsidR="00D83833" w:rsidRPr="009901A4">
        <w:rPr>
          <w:sz w:val="24"/>
          <w:szCs w:val="24"/>
        </w:rPr>
        <w:t>prezradím,</w:t>
      </w:r>
      <w:r w:rsidRPr="009901A4">
        <w:rPr>
          <w:sz w:val="24"/>
          <w:szCs w:val="24"/>
        </w:rPr>
        <w:t xml:space="preserve"> ako jednoducho a rýchlo môžete odhadnúť účinky niektorých byliniek a rastliniek bez toho</w:t>
      </w:r>
      <w:r w:rsidR="0094423F" w:rsidRPr="009901A4">
        <w:rPr>
          <w:sz w:val="24"/>
          <w:szCs w:val="24"/>
        </w:rPr>
        <w:t>,</w:t>
      </w:r>
      <w:r w:rsidRPr="009901A4">
        <w:rPr>
          <w:sz w:val="24"/>
          <w:szCs w:val="24"/>
        </w:rPr>
        <w:t xml:space="preserve"> aby ste </w:t>
      </w:r>
      <w:r w:rsidR="00BE04DD" w:rsidRPr="009901A4">
        <w:rPr>
          <w:sz w:val="24"/>
          <w:szCs w:val="24"/>
        </w:rPr>
        <w:t xml:space="preserve">hľadali </w:t>
      </w:r>
      <w:r w:rsidRPr="009901A4">
        <w:rPr>
          <w:sz w:val="24"/>
          <w:szCs w:val="24"/>
        </w:rPr>
        <w:t xml:space="preserve">na </w:t>
      </w:r>
      <w:r w:rsidR="00BE04DD" w:rsidRPr="009901A4">
        <w:rPr>
          <w:sz w:val="24"/>
          <w:szCs w:val="24"/>
        </w:rPr>
        <w:t>inter</w:t>
      </w:r>
      <w:r w:rsidRPr="009901A4">
        <w:rPr>
          <w:sz w:val="24"/>
          <w:szCs w:val="24"/>
        </w:rPr>
        <w:t xml:space="preserve">nete. </w:t>
      </w:r>
    </w:p>
    <w:p w14:paraId="5406A378" w14:textId="77777777" w:rsidR="00267E69" w:rsidRPr="009901A4" w:rsidRDefault="00267E69" w:rsidP="009901A4">
      <w:pPr>
        <w:spacing w:after="0"/>
        <w:contextualSpacing/>
        <w:rPr>
          <w:sz w:val="24"/>
          <w:szCs w:val="24"/>
        </w:rPr>
      </w:pPr>
    </w:p>
    <w:p w14:paraId="79B0FFE6" w14:textId="3C20459E" w:rsidR="0050449A" w:rsidRPr="009901A4" w:rsidRDefault="00CA01A6" w:rsidP="009901A4">
      <w:pPr>
        <w:spacing w:after="0"/>
        <w:contextualSpacing/>
        <w:rPr>
          <w:b/>
          <w:sz w:val="24"/>
          <w:szCs w:val="24"/>
        </w:rPr>
      </w:pPr>
      <w:r w:rsidRPr="009901A4">
        <w:rPr>
          <w:b/>
          <w:sz w:val="24"/>
          <w:szCs w:val="24"/>
        </w:rPr>
        <w:t>Farba</w:t>
      </w:r>
    </w:p>
    <w:p w14:paraId="1656013F" w14:textId="5243AFC0" w:rsidR="0050449A" w:rsidRPr="009901A4" w:rsidRDefault="0050449A" w:rsidP="009901A4">
      <w:pPr>
        <w:spacing w:after="0"/>
        <w:contextualSpacing/>
        <w:rPr>
          <w:sz w:val="24"/>
          <w:szCs w:val="24"/>
        </w:rPr>
      </w:pPr>
      <w:r w:rsidRPr="009901A4">
        <w:rPr>
          <w:sz w:val="24"/>
          <w:szCs w:val="24"/>
        </w:rPr>
        <w:t>Bylinky so žltými kvietkami dávajú jasný odkaz, že sú spojené s vylučovaním žlče v organizme. Podporujú trávenie, vylučovanie žlče a pomáhajú pečeni pr</w:t>
      </w:r>
      <w:r w:rsidR="00AB5F42" w:rsidRPr="009901A4">
        <w:rPr>
          <w:sz w:val="24"/>
          <w:szCs w:val="24"/>
        </w:rPr>
        <w:t>i</w:t>
      </w:r>
      <w:r w:rsidRPr="009901A4">
        <w:rPr>
          <w:sz w:val="24"/>
          <w:szCs w:val="24"/>
        </w:rPr>
        <w:t xml:space="preserve"> správn</w:t>
      </w:r>
      <w:r w:rsidR="00AB5F42" w:rsidRPr="009901A4">
        <w:rPr>
          <w:sz w:val="24"/>
          <w:szCs w:val="24"/>
        </w:rPr>
        <w:t>om</w:t>
      </w:r>
      <w:r w:rsidRPr="009901A4">
        <w:rPr>
          <w:sz w:val="24"/>
          <w:szCs w:val="24"/>
        </w:rPr>
        <w:t xml:space="preserve"> fungovan</w:t>
      </w:r>
      <w:r w:rsidR="00AB5F42" w:rsidRPr="009901A4">
        <w:rPr>
          <w:sz w:val="24"/>
          <w:szCs w:val="24"/>
        </w:rPr>
        <w:t>í</w:t>
      </w:r>
      <w:r w:rsidRPr="009901A4">
        <w:rPr>
          <w:sz w:val="24"/>
          <w:szCs w:val="24"/>
        </w:rPr>
        <w:t xml:space="preserve">. Najčastejšie môžete nájsť púpavu, podbeľ, repík, nechtík či ľubovník. </w:t>
      </w:r>
    </w:p>
    <w:p w14:paraId="07E01474" w14:textId="77777777" w:rsidR="00267E69" w:rsidRPr="009901A4" w:rsidRDefault="00267E69" w:rsidP="009901A4">
      <w:pPr>
        <w:spacing w:after="0"/>
        <w:contextualSpacing/>
        <w:rPr>
          <w:sz w:val="24"/>
          <w:szCs w:val="24"/>
          <w:highlight w:val="red"/>
        </w:rPr>
      </w:pPr>
    </w:p>
    <w:p w14:paraId="054B413C" w14:textId="6D54259E" w:rsidR="0050449A" w:rsidRPr="009901A4" w:rsidRDefault="00AF51F5" w:rsidP="009901A4">
      <w:pPr>
        <w:spacing w:after="0"/>
        <w:contextualSpacing/>
        <w:rPr>
          <w:sz w:val="24"/>
          <w:szCs w:val="24"/>
        </w:rPr>
      </w:pPr>
      <w:r w:rsidRPr="009901A4">
        <w:rPr>
          <w:sz w:val="24"/>
          <w:szCs w:val="24"/>
        </w:rPr>
        <w:t>Červené k</w:t>
      </w:r>
      <w:r w:rsidR="0050449A" w:rsidRPr="009901A4">
        <w:rPr>
          <w:sz w:val="24"/>
          <w:szCs w:val="24"/>
        </w:rPr>
        <w:t xml:space="preserve">vietky a hlavne plody nám zase dávajú odkaz, že majú niečo </w:t>
      </w:r>
      <w:r w:rsidR="00D83833" w:rsidRPr="009901A4">
        <w:rPr>
          <w:sz w:val="24"/>
          <w:szCs w:val="24"/>
        </w:rPr>
        <w:t>spoločné</w:t>
      </w:r>
      <w:r w:rsidR="0050449A" w:rsidRPr="009901A4">
        <w:rPr>
          <w:sz w:val="24"/>
          <w:szCs w:val="24"/>
        </w:rPr>
        <w:t xml:space="preserve"> s krvou. Pomáhajú čistiť krv a tým podporujú činnosť srdca. Medzi najznámej</w:t>
      </w:r>
      <w:r w:rsidR="00D83833" w:rsidRPr="009901A4">
        <w:rPr>
          <w:sz w:val="24"/>
          <w:szCs w:val="24"/>
        </w:rPr>
        <w:t>šími</w:t>
      </w:r>
      <w:r w:rsidR="001C4D2F" w:rsidRPr="009901A4">
        <w:rPr>
          <w:sz w:val="24"/>
          <w:szCs w:val="24"/>
        </w:rPr>
        <w:t xml:space="preserve"> spomeniem krkavec, </w:t>
      </w:r>
      <w:proofErr w:type="spellStart"/>
      <w:r w:rsidR="001C4D2F" w:rsidRPr="009901A4">
        <w:rPr>
          <w:sz w:val="24"/>
          <w:szCs w:val="24"/>
        </w:rPr>
        <w:t>kapucínku</w:t>
      </w:r>
      <w:proofErr w:type="spellEnd"/>
      <w:r w:rsidR="00BC13E2" w:rsidRPr="009901A4">
        <w:rPr>
          <w:sz w:val="24"/>
          <w:szCs w:val="24"/>
        </w:rPr>
        <w:t>,</w:t>
      </w:r>
      <w:r w:rsidR="00D83833" w:rsidRPr="009901A4">
        <w:rPr>
          <w:sz w:val="24"/>
          <w:szCs w:val="24"/>
        </w:rPr>
        <w:t xml:space="preserve"> ale aj ďatelinu</w:t>
      </w:r>
      <w:r w:rsidR="0050449A" w:rsidRPr="009901A4">
        <w:rPr>
          <w:sz w:val="24"/>
          <w:szCs w:val="24"/>
        </w:rPr>
        <w:t xml:space="preserve">. Zo známych plodov sú to červené ríbezle, hloh či čerešne. </w:t>
      </w:r>
    </w:p>
    <w:p w14:paraId="7681ECF4" w14:textId="77777777" w:rsidR="00267E69" w:rsidRPr="009901A4" w:rsidRDefault="00267E69" w:rsidP="009901A4">
      <w:pPr>
        <w:spacing w:after="0"/>
        <w:contextualSpacing/>
        <w:rPr>
          <w:sz w:val="24"/>
          <w:szCs w:val="24"/>
        </w:rPr>
      </w:pPr>
    </w:p>
    <w:p w14:paraId="3312432F" w14:textId="0B1D0AD4" w:rsidR="0050449A" w:rsidRPr="009901A4" w:rsidRDefault="00CA01A6" w:rsidP="009901A4">
      <w:pPr>
        <w:spacing w:after="0"/>
        <w:contextualSpacing/>
        <w:rPr>
          <w:b/>
          <w:sz w:val="24"/>
          <w:szCs w:val="24"/>
        </w:rPr>
      </w:pPr>
      <w:r w:rsidRPr="009901A4">
        <w:rPr>
          <w:b/>
          <w:sz w:val="24"/>
          <w:szCs w:val="24"/>
        </w:rPr>
        <w:t>Tvar</w:t>
      </w:r>
    </w:p>
    <w:p w14:paraId="5EA8383D" w14:textId="716C4FEA" w:rsidR="0050449A" w:rsidRPr="009901A4" w:rsidRDefault="0050449A" w:rsidP="009901A4">
      <w:pPr>
        <w:spacing w:after="0"/>
        <w:contextualSpacing/>
        <w:rPr>
          <w:sz w:val="24"/>
          <w:szCs w:val="24"/>
        </w:rPr>
      </w:pPr>
      <w:r w:rsidRPr="009901A4">
        <w:rPr>
          <w:sz w:val="24"/>
          <w:szCs w:val="24"/>
        </w:rPr>
        <w:t xml:space="preserve">Ďalším pomocníkom pri rýchlom určení, na čo pôsobí </w:t>
      </w:r>
      <w:r w:rsidR="00D83833" w:rsidRPr="009901A4">
        <w:rPr>
          <w:sz w:val="24"/>
          <w:szCs w:val="24"/>
        </w:rPr>
        <w:t>tá-</w:t>
      </w:r>
      <w:r w:rsidRPr="009901A4">
        <w:rPr>
          <w:sz w:val="24"/>
          <w:szCs w:val="24"/>
        </w:rPr>
        <w:t>ktorá rastlina či plod</w:t>
      </w:r>
      <w:r w:rsidR="00BC13E2" w:rsidRPr="009901A4">
        <w:rPr>
          <w:sz w:val="24"/>
          <w:szCs w:val="24"/>
        </w:rPr>
        <w:t>,</w:t>
      </w:r>
      <w:r w:rsidRPr="009901A4">
        <w:rPr>
          <w:sz w:val="24"/>
          <w:szCs w:val="24"/>
        </w:rPr>
        <w:t xml:space="preserve"> je ich tvar. Všimli ste si lístky lipy? Sú v tvare srdca. Fazuľa zase pripomína naše obličky. Čo </w:t>
      </w:r>
      <w:r w:rsidR="00D83833" w:rsidRPr="009901A4">
        <w:rPr>
          <w:sz w:val="24"/>
          <w:szCs w:val="24"/>
        </w:rPr>
        <w:t>v</w:t>
      </w:r>
      <w:r w:rsidRPr="009901A4">
        <w:rPr>
          <w:sz w:val="24"/>
          <w:szCs w:val="24"/>
        </w:rPr>
        <w:t xml:space="preserve">ám pripomína vlašský orech? Jednoznačne mozog a práve pre ten sú tieto orechy vhodné. </w:t>
      </w:r>
    </w:p>
    <w:p w14:paraId="6342A6D6" w14:textId="77777777" w:rsidR="00267E69" w:rsidRPr="009901A4" w:rsidRDefault="00267E69" w:rsidP="009901A4">
      <w:pPr>
        <w:spacing w:after="0"/>
        <w:contextualSpacing/>
        <w:rPr>
          <w:sz w:val="24"/>
          <w:szCs w:val="24"/>
        </w:rPr>
      </w:pPr>
    </w:p>
    <w:p w14:paraId="76827803" w14:textId="11B2DB10" w:rsidR="0050449A" w:rsidRPr="009901A4" w:rsidRDefault="0050449A" w:rsidP="009901A4">
      <w:pPr>
        <w:spacing w:after="0"/>
        <w:contextualSpacing/>
        <w:rPr>
          <w:sz w:val="24"/>
          <w:szCs w:val="24"/>
        </w:rPr>
      </w:pPr>
      <w:r w:rsidRPr="009901A4">
        <w:rPr>
          <w:sz w:val="24"/>
          <w:szCs w:val="24"/>
        </w:rPr>
        <w:t xml:space="preserve">Hrozno má nepopierateľnú podobnosť s pľúcnymi mechúrikmi. Sú </w:t>
      </w:r>
      <w:r w:rsidR="001C4D2F" w:rsidRPr="009901A4">
        <w:rPr>
          <w:sz w:val="24"/>
          <w:szCs w:val="24"/>
        </w:rPr>
        <w:t xml:space="preserve">to </w:t>
      </w:r>
      <w:r w:rsidRPr="009901A4">
        <w:rPr>
          <w:sz w:val="24"/>
          <w:szCs w:val="24"/>
        </w:rPr>
        <w:t xml:space="preserve">malé vaky v našich pľúcach, ktoré umožňujú pohyb kyslíka a oxidu uhličitého medzi pľúcami a krvným obehom. Bolo preukázané, že červeného víno </w:t>
      </w:r>
      <w:r w:rsidR="001C4D2F" w:rsidRPr="009901A4">
        <w:rPr>
          <w:sz w:val="24"/>
          <w:szCs w:val="24"/>
        </w:rPr>
        <w:t>znižuje riziko rakoviny pľúc.</w:t>
      </w:r>
      <w:r w:rsidRPr="009901A4">
        <w:rPr>
          <w:sz w:val="24"/>
          <w:szCs w:val="24"/>
        </w:rPr>
        <w:t xml:space="preserve"> Skvelá správa</w:t>
      </w:r>
      <w:r w:rsidR="00D83833" w:rsidRPr="009901A4">
        <w:rPr>
          <w:sz w:val="24"/>
          <w:szCs w:val="24"/>
        </w:rPr>
        <w:t>.</w:t>
      </w:r>
    </w:p>
    <w:p w14:paraId="158AC058" w14:textId="77777777" w:rsidR="00267E69" w:rsidRPr="009901A4" w:rsidRDefault="00267E69" w:rsidP="009901A4">
      <w:pPr>
        <w:spacing w:after="0"/>
        <w:contextualSpacing/>
        <w:rPr>
          <w:sz w:val="24"/>
          <w:szCs w:val="24"/>
        </w:rPr>
      </w:pPr>
    </w:p>
    <w:p w14:paraId="064314F6" w14:textId="0701A70B" w:rsidR="0050449A" w:rsidRPr="009901A4" w:rsidRDefault="0050449A" w:rsidP="009901A4">
      <w:pPr>
        <w:spacing w:after="0"/>
        <w:contextualSpacing/>
        <w:rPr>
          <w:sz w:val="24"/>
          <w:szCs w:val="24"/>
        </w:rPr>
      </w:pPr>
      <w:r w:rsidRPr="009901A4">
        <w:rPr>
          <w:sz w:val="24"/>
          <w:szCs w:val="24"/>
        </w:rPr>
        <w:t>Koreň ženšenu vyzerá ako žila v našom tele a</w:t>
      </w:r>
      <w:r w:rsidR="001C4D2F" w:rsidRPr="009901A4">
        <w:rPr>
          <w:sz w:val="24"/>
          <w:szCs w:val="24"/>
        </w:rPr>
        <w:t> je dokázané</w:t>
      </w:r>
      <w:r w:rsidRPr="009901A4">
        <w:rPr>
          <w:sz w:val="24"/>
          <w:szCs w:val="24"/>
        </w:rPr>
        <w:t>, že poskytuje energiu, znižuje hladinu cukru a cholesterolu v krvi, odbúrava stres, podporuje relaxáciu, lieči cukrovku a mnoho ďalších zdravotných ťažkostí.</w:t>
      </w:r>
    </w:p>
    <w:p w14:paraId="657217E0" w14:textId="77777777" w:rsidR="00267E69" w:rsidRPr="009901A4" w:rsidRDefault="00267E69" w:rsidP="009901A4">
      <w:pPr>
        <w:spacing w:after="0"/>
        <w:contextualSpacing/>
        <w:rPr>
          <w:sz w:val="24"/>
          <w:szCs w:val="24"/>
        </w:rPr>
      </w:pPr>
    </w:p>
    <w:p w14:paraId="5687DD3C" w14:textId="650AE622" w:rsidR="0050449A" w:rsidRPr="009901A4" w:rsidRDefault="0050449A" w:rsidP="009901A4">
      <w:pPr>
        <w:spacing w:after="0"/>
        <w:contextualSpacing/>
        <w:rPr>
          <w:sz w:val="24"/>
          <w:szCs w:val="24"/>
        </w:rPr>
      </w:pPr>
      <w:r w:rsidRPr="009901A4">
        <w:rPr>
          <w:sz w:val="24"/>
          <w:szCs w:val="24"/>
        </w:rPr>
        <w:t>Toto môžete využiť ako skvelú hru s deťmi v prírode. „Na čo sa podobá táto rastlinka/list/plod?“</w:t>
      </w:r>
    </w:p>
    <w:p w14:paraId="6E2B868F" w14:textId="77777777" w:rsidR="00267E69" w:rsidRPr="009901A4" w:rsidRDefault="00267E69" w:rsidP="009901A4">
      <w:pPr>
        <w:spacing w:after="0"/>
        <w:contextualSpacing/>
        <w:rPr>
          <w:sz w:val="24"/>
          <w:szCs w:val="24"/>
        </w:rPr>
      </w:pPr>
    </w:p>
    <w:p w14:paraId="353F25A8" w14:textId="48021716" w:rsidR="0050449A" w:rsidRPr="009901A4" w:rsidRDefault="00CA01A6" w:rsidP="009901A4">
      <w:pPr>
        <w:spacing w:after="0"/>
        <w:contextualSpacing/>
        <w:rPr>
          <w:b/>
          <w:sz w:val="24"/>
          <w:szCs w:val="24"/>
        </w:rPr>
      </w:pPr>
      <w:r w:rsidRPr="009901A4">
        <w:rPr>
          <w:b/>
          <w:sz w:val="24"/>
          <w:szCs w:val="24"/>
        </w:rPr>
        <w:t>Rýchlosť rastu</w:t>
      </w:r>
    </w:p>
    <w:p w14:paraId="52947639" w14:textId="16D5FE7C" w:rsidR="0050449A" w:rsidRPr="009901A4" w:rsidRDefault="0050449A" w:rsidP="009901A4">
      <w:pPr>
        <w:spacing w:after="0"/>
        <w:contextualSpacing/>
        <w:rPr>
          <w:sz w:val="24"/>
          <w:szCs w:val="24"/>
        </w:rPr>
      </w:pPr>
      <w:r w:rsidRPr="009901A4">
        <w:rPr>
          <w:sz w:val="24"/>
          <w:szCs w:val="24"/>
        </w:rPr>
        <w:t>Sú rastliny, ktoré rastú tak</w:t>
      </w:r>
      <w:r w:rsidR="00D83833" w:rsidRPr="009901A4">
        <w:rPr>
          <w:sz w:val="24"/>
          <w:szCs w:val="24"/>
        </w:rPr>
        <w:t>mer celoročne. Pokosíte ich a o</w:t>
      </w:r>
      <w:r w:rsidRPr="009901A4">
        <w:rPr>
          <w:sz w:val="24"/>
          <w:szCs w:val="24"/>
        </w:rPr>
        <w:t xml:space="preserve"> pár dní či týždňov už ich tam máte zase. Ja takto </w:t>
      </w:r>
      <w:r w:rsidR="0003263A" w:rsidRPr="009901A4">
        <w:rPr>
          <w:sz w:val="24"/>
          <w:szCs w:val="24"/>
        </w:rPr>
        <w:t xml:space="preserve">v záhrade </w:t>
      </w:r>
      <w:r w:rsidR="000766D1" w:rsidRPr="009901A4">
        <w:rPr>
          <w:sz w:val="24"/>
          <w:szCs w:val="24"/>
        </w:rPr>
        <w:t>vynikajúco spolupracujem s</w:t>
      </w:r>
      <w:r w:rsidRPr="009901A4">
        <w:rPr>
          <w:sz w:val="24"/>
          <w:szCs w:val="24"/>
        </w:rPr>
        <w:t> </w:t>
      </w:r>
      <w:proofErr w:type="spellStart"/>
      <w:r w:rsidRPr="009901A4">
        <w:rPr>
          <w:sz w:val="24"/>
          <w:szCs w:val="24"/>
        </w:rPr>
        <w:t>kozonohou</w:t>
      </w:r>
      <w:proofErr w:type="spellEnd"/>
      <w:r w:rsidRPr="009901A4">
        <w:rPr>
          <w:sz w:val="24"/>
          <w:szCs w:val="24"/>
        </w:rPr>
        <w:t xml:space="preserve"> </w:t>
      </w:r>
      <w:proofErr w:type="spellStart"/>
      <w:r w:rsidRPr="009901A4">
        <w:rPr>
          <w:sz w:val="24"/>
          <w:szCs w:val="24"/>
        </w:rPr>
        <w:t>hostcovou</w:t>
      </w:r>
      <w:proofErr w:type="spellEnd"/>
      <w:r w:rsidRPr="009901A4">
        <w:rPr>
          <w:sz w:val="24"/>
          <w:szCs w:val="24"/>
        </w:rPr>
        <w:t>. Takéto bylinky nám naznačujú, že obsahujú veľa vody a aj nasávajú veľa vody</w:t>
      </w:r>
      <w:r w:rsidR="00041C34" w:rsidRPr="009901A4">
        <w:rPr>
          <w:sz w:val="24"/>
          <w:szCs w:val="24"/>
        </w:rPr>
        <w:t>,</w:t>
      </w:r>
      <w:r w:rsidRPr="009901A4">
        <w:rPr>
          <w:sz w:val="24"/>
          <w:szCs w:val="24"/>
        </w:rPr>
        <w:t xml:space="preserve"> </w:t>
      </w:r>
      <w:r w:rsidR="0003263A" w:rsidRPr="009901A4">
        <w:rPr>
          <w:sz w:val="24"/>
          <w:szCs w:val="24"/>
        </w:rPr>
        <w:t xml:space="preserve">a to </w:t>
      </w:r>
      <w:r w:rsidRPr="009901A4">
        <w:rPr>
          <w:sz w:val="24"/>
          <w:szCs w:val="24"/>
        </w:rPr>
        <w:t>nielen z</w:t>
      </w:r>
      <w:r w:rsidR="006E6A9B" w:rsidRPr="009901A4">
        <w:rPr>
          <w:sz w:val="24"/>
          <w:szCs w:val="24"/>
        </w:rPr>
        <w:t> </w:t>
      </w:r>
      <w:r w:rsidRPr="009901A4">
        <w:rPr>
          <w:sz w:val="24"/>
          <w:szCs w:val="24"/>
        </w:rPr>
        <w:t>okolia</w:t>
      </w:r>
      <w:r w:rsidR="006E6A9B" w:rsidRPr="009901A4">
        <w:rPr>
          <w:sz w:val="24"/>
          <w:szCs w:val="24"/>
        </w:rPr>
        <w:t>, a</w:t>
      </w:r>
      <w:r w:rsidRPr="009901A4">
        <w:rPr>
          <w:sz w:val="24"/>
          <w:szCs w:val="24"/>
        </w:rPr>
        <w:t>le aj z tela, preto sú vhodné na odvodnenie</w:t>
      </w:r>
      <w:r w:rsidR="00175D78" w:rsidRPr="009901A4">
        <w:rPr>
          <w:sz w:val="24"/>
          <w:szCs w:val="24"/>
        </w:rPr>
        <w:t xml:space="preserve"> či</w:t>
      </w:r>
      <w:r w:rsidRPr="009901A4">
        <w:rPr>
          <w:sz w:val="24"/>
          <w:szCs w:val="24"/>
        </w:rPr>
        <w:t xml:space="preserve"> vypustenie toxínov </w:t>
      </w:r>
      <w:r w:rsidR="00175D78" w:rsidRPr="009901A4">
        <w:rPr>
          <w:sz w:val="24"/>
          <w:szCs w:val="24"/>
        </w:rPr>
        <w:t>z</w:t>
      </w:r>
      <w:r w:rsidRPr="009901A4">
        <w:rPr>
          <w:sz w:val="24"/>
          <w:szCs w:val="24"/>
        </w:rPr>
        <w:t xml:space="preserve"> tela. Potešia sa hlavne naše kĺby a obličky. </w:t>
      </w:r>
    </w:p>
    <w:p w14:paraId="2A908921" w14:textId="77777777" w:rsidR="00267E69" w:rsidRPr="009901A4" w:rsidRDefault="00267E69" w:rsidP="009901A4">
      <w:pPr>
        <w:spacing w:after="0"/>
        <w:contextualSpacing/>
        <w:rPr>
          <w:sz w:val="24"/>
          <w:szCs w:val="24"/>
        </w:rPr>
      </w:pPr>
    </w:p>
    <w:p w14:paraId="24883A88" w14:textId="6E04FDE4" w:rsidR="0050449A" w:rsidRPr="009901A4" w:rsidRDefault="00041C34" w:rsidP="009901A4">
      <w:pPr>
        <w:spacing w:after="0"/>
        <w:contextualSpacing/>
        <w:rPr>
          <w:sz w:val="24"/>
          <w:szCs w:val="24"/>
        </w:rPr>
      </w:pPr>
      <w:r w:rsidRPr="009901A4">
        <w:rPr>
          <w:sz w:val="24"/>
          <w:szCs w:val="24"/>
        </w:rPr>
        <w:t>Medzi najznámejšími</w:t>
      </w:r>
      <w:r w:rsidR="0050449A" w:rsidRPr="009901A4">
        <w:rPr>
          <w:sz w:val="24"/>
          <w:szCs w:val="24"/>
        </w:rPr>
        <w:t xml:space="preserve"> spomeniem už uvedenú </w:t>
      </w:r>
      <w:proofErr w:type="spellStart"/>
      <w:r w:rsidR="0050449A" w:rsidRPr="009901A4">
        <w:rPr>
          <w:sz w:val="24"/>
          <w:szCs w:val="24"/>
        </w:rPr>
        <w:t>kozonohu</w:t>
      </w:r>
      <w:proofErr w:type="spellEnd"/>
      <w:r w:rsidR="0050449A" w:rsidRPr="009901A4">
        <w:rPr>
          <w:sz w:val="24"/>
          <w:szCs w:val="24"/>
        </w:rPr>
        <w:t xml:space="preserve"> </w:t>
      </w:r>
      <w:proofErr w:type="spellStart"/>
      <w:r w:rsidR="0050449A" w:rsidRPr="009901A4">
        <w:rPr>
          <w:sz w:val="24"/>
          <w:szCs w:val="24"/>
        </w:rPr>
        <w:t>hostcovú</w:t>
      </w:r>
      <w:proofErr w:type="spellEnd"/>
      <w:r w:rsidR="0050449A" w:rsidRPr="009901A4">
        <w:rPr>
          <w:sz w:val="24"/>
          <w:szCs w:val="24"/>
        </w:rPr>
        <w:t xml:space="preserve">, žihľavu, brezu i obyčajnú trávu. Z plodov sú to uhorky či melón. </w:t>
      </w:r>
    </w:p>
    <w:p w14:paraId="193A345F" w14:textId="77777777" w:rsidR="00A218C4" w:rsidRPr="00612AAE" w:rsidRDefault="00A218C4" w:rsidP="00267E69">
      <w:pPr>
        <w:spacing w:after="0"/>
        <w:contextualSpacing/>
      </w:pPr>
    </w:p>
    <w:p w14:paraId="7C3BBBEE" w14:textId="77777777" w:rsidR="007D0D84" w:rsidRDefault="007D0D84">
      <w:pPr>
        <w:rPr>
          <w:b/>
          <w:sz w:val="28"/>
          <w:szCs w:val="28"/>
          <w:highlight w:val="green"/>
        </w:rPr>
      </w:pPr>
      <w:r>
        <w:rPr>
          <w:b/>
          <w:sz w:val="28"/>
          <w:szCs w:val="28"/>
          <w:highlight w:val="green"/>
        </w:rPr>
        <w:br w:type="page"/>
      </w:r>
    </w:p>
    <w:p w14:paraId="095262A4" w14:textId="071B26F6" w:rsidR="005A0938" w:rsidRPr="00FF4753" w:rsidRDefault="005A0938" w:rsidP="00267E69">
      <w:pPr>
        <w:spacing w:after="0"/>
        <w:contextualSpacing/>
        <w:jc w:val="center"/>
        <w:rPr>
          <w:b/>
          <w:sz w:val="28"/>
          <w:szCs w:val="28"/>
        </w:rPr>
      </w:pPr>
      <w:commentRangeStart w:id="24"/>
      <w:r w:rsidRPr="00FF4753">
        <w:rPr>
          <w:b/>
          <w:sz w:val="28"/>
          <w:szCs w:val="28"/>
        </w:rPr>
        <w:lastRenderedPageBreak/>
        <w:t>1</w:t>
      </w:r>
      <w:r w:rsidR="0008328C">
        <w:rPr>
          <w:b/>
          <w:sz w:val="28"/>
          <w:szCs w:val="28"/>
        </w:rPr>
        <w:t>5</w:t>
      </w:r>
      <w:r w:rsidRPr="00FF4753">
        <w:rPr>
          <w:b/>
          <w:sz w:val="28"/>
          <w:szCs w:val="28"/>
        </w:rPr>
        <w:t xml:space="preserve"> spôsobov</w:t>
      </w:r>
      <w:r w:rsidR="00041C34" w:rsidRPr="00FF4753">
        <w:rPr>
          <w:b/>
          <w:sz w:val="28"/>
          <w:szCs w:val="28"/>
        </w:rPr>
        <w:t>,</w:t>
      </w:r>
      <w:r w:rsidR="00CC0EA9" w:rsidRPr="00FF4753">
        <w:rPr>
          <w:b/>
          <w:sz w:val="28"/>
          <w:szCs w:val="28"/>
        </w:rPr>
        <w:t xml:space="preserve"> </w:t>
      </w:r>
      <w:r w:rsidR="00041C34" w:rsidRPr="00FF4753">
        <w:rPr>
          <w:b/>
          <w:sz w:val="28"/>
          <w:szCs w:val="28"/>
        </w:rPr>
        <w:t>a</w:t>
      </w:r>
      <w:r w:rsidRPr="00FF4753">
        <w:rPr>
          <w:b/>
          <w:sz w:val="28"/>
          <w:szCs w:val="28"/>
        </w:rPr>
        <w:t>ko spracovať divoké jedlé bylinky</w:t>
      </w:r>
    </w:p>
    <w:p w14:paraId="389EF283" w14:textId="77777777" w:rsidR="00457B4D" w:rsidRPr="00FF4753" w:rsidRDefault="00457B4D" w:rsidP="00267E69">
      <w:pPr>
        <w:spacing w:after="0"/>
        <w:contextualSpacing/>
        <w:jc w:val="center"/>
      </w:pPr>
      <w:r w:rsidRPr="00FF4753">
        <w:t>ČO S </w:t>
      </w:r>
      <w:r w:rsidR="00130002" w:rsidRPr="00FF4753">
        <w:t>BYLINKAMI, KEĎ ICH UŽ MÁT</w:t>
      </w:r>
      <w:r w:rsidRPr="00FF4753">
        <w:t xml:space="preserve">E </w:t>
      </w:r>
      <w:commentRangeStart w:id="25"/>
      <w:r w:rsidRPr="00FF4753">
        <w:t>DOMA</w:t>
      </w:r>
      <w:commentRangeEnd w:id="25"/>
      <w:r w:rsidR="0008328C">
        <w:rPr>
          <w:rStyle w:val="Odkaznakomentr"/>
        </w:rPr>
        <w:commentReference w:id="25"/>
      </w:r>
      <w:r w:rsidRPr="00FF4753">
        <w:t>?</w:t>
      </w:r>
      <w:commentRangeEnd w:id="24"/>
      <w:r w:rsidR="00FF4753" w:rsidRPr="00FF4753">
        <w:rPr>
          <w:rStyle w:val="Odkaznakomentr"/>
        </w:rPr>
        <w:commentReference w:id="24"/>
      </w:r>
    </w:p>
    <w:p w14:paraId="367973A4" w14:textId="77777777" w:rsidR="00AE701F" w:rsidRDefault="00AE701F" w:rsidP="00AE701F">
      <w:pPr>
        <w:spacing w:after="0"/>
        <w:rPr>
          <w:b/>
        </w:rPr>
      </w:pPr>
    </w:p>
    <w:p w14:paraId="40C70E52" w14:textId="77777777" w:rsidR="00AE701F" w:rsidRDefault="00AE701F">
      <w:pPr>
        <w:rPr>
          <w:b/>
          <w:highlight w:val="cyan"/>
        </w:rPr>
      </w:pPr>
      <w:r>
        <w:rPr>
          <w:b/>
          <w:highlight w:val="cyan"/>
        </w:rPr>
        <w:br w:type="page"/>
      </w:r>
    </w:p>
    <w:p w14:paraId="2442F764" w14:textId="5A910323" w:rsidR="0059388D" w:rsidRPr="006661FA" w:rsidRDefault="005A0938" w:rsidP="006661FA">
      <w:pPr>
        <w:spacing w:after="0"/>
        <w:contextualSpacing/>
        <w:jc w:val="center"/>
        <w:rPr>
          <w:b/>
          <w:sz w:val="24"/>
          <w:szCs w:val="24"/>
          <w:highlight w:val="cyan"/>
        </w:rPr>
      </w:pPr>
      <w:r w:rsidRPr="006661FA">
        <w:rPr>
          <w:b/>
          <w:sz w:val="24"/>
          <w:szCs w:val="24"/>
          <w:highlight w:val="cyan"/>
        </w:rPr>
        <w:lastRenderedPageBreak/>
        <w:t>Priama konzumácia čerstvých divokých bylín</w:t>
      </w:r>
      <w:r w:rsidR="00246365">
        <w:rPr>
          <w:b/>
          <w:sz w:val="24"/>
          <w:szCs w:val="24"/>
          <w:highlight w:val="cyan"/>
        </w:rPr>
        <w:t xml:space="preserve"> </w:t>
      </w:r>
      <w:r w:rsidR="00246365" w:rsidRPr="00246365">
        <w:rPr>
          <w:b/>
          <w:sz w:val="24"/>
          <w:szCs w:val="24"/>
        </w:rPr>
        <w:t xml:space="preserve">                 </w:t>
      </w:r>
      <w:commentRangeStart w:id="26"/>
      <w:r w:rsidR="00246365" w:rsidRPr="00246365">
        <w:rPr>
          <w:b/>
          <w:sz w:val="24"/>
          <w:szCs w:val="24"/>
          <w:highlight w:val="red"/>
        </w:rPr>
        <w:t>FOTO</w:t>
      </w:r>
      <w:commentRangeEnd w:id="26"/>
      <w:r w:rsidR="00246365">
        <w:rPr>
          <w:rStyle w:val="Odkaznakomentr"/>
        </w:rPr>
        <w:commentReference w:id="26"/>
      </w:r>
      <w:r w:rsidR="00246365">
        <w:rPr>
          <w:b/>
          <w:sz w:val="24"/>
          <w:szCs w:val="24"/>
          <w:highlight w:val="red"/>
        </w:rPr>
        <w:t xml:space="preserve"> </w:t>
      </w:r>
    </w:p>
    <w:p w14:paraId="0D813C4E" w14:textId="77777777" w:rsidR="00AE701F" w:rsidRPr="006661FA" w:rsidRDefault="00AE701F" w:rsidP="006661FA">
      <w:pPr>
        <w:spacing w:after="0"/>
        <w:contextualSpacing/>
        <w:rPr>
          <w:sz w:val="24"/>
          <w:szCs w:val="24"/>
        </w:rPr>
      </w:pPr>
    </w:p>
    <w:p w14:paraId="3819901E" w14:textId="2E37B7A3" w:rsidR="0059388D" w:rsidRPr="006661FA" w:rsidRDefault="0059388D" w:rsidP="006661FA">
      <w:pPr>
        <w:spacing w:after="0"/>
        <w:contextualSpacing/>
        <w:rPr>
          <w:sz w:val="24"/>
          <w:szCs w:val="24"/>
        </w:rPr>
      </w:pPr>
      <w:r w:rsidRPr="006661FA">
        <w:rPr>
          <w:sz w:val="24"/>
          <w:szCs w:val="24"/>
        </w:rPr>
        <w:t xml:space="preserve">Bylinky nám </w:t>
      </w:r>
      <w:r w:rsidR="00041C34" w:rsidRPr="006661FA">
        <w:rPr>
          <w:sz w:val="24"/>
          <w:szCs w:val="24"/>
        </w:rPr>
        <w:t>odovzdávajú</w:t>
      </w:r>
      <w:r w:rsidRPr="006661FA">
        <w:rPr>
          <w:sz w:val="24"/>
          <w:szCs w:val="24"/>
        </w:rPr>
        <w:t xml:space="preserve"> svoje liečivé vlastnosti rôznymi cestami. V prípade jedlých bylín je to jednoznačne ich priama konzumácia. </w:t>
      </w:r>
      <w:r w:rsidR="001C4D2F" w:rsidRPr="006661FA">
        <w:rPr>
          <w:sz w:val="24"/>
          <w:szCs w:val="24"/>
        </w:rPr>
        <w:t>V </w:t>
      </w:r>
      <w:r w:rsidRPr="006661FA">
        <w:rPr>
          <w:sz w:val="24"/>
          <w:szCs w:val="24"/>
        </w:rPr>
        <w:t xml:space="preserve">období, keď </w:t>
      </w:r>
      <w:r w:rsidR="001C4D2F" w:rsidRPr="006661FA">
        <w:rPr>
          <w:sz w:val="24"/>
          <w:szCs w:val="24"/>
        </w:rPr>
        <w:t xml:space="preserve">práve </w:t>
      </w:r>
      <w:r w:rsidRPr="006661FA">
        <w:rPr>
          <w:sz w:val="24"/>
          <w:szCs w:val="24"/>
        </w:rPr>
        <w:t>rastú</w:t>
      </w:r>
      <w:r w:rsidR="00041C34" w:rsidRPr="006661FA">
        <w:rPr>
          <w:sz w:val="24"/>
          <w:szCs w:val="24"/>
        </w:rPr>
        <w:t>,</w:t>
      </w:r>
      <w:r w:rsidR="00130002" w:rsidRPr="006661FA">
        <w:rPr>
          <w:sz w:val="24"/>
          <w:szCs w:val="24"/>
        </w:rPr>
        <w:t xml:space="preserve"> nám</w:t>
      </w:r>
      <w:r w:rsidRPr="006661FA">
        <w:rPr>
          <w:sz w:val="24"/>
          <w:szCs w:val="24"/>
        </w:rPr>
        <w:t xml:space="preserve"> najviac pomáha</w:t>
      </w:r>
      <w:r w:rsidR="009C751A">
        <w:rPr>
          <w:sz w:val="24"/>
          <w:szCs w:val="24"/>
        </w:rPr>
        <w:t>jú, keď ich pridávat</w:t>
      </w:r>
      <w:r w:rsidR="00130002" w:rsidRPr="006661FA">
        <w:rPr>
          <w:sz w:val="24"/>
          <w:szCs w:val="24"/>
        </w:rPr>
        <w:t>e do jedál či nápojov. Mnoho ľudí zbiera liečivé byliny väčšinou na čaj, ale neve</w:t>
      </w:r>
      <w:r w:rsidR="00DF1205" w:rsidRPr="006661FA">
        <w:rPr>
          <w:sz w:val="24"/>
          <w:szCs w:val="24"/>
        </w:rPr>
        <w:t>dia</w:t>
      </w:r>
      <w:r w:rsidR="00130002" w:rsidRPr="006661FA">
        <w:rPr>
          <w:sz w:val="24"/>
          <w:szCs w:val="24"/>
        </w:rPr>
        <w:t xml:space="preserve"> si predstaviť, že by mali zjesť žihľavu či púpavu. </w:t>
      </w:r>
    </w:p>
    <w:p w14:paraId="591694E4" w14:textId="77777777" w:rsidR="00AE701F" w:rsidRPr="006661FA" w:rsidRDefault="00AE701F" w:rsidP="006661FA">
      <w:pPr>
        <w:spacing w:after="0"/>
        <w:contextualSpacing/>
        <w:rPr>
          <w:sz w:val="24"/>
          <w:szCs w:val="24"/>
        </w:rPr>
      </w:pPr>
    </w:p>
    <w:p w14:paraId="47BAB21A" w14:textId="37BCACE4" w:rsidR="00CB0320" w:rsidRPr="006661FA" w:rsidRDefault="004B363B" w:rsidP="006661FA">
      <w:pPr>
        <w:spacing w:after="0"/>
        <w:contextualSpacing/>
        <w:rPr>
          <w:sz w:val="24"/>
          <w:szCs w:val="24"/>
        </w:rPr>
      </w:pPr>
      <w:r w:rsidRPr="006661FA">
        <w:rPr>
          <w:sz w:val="24"/>
          <w:szCs w:val="24"/>
        </w:rPr>
        <w:t xml:space="preserve">Ideálne </w:t>
      </w:r>
      <w:r w:rsidR="00DF1205" w:rsidRPr="006661FA">
        <w:rPr>
          <w:sz w:val="24"/>
          <w:szCs w:val="24"/>
        </w:rPr>
        <w:t xml:space="preserve">je, </w:t>
      </w:r>
      <w:r w:rsidRPr="006661FA">
        <w:rPr>
          <w:sz w:val="24"/>
          <w:szCs w:val="24"/>
        </w:rPr>
        <w:t xml:space="preserve">ak si osvojíte </w:t>
      </w:r>
      <w:r w:rsidR="007D0D84" w:rsidRPr="006661FA">
        <w:rPr>
          <w:sz w:val="24"/>
          <w:szCs w:val="24"/>
        </w:rPr>
        <w:t>tri</w:t>
      </w:r>
      <w:r w:rsidR="00CB0320" w:rsidRPr="006661FA">
        <w:rPr>
          <w:sz w:val="24"/>
          <w:szCs w:val="24"/>
        </w:rPr>
        <w:t xml:space="preserve"> základné a najviac efektívne </w:t>
      </w:r>
      <w:r w:rsidR="00041C34" w:rsidRPr="006661FA">
        <w:rPr>
          <w:sz w:val="24"/>
          <w:szCs w:val="24"/>
        </w:rPr>
        <w:t>využitia</w:t>
      </w:r>
      <w:r w:rsidR="00CB0320" w:rsidRPr="006661FA">
        <w:rPr>
          <w:sz w:val="24"/>
          <w:szCs w:val="24"/>
        </w:rPr>
        <w:t xml:space="preserve"> divokých byliniek:</w:t>
      </w:r>
    </w:p>
    <w:p w14:paraId="604F7C2A" w14:textId="6711B1CD" w:rsidR="00CB0320" w:rsidRPr="006661FA" w:rsidRDefault="00041C34" w:rsidP="006661FA">
      <w:pPr>
        <w:pStyle w:val="Odsekzoznamu"/>
        <w:numPr>
          <w:ilvl w:val="0"/>
          <w:numId w:val="32"/>
        </w:numPr>
        <w:spacing w:after="0"/>
        <w:rPr>
          <w:sz w:val="24"/>
          <w:szCs w:val="24"/>
        </w:rPr>
      </w:pPr>
      <w:r w:rsidRPr="006661FA">
        <w:rPr>
          <w:sz w:val="24"/>
          <w:szCs w:val="24"/>
        </w:rPr>
        <w:t>V</w:t>
      </w:r>
      <w:r w:rsidR="00CB0320" w:rsidRPr="006661FA">
        <w:rPr>
          <w:sz w:val="24"/>
          <w:szCs w:val="24"/>
        </w:rPr>
        <w:t>o forme smoothie</w:t>
      </w:r>
      <w:r w:rsidRPr="006661FA">
        <w:rPr>
          <w:sz w:val="24"/>
          <w:szCs w:val="24"/>
        </w:rPr>
        <w:t>.</w:t>
      </w:r>
      <w:r w:rsidR="001C4D2F" w:rsidRPr="006661FA">
        <w:rPr>
          <w:sz w:val="24"/>
          <w:szCs w:val="24"/>
        </w:rPr>
        <w:t xml:space="preserve"> </w:t>
      </w:r>
      <w:r w:rsidR="00AD05A6" w:rsidRPr="006661FA">
        <w:rPr>
          <w:sz w:val="24"/>
          <w:szCs w:val="24"/>
        </w:rPr>
        <w:t xml:space="preserve"> </w:t>
      </w:r>
    </w:p>
    <w:p w14:paraId="645B4699" w14:textId="40D7B2AE" w:rsidR="00CB0320" w:rsidRPr="006661FA" w:rsidRDefault="001C4D2F" w:rsidP="006661FA">
      <w:pPr>
        <w:pStyle w:val="Odsekzoznamu"/>
        <w:numPr>
          <w:ilvl w:val="0"/>
          <w:numId w:val="32"/>
        </w:numPr>
        <w:spacing w:after="0"/>
        <w:rPr>
          <w:sz w:val="24"/>
          <w:szCs w:val="24"/>
        </w:rPr>
      </w:pPr>
      <w:r w:rsidRPr="006661FA">
        <w:rPr>
          <w:sz w:val="24"/>
          <w:szCs w:val="24"/>
        </w:rPr>
        <w:t xml:space="preserve">Vo forme smoothie kaší </w:t>
      </w:r>
      <w:r w:rsidR="00AD05A6" w:rsidRPr="006661FA">
        <w:rPr>
          <w:sz w:val="24"/>
          <w:szCs w:val="24"/>
        </w:rPr>
        <w:t>v h</w:t>
      </w:r>
      <w:r w:rsidRPr="006661FA">
        <w:rPr>
          <w:sz w:val="24"/>
          <w:szCs w:val="24"/>
        </w:rPr>
        <w:t>ustejšej konzistencii. D</w:t>
      </w:r>
      <w:r w:rsidR="00AD05A6" w:rsidRPr="006661FA">
        <w:rPr>
          <w:sz w:val="24"/>
          <w:szCs w:val="24"/>
        </w:rPr>
        <w:t>ajú</w:t>
      </w:r>
      <w:r w:rsidRPr="006661FA">
        <w:rPr>
          <w:sz w:val="24"/>
          <w:szCs w:val="24"/>
        </w:rPr>
        <w:t xml:space="preserve"> sa</w:t>
      </w:r>
      <w:r w:rsidR="00AD05A6" w:rsidRPr="006661FA">
        <w:rPr>
          <w:sz w:val="24"/>
          <w:szCs w:val="24"/>
        </w:rPr>
        <w:t xml:space="preserve"> krásne ozdobiť</w:t>
      </w:r>
      <w:r w:rsidR="00041C34" w:rsidRPr="006661FA">
        <w:rPr>
          <w:sz w:val="24"/>
          <w:szCs w:val="24"/>
        </w:rPr>
        <w:t>, čím len chcete:</w:t>
      </w:r>
      <w:r w:rsidR="00AD05A6" w:rsidRPr="006661FA">
        <w:rPr>
          <w:sz w:val="24"/>
          <w:szCs w:val="24"/>
        </w:rPr>
        <w:t xml:space="preserve"> bobuľovým ovocím, sušeným ovocím, </w:t>
      </w:r>
      <w:proofErr w:type="spellStart"/>
      <w:r w:rsidR="00AD05A6" w:rsidRPr="006661FA">
        <w:rPr>
          <w:sz w:val="24"/>
          <w:szCs w:val="24"/>
        </w:rPr>
        <w:t>chia</w:t>
      </w:r>
      <w:proofErr w:type="spellEnd"/>
      <w:r w:rsidR="00AD05A6" w:rsidRPr="006661FA">
        <w:rPr>
          <w:sz w:val="24"/>
          <w:szCs w:val="24"/>
        </w:rPr>
        <w:t xml:space="preserve"> semiačkami, kokosom, domácim müsli</w:t>
      </w:r>
      <w:r w:rsidRPr="006661FA">
        <w:rPr>
          <w:sz w:val="24"/>
          <w:szCs w:val="24"/>
        </w:rPr>
        <w:t xml:space="preserve"> či </w:t>
      </w:r>
      <w:proofErr w:type="spellStart"/>
      <w:r w:rsidRPr="006661FA">
        <w:rPr>
          <w:sz w:val="24"/>
          <w:szCs w:val="24"/>
        </w:rPr>
        <w:t>granolou</w:t>
      </w:r>
      <w:proofErr w:type="spellEnd"/>
      <w:r w:rsidR="00041C34" w:rsidRPr="006661FA">
        <w:rPr>
          <w:sz w:val="24"/>
          <w:szCs w:val="24"/>
        </w:rPr>
        <w:t>.</w:t>
      </w:r>
    </w:p>
    <w:p w14:paraId="1CB058A4" w14:textId="70F41CC4" w:rsidR="001C4D2F" w:rsidRPr="006661FA" w:rsidRDefault="0057513A" w:rsidP="006661FA">
      <w:pPr>
        <w:pStyle w:val="Odsekzoznamu"/>
        <w:numPr>
          <w:ilvl w:val="0"/>
          <w:numId w:val="32"/>
        </w:numPr>
        <w:spacing w:after="0"/>
        <w:rPr>
          <w:i/>
          <w:sz w:val="24"/>
          <w:szCs w:val="24"/>
        </w:rPr>
      </w:pPr>
      <w:r w:rsidRPr="006661FA">
        <w:rPr>
          <w:sz w:val="24"/>
          <w:szCs w:val="24"/>
        </w:rPr>
        <w:t>Pridávať s</w:t>
      </w:r>
      <w:r w:rsidR="004B363B" w:rsidRPr="006661FA">
        <w:rPr>
          <w:sz w:val="24"/>
          <w:szCs w:val="24"/>
        </w:rPr>
        <w:t>urové do šalátov</w:t>
      </w:r>
      <w:r w:rsidR="00041C34" w:rsidRPr="006661FA">
        <w:rPr>
          <w:sz w:val="24"/>
          <w:szCs w:val="24"/>
        </w:rPr>
        <w:t>.</w:t>
      </w:r>
    </w:p>
    <w:p w14:paraId="7EFC635C" w14:textId="77777777" w:rsidR="00AE701F" w:rsidRPr="006661FA" w:rsidRDefault="00AE701F" w:rsidP="006661FA">
      <w:pPr>
        <w:spacing w:after="0"/>
        <w:contextualSpacing/>
        <w:rPr>
          <w:i/>
          <w:sz w:val="24"/>
          <w:szCs w:val="24"/>
        </w:rPr>
      </w:pPr>
    </w:p>
    <w:p w14:paraId="539A9002" w14:textId="587D8074" w:rsidR="00AE701F" w:rsidRPr="006661FA" w:rsidRDefault="00CA3476" w:rsidP="006661FA">
      <w:pPr>
        <w:spacing w:after="0"/>
        <w:contextualSpacing/>
        <w:rPr>
          <w:b/>
          <w:sz w:val="24"/>
          <w:szCs w:val="24"/>
        </w:rPr>
      </w:pPr>
      <w:r w:rsidRPr="006661FA">
        <w:rPr>
          <w:b/>
          <w:sz w:val="24"/>
          <w:szCs w:val="24"/>
        </w:rPr>
        <w:t>Smoothie na slovíčko...</w:t>
      </w:r>
      <w:r w:rsidR="00003DA4" w:rsidRPr="006661FA">
        <w:rPr>
          <w:b/>
          <w:sz w:val="24"/>
          <w:szCs w:val="24"/>
        </w:rPr>
        <w:t xml:space="preserve"> </w:t>
      </w:r>
      <w:r w:rsidR="00041C34" w:rsidRPr="006661FA">
        <w:rPr>
          <w:b/>
          <w:sz w:val="24"/>
          <w:szCs w:val="24"/>
        </w:rPr>
        <w:t>Z</w:t>
      </w:r>
      <w:r w:rsidRPr="006661FA">
        <w:rPr>
          <w:b/>
          <w:sz w:val="24"/>
          <w:szCs w:val="24"/>
        </w:rPr>
        <w:t xml:space="preserve">ákladné pravidlá, aby nám prinieslo úžitok a neškodilo </w:t>
      </w:r>
    </w:p>
    <w:p w14:paraId="3579E603" w14:textId="337CBE3A" w:rsidR="00CA3476" w:rsidRPr="006661FA" w:rsidRDefault="00CA3476" w:rsidP="006661FA">
      <w:pPr>
        <w:spacing w:after="0"/>
        <w:contextualSpacing/>
        <w:rPr>
          <w:sz w:val="24"/>
          <w:szCs w:val="24"/>
        </w:rPr>
      </w:pPr>
      <w:r w:rsidRPr="006661FA">
        <w:rPr>
          <w:sz w:val="24"/>
          <w:szCs w:val="24"/>
        </w:rPr>
        <w:t>Všeobecne prevláda názor, že najjednoduchší spôsob</w:t>
      </w:r>
      <w:r w:rsidR="00112EB7" w:rsidRPr="006661FA">
        <w:rPr>
          <w:sz w:val="24"/>
          <w:szCs w:val="24"/>
        </w:rPr>
        <w:t>,</w:t>
      </w:r>
      <w:r w:rsidRPr="006661FA">
        <w:rPr>
          <w:sz w:val="24"/>
          <w:szCs w:val="24"/>
        </w:rPr>
        <w:t xml:space="preserve"> ako získať maximum zo zelených potravín</w:t>
      </w:r>
      <w:r w:rsidR="00112EB7" w:rsidRPr="006661FA">
        <w:rPr>
          <w:sz w:val="24"/>
          <w:szCs w:val="24"/>
        </w:rPr>
        <w:t>,</w:t>
      </w:r>
      <w:r w:rsidRPr="006661FA">
        <w:rPr>
          <w:sz w:val="24"/>
          <w:szCs w:val="24"/>
        </w:rPr>
        <w:t xml:space="preserve"> je hodiť ich do mixéra s ovocím a hotovo. Ale má to svoje záku</w:t>
      </w:r>
      <w:r w:rsidR="00112EB7" w:rsidRPr="006661FA">
        <w:rPr>
          <w:sz w:val="24"/>
          <w:szCs w:val="24"/>
        </w:rPr>
        <w:t>tia.</w:t>
      </w:r>
      <w:r w:rsidRPr="006661FA">
        <w:rPr>
          <w:sz w:val="24"/>
          <w:szCs w:val="24"/>
        </w:rPr>
        <w:t xml:space="preserve"> </w:t>
      </w:r>
      <w:r w:rsidR="00112EB7" w:rsidRPr="006661FA">
        <w:rPr>
          <w:sz w:val="24"/>
          <w:szCs w:val="24"/>
        </w:rPr>
        <w:t>A</w:t>
      </w:r>
      <w:r w:rsidRPr="006661FA">
        <w:rPr>
          <w:sz w:val="24"/>
          <w:szCs w:val="24"/>
        </w:rPr>
        <w:t>ni ja nezastávam názor, že by sme ich mali piť veľa a neobmedzene, nie je to zázračný liek, ktorý by mal nahradiť našu stravu. Je vhodné k nemu pristupovať ako</w:t>
      </w:r>
      <w:r w:rsidRPr="006661FA">
        <w:rPr>
          <w:b/>
          <w:sz w:val="24"/>
          <w:szCs w:val="24"/>
        </w:rPr>
        <w:t xml:space="preserve"> k dobrému sluhovi</w:t>
      </w:r>
      <w:r w:rsidR="00112EB7" w:rsidRPr="006661FA">
        <w:rPr>
          <w:b/>
          <w:sz w:val="24"/>
          <w:szCs w:val="24"/>
        </w:rPr>
        <w:t>,</w:t>
      </w:r>
      <w:r w:rsidRPr="006661FA">
        <w:rPr>
          <w:b/>
          <w:sz w:val="24"/>
          <w:szCs w:val="24"/>
        </w:rPr>
        <w:t xml:space="preserve"> ale zlému pánovi.</w:t>
      </w:r>
      <w:r w:rsidRPr="006661FA">
        <w:rPr>
          <w:sz w:val="24"/>
          <w:szCs w:val="24"/>
        </w:rPr>
        <w:t xml:space="preserve"> </w:t>
      </w:r>
    </w:p>
    <w:p w14:paraId="76B87FB9" w14:textId="77777777" w:rsidR="00AE701F" w:rsidRPr="006661FA" w:rsidRDefault="00AE701F" w:rsidP="006661FA">
      <w:pPr>
        <w:spacing w:after="0"/>
        <w:contextualSpacing/>
        <w:rPr>
          <w:sz w:val="24"/>
          <w:szCs w:val="24"/>
        </w:rPr>
      </w:pPr>
    </w:p>
    <w:p w14:paraId="2079C74D" w14:textId="2BEB235D" w:rsidR="00CA3476" w:rsidRPr="006661FA" w:rsidRDefault="00CA3476" w:rsidP="006661FA">
      <w:pPr>
        <w:spacing w:after="0"/>
        <w:contextualSpacing/>
        <w:rPr>
          <w:b/>
          <w:sz w:val="24"/>
          <w:szCs w:val="24"/>
        </w:rPr>
      </w:pPr>
      <w:r w:rsidRPr="006661FA">
        <w:rPr>
          <w:b/>
          <w:sz w:val="24"/>
          <w:szCs w:val="24"/>
        </w:rPr>
        <w:t>Základné informácie pri príprave smoothie:</w:t>
      </w:r>
    </w:p>
    <w:p w14:paraId="7ADF9003" w14:textId="77777777" w:rsidR="00CA3476" w:rsidRPr="006661FA" w:rsidRDefault="00CA3476" w:rsidP="006661FA">
      <w:pPr>
        <w:pStyle w:val="Odsekzoznamu"/>
        <w:numPr>
          <w:ilvl w:val="0"/>
          <w:numId w:val="37"/>
        </w:numPr>
        <w:spacing w:after="0"/>
        <w:rPr>
          <w:sz w:val="24"/>
          <w:szCs w:val="24"/>
        </w:rPr>
      </w:pPr>
      <w:r w:rsidRPr="006661FA">
        <w:rPr>
          <w:sz w:val="24"/>
          <w:szCs w:val="24"/>
        </w:rPr>
        <w:t>Pri príprave smoothie v mixéri sa do nápoja šľahaním dostávajú malé čiastočky vzduchu  a práve to môže za to, že po jeho rýchlom a hltavom vypití cítite nafukovanie či divné zvuky v bruchu.</w:t>
      </w:r>
    </w:p>
    <w:p w14:paraId="68B1B1A0" w14:textId="36F6BDBE" w:rsidR="00BE04DD" w:rsidRPr="006661FA" w:rsidRDefault="00BE04DD" w:rsidP="006661FA">
      <w:pPr>
        <w:pStyle w:val="Odsekzoznamu"/>
        <w:numPr>
          <w:ilvl w:val="0"/>
          <w:numId w:val="37"/>
        </w:numPr>
        <w:spacing w:after="0"/>
        <w:rPr>
          <w:sz w:val="24"/>
          <w:szCs w:val="24"/>
        </w:rPr>
      </w:pPr>
      <w:r w:rsidRPr="006661FA">
        <w:rPr>
          <w:sz w:val="24"/>
          <w:szCs w:val="24"/>
        </w:rPr>
        <w:t>Do smoothie nepatrí: koreňová zelenina, mliečne produkty, konzervované a varené potrav</w:t>
      </w:r>
      <w:r w:rsidR="00041C34" w:rsidRPr="006661FA">
        <w:rPr>
          <w:sz w:val="24"/>
          <w:szCs w:val="24"/>
        </w:rPr>
        <w:t>iny, ovsené vločky a obilniny.</w:t>
      </w:r>
    </w:p>
    <w:p w14:paraId="6DA4C863" w14:textId="2A8CBACA" w:rsidR="00CA3476" w:rsidRPr="006661FA" w:rsidRDefault="00CA3476" w:rsidP="006661FA">
      <w:pPr>
        <w:pStyle w:val="Odsekzoznamu"/>
        <w:numPr>
          <w:ilvl w:val="0"/>
          <w:numId w:val="37"/>
        </w:numPr>
        <w:spacing w:after="0"/>
        <w:rPr>
          <w:sz w:val="24"/>
          <w:szCs w:val="24"/>
        </w:rPr>
      </w:pPr>
      <w:r w:rsidRPr="006661FA">
        <w:rPr>
          <w:sz w:val="24"/>
          <w:szCs w:val="24"/>
        </w:rPr>
        <w:t xml:space="preserve">Studené smoothie na lačný žalúdok? </w:t>
      </w:r>
      <w:proofErr w:type="spellStart"/>
      <w:r w:rsidRPr="006661FA">
        <w:rPr>
          <w:sz w:val="24"/>
          <w:szCs w:val="24"/>
        </w:rPr>
        <w:t>Bŕŕŕ</w:t>
      </w:r>
      <w:proofErr w:type="spellEnd"/>
      <w:r w:rsidRPr="006661FA">
        <w:rPr>
          <w:sz w:val="24"/>
          <w:szCs w:val="24"/>
        </w:rPr>
        <w:t>...</w:t>
      </w:r>
      <w:r w:rsidR="001150C9" w:rsidRPr="006661FA">
        <w:rPr>
          <w:sz w:val="24"/>
          <w:szCs w:val="24"/>
        </w:rPr>
        <w:t xml:space="preserve"> </w:t>
      </w:r>
      <w:r w:rsidRPr="006661FA">
        <w:rPr>
          <w:sz w:val="24"/>
          <w:szCs w:val="24"/>
        </w:rPr>
        <w:t xml:space="preserve">Ráno je </w:t>
      </w:r>
      <w:r w:rsidR="001150C9" w:rsidRPr="006661FA">
        <w:rPr>
          <w:sz w:val="24"/>
          <w:szCs w:val="24"/>
        </w:rPr>
        <w:t xml:space="preserve">ešte </w:t>
      </w:r>
      <w:r w:rsidRPr="006661FA">
        <w:rPr>
          <w:sz w:val="24"/>
          <w:szCs w:val="24"/>
        </w:rPr>
        <w:t xml:space="preserve">naše telo teplučké z perín, potrebuje zahriať aj zvnútra, ocení to hlavne </w:t>
      </w:r>
      <w:r w:rsidR="009C751A">
        <w:rPr>
          <w:sz w:val="24"/>
          <w:szCs w:val="24"/>
        </w:rPr>
        <w:t>v</w:t>
      </w:r>
      <w:r w:rsidRPr="006661FA">
        <w:rPr>
          <w:sz w:val="24"/>
          <w:szCs w:val="24"/>
        </w:rPr>
        <w:t xml:space="preserve">aša slezina a žalúdok, ktoré </w:t>
      </w:r>
      <w:r w:rsidR="00337ACB" w:rsidRPr="006661FA">
        <w:rPr>
          <w:sz w:val="24"/>
          <w:szCs w:val="24"/>
        </w:rPr>
        <w:t xml:space="preserve">majú </w:t>
      </w:r>
      <w:r w:rsidRPr="006661FA">
        <w:rPr>
          <w:sz w:val="24"/>
          <w:szCs w:val="24"/>
        </w:rPr>
        <w:t xml:space="preserve">ráno svoju aktívnu fázu. Zbytočne si miniete energiu, keď </w:t>
      </w:r>
      <w:r w:rsidR="00A80794" w:rsidRPr="006661FA">
        <w:rPr>
          <w:sz w:val="24"/>
          <w:szCs w:val="24"/>
        </w:rPr>
        <w:t>bude vaše</w:t>
      </w:r>
      <w:r w:rsidRPr="006661FA">
        <w:rPr>
          <w:sz w:val="24"/>
          <w:szCs w:val="24"/>
        </w:rPr>
        <w:t xml:space="preserve"> telo musieť hneď ráno bojovať </w:t>
      </w:r>
      <w:r w:rsidR="00337ACB" w:rsidRPr="006661FA">
        <w:rPr>
          <w:sz w:val="24"/>
          <w:szCs w:val="24"/>
        </w:rPr>
        <w:t>s</w:t>
      </w:r>
      <w:r w:rsidRPr="006661FA">
        <w:rPr>
          <w:sz w:val="24"/>
          <w:szCs w:val="24"/>
        </w:rPr>
        <w:t xml:space="preserve">o studenou dávkou vitamínov. Ja to robím tak, že najprv vypijem pohár teplej vody a až potom smoothie minimálne izbovej teploty. V zime si do smoothie pridávam dokonca aj teplú vodu.  </w:t>
      </w:r>
    </w:p>
    <w:p w14:paraId="5013DA9F" w14:textId="7CE9FAE5" w:rsidR="00804EEF" w:rsidRPr="006661FA" w:rsidRDefault="00CA3476" w:rsidP="006661FA">
      <w:pPr>
        <w:pStyle w:val="Odsekzoznamu"/>
        <w:numPr>
          <w:ilvl w:val="0"/>
          <w:numId w:val="37"/>
        </w:numPr>
        <w:spacing w:after="0"/>
        <w:rPr>
          <w:sz w:val="24"/>
          <w:szCs w:val="24"/>
        </w:rPr>
      </w:pPr>
      <w:r w:rsidRPr="006661FA">
        <w:rPr>
          <w:sz w:val="24"/>
          <w:szCs w:val="24"/>
        </w:rPr>
        <w:t>Menej je viac! Vždy je to teda otázka zloženia a množstva. </w:t>
      </w:r>
      <w:r w:rsidR="00804EEF" w:rsidRPr="006661FA">
        <w:rPr>
          <w:sz w:val="24"/>
          <w:szCs w:val="24"/>
        </w:rPr>
        <w:t>Je lákavé pridať do smoothie špenát, avokádo, bobuľové ovocie, klíčk</w:t>
      </w:r>
      <w:r w:rsidR="00A80794" w:rsidRPr="006661FA">
        <w:rPr>
          <w:sz w:val="24"/>
          <w:szCs w:val="24"/>
        </w:rPr>
        <w:t xml:space="preserve">y, </w:t>
      </w:r>
      <w:proofErr w:type="spellStart"/>
      <w:r w:rsidR="00A80794" w:rsidRPr="006661FA">
        <w:rPr>
          <w:sz w:val="24"/>
          <w:szCs w:val="24"/>
        </w:rPr>
        <w:t>spirulinu</w:t>
      </w:r>
      <w:proofErr w:type="spellEnd"/>
      <w:r w:rsidR="00A80794" w:rsidRPr="006661FA">
        <w:rPr>
          <w:sz w:val="24"/>
          <w:szCs w:val="24"/>
        </w:rPr>
        <w:t xml:space="preserve">, </w:t>
      </w:r>
      <w:proofErr w:type="spellStart"/>
      <w:r w:rsidR="00A80794" w:rsidRPr="006661FA">
        <w:rPr>
          <w:sz w:val="24"/>
          <w:szCs w:val="24"/>
        </w:rPr>
        <w:t>chia</w:t>
      </w:r>
      <w:proofErr w:type="spellEnd"/>
      <w:r w:rsidR="00A80794" w:rsidRPr="006661FA">
        <w:rPr>
          <w:sz w:val="24"/>
          <w:szCs w:val="24"/>
        </w:rPr>
        <w:t xml:space="preserve"> či pohánku. Odolajte a nehádžte doň</w:t>
      </w:r>
      <w:r w:rsidR="00804EEF" w:rsidRPr="006661FA">
        <w:rPr>
          <w:sz w:val="24"/>
          <w:szCs w:val="24"/>
        </w:rPr>
        <w:t xml:space="preserve"> každú super potravinu,</w:t>
      </w:r>
      <w:r w:rsidR="00A80794" w:rsidRPr="006661FA">
        <w:rPr>
          <w:sz w:val="24"/>
          <w:szCs w:val="24"/>
        </w:rPr>
        <w:t xml:space="preserve"> ktorá poznáte. Vyberte si 3</w:t>
      </w:r>
      <w:r w:rsidR="006908E9" w:rsidRPr="006661FA">
        <w:rPr>
          <w:sz w:val="24"/>
          <w:szCs w:val="24"/>
        </w:rPr>
        <w:t xml:space="preserve"> – </w:t>
      </w:r>
      <w:r w:rsidR="00A80794" w:rsidRPr="006661FA">
        <w:rPr>
          <w:sz w:val="24"/>
          <w:szCs w:val="24"/>
        </w:rPr>
        <w:t xml:space="preserve">4 </w:t>
      </w:r>
      <w:r w:rsidR="00804EEF" w:rsidRPr="006661FA">
        <w:rPr>
          <w:sz w:val="24"/>
          <w:szCs w:val="24"/>
        </w:rPr>
        <w:t xml:space="preserve">obľúbené. </w:t>
      </w:r>
      <w:r w:rsidRPr="006661FA">
        <w:rPr>
          <w:sz w:val="24"/>
          <w:szCs w:val="24"/>
        </w:rPr>
        <w:t>Ak pijete smoothie, málokedy bude </w:t>
      </w:r>
      <w:r w:rsidRPr="006661FA">
        <w:rPr>
          <w:b/>
          <w:bCs/>
          <w:sz w:val="24"/>
          <w:szCs w:val="24"/>
        </w:rPr>
        <w:t>viac</w:t>
      </w:r>
      <w:r w:rsidRPr="006661FA">
        <w:rPr>
          <w:sz w:val="24"/>
          <w:szCs w:val="24"/>
        </w:rPr>
        <w:t> smoothie znamenať </w:t>
      </w:r>
      <w:r w:rsidRPr="006661FA">
        <w:rPr>
          <w:b/>
          <w:bCs/>
          <w:sz w:val="24"/>
          <w:szCs w:val="24"/>
        </w:rPr>
        <w:t>lepšie</w:t>
      </w:r>
      <w:r w:rsidRPr="006661FA">
        <w:rPr>
          <w:sz w:val="24"/>
          <w:szCs w:val="24"/>
        </w:rPr>
        <w:t xml:space="preserve"> trávenie, chudnutie či zdravie. </w:t>
      </w:r>
    </w:p>
    <w:p w14:paraId="65A85D32" w14:textId="24B6DD94" w:rsidR="00CA3476" w:rsidRPr="006661FA" w:rsidRDefault="00804EEF" w:rsidP="006661FA">
      <w:pPr>
        <w:pStyle w:val="Odsekzoznamu"/>
        <w:numPr>
          <w:ilvl w:val="0"/>
          <w:numId w:val="37"/>
        </w:numPr>
        <w:spacing w:after="0"/>
        <w:rPr>
          <w:sz w:val="24"/>
          <w:szCs w:val="24"/>
        </w:rPr>
      </w:pPr>
      <w:r w:rsidRPr="006661FA">
        <w:rPr>
          <w:sz w:val="24"/>
          <w:szCs w:val="24"/>
        </w:rPr>
        <w:t xml:space="preserve">Smoothie rozhodne nie je sladký dezert po jedle. Je to kompletná náhrada jedného chodu jedla. A to najlepšie hneď ráno, keď naše telo po zobudení potrebuje živiny a vitamíny. </w:t>
      </w:r>
    </w:p>
    <w:p w14:paraId="070C4246" w14:textId="33C9D82C" w:rsidR="00CA3476" w:rsidRPr="006661FA" w:rsidRDefault="00CA3476" w:rsidP="006661FA">
      <w:pPr>
        <w:pStyle w:val="Odsekzoznamu"/>
        <w:numPr>
          <w:ilvl w:val="0"/>
          <w:numId w:val="37"/>
        </w:numPr>
        <w:spacing w:after="0"/>
        <w:rPr>
          <w:sz w:val="24"/>
          <w:szCs w:val="24"/>
        </w:rPr>
      </w:pPr>
      <w:r w:rsidRPr="006661FA">
        <w:rPr>
          <w:sz w:val="24"/>
          <w:szCs w:val="24"/>
        </w:rPr>
        <w:lastRenderedPageBreak/>
        <w:t>Zaraďte voňavé koreniny</w:t>
      </w:r>
      <w:r w:rsidR="00DC36A7" w:rsidRPr="006661FA">
        <w:rPr>
          <w:sz w:val="24"/>
          <w:szCs w:val="24"/>
        </w:rPr>
        <w:t>.</w:t>
      </w:r>
      <w:r w:rsidRPr="006661FA">
        <w:rPr>
          <w:sz w:val="24"/>
          <w:szCs w:val="24"/>
        </w:rPr>
        <w:t xml:space="preserve"> </w:t>
      </w:r>
      <w:r w:rsidR="00DC36A7" w:rsidRPr="006661FA">
        <w:rPr>
          <w:sz w:val="24"/>
          <w:szCs w:val="24"/>
        </w:rPr>
        <w:t>O</w:t>
      </w:r>
      <w:r w:rsidRPr="006661FA">
        <w:rPr>
          <w:sz w:val="24"/>
          <w:szCs w:val="24"/>
        </w:rPr>
        <w:t xml:space="preserve">krem </w:t>
      </w:r>
      <w:r w:rsidR="00DC36A7" w:rsidRPr="006661FA">
        <w:rPr>
          <w:sz w:val="24"/>
          <w:szCs w:val="24"/>
        </w:rPr>
        <w:t>svojich</w:t>
      </w:r>
      <w:r w:rsidRPr="006661FA">
        <w:rPr>
          <w:sz w:val="24"/>
          <w:szCs w:val="24"/>
        </w:rPr>
        <w:t xml:space="preserve"> benefitov</w:t>
      </w:r>
      <w:r w:rsidR="00DC36A7" w:rsidRPr="006661FA">
        <w:rPr>
          <w:sz w:val="24"/>
          <w:szCs w:val="24"/>
        </w:rPr>
        <w:t xml:space="preserve"> ich</w:t>
      </w:r>
      <w:r w:rsidR="009C1AF6" w:rsidRPr="006661FA">
        <w:rPr>
          <w:sz w:val="24"/>
          <w:szCs w:val="24"/>
        </w:rPr>
        <w:t xml:space="preserve"> aj</w:t>
      </w:r>
      <w:r w:rsidRPr="006661FA">
        <w:rPr>
          <w:sz w:val="24"/>
          <w:szCs w:val="24"/>
        </w:rPr>
        <w:t xml:space="preserve"> úžasne </w:t>
      </w:r>
      <w:proofErr w:type="spellStart"/>
      <w:r w:rsidRPr="006661FA">
        <w:rPr>
          <w:sz w:val="24"/>
          <w:szCs w:val="24"/>
        </w:rPr>
        <w:t>prevoňajú</w:t>
      </w:r>
      <w:proofErr w:type="spellEnd"/>
      <w:r w:rsidRPr="006661FA">
        <w:rPr>
          <w:sz w:val="24"/>
          <w:szCs w:val="24"/>
        </w:rPr>
        <w:t xml:space="preserve"> a ochutia aj </w:t>
      </w:r>
      <w:r w:rsidR="00A80794" w:rsidRPr="006661FA">
        <w:rPr>
          <w:sz w:val="24"/>
          <w:szCs w:val="24"/>
        </w:rPr>
        <w:t>horkejšie</w:t>
      </w:r>
      <w:r w:rsidRPr="006661FA">
        <w:rPr>
          <w:sz w:val="24"/>
          <w:szCs w:val="24"/>
        </w:rPr>
        <w:t xml:space="preserve"> rastlinky. Naše obľúbené sú škorica, </w:t>
      </w:r>
      <w:proofErr w:type="spellStart"/>
      <w:r w:rsidRPr="006661FA">
        <w:rPr>
          <w:sz w:val="24"/>
          <w:szCs w:val="24"/>
        </w:rPr>
        <w:t>karda</w:t>
      </w:r>
      <w:r w:rsidR="00A80794" w:rsidRPr="006661FA">
        <w:rPr>
          <w:sz w:val="24"/>
          <w:szCs w:val="24"/>
        </w:rPr>
        <w:t>móm</w:t>
      </w:r>
      <w:proofErr w:type="spellEnd"/>
      <w:r w:rsidR="004409A4" w:rsidRPr="006661FA">
        <w:rPr>
          <w:sz w:val="24"/>
          <w:szCs w:val="24"/>
        </w:rPr>
        <w:t xml:space="preserve">, </w:t>
      </w:r>
      <w:proofErr w:type="spellStart"/>
      <w:r w:rsidR="004409A4" w:rsidRPr="006661FA">
        <w:rPr>
          <w:sz w:val="24"/>
          <w:szCs w:val="24"/>
        </w:rPr>
        <w:t>kurkuma</w:t>
      </w:r>
      <w:proofErr w:type="spellEnd"/>
      <w:r w:rsidR="004409A4" w:rsidRPr="006661FA">
        <w:rPr>
          <w:sz w:val="24"/>
          <w:szCs w:val="24"/>
        </w:rPr>
        <w:t xml:space="preserve"> či perníkové korenie. </w:t>
      </w:r>
      <w:r w:rsidRPr="006661FA">
        <w:rPr>
          <w:sz w:val="24"/>
          <w:szCs w:val="24"/>
        </w:rPr>
        <w:t xml:space="preserve"> </w:t>
      </w:r>
    </w:p>
    <w:p w14:paraId="7C573B9C" w14:textId="6F612078" w:rsidR="00CA3476" w:rsidRPr="006661FA" w:rsidRDefault="00CA3476" w:rsidP="006661FA">
      <w:pPr>
        <w:pStyle w:val="Odsekzoznamu"/>
        <w:numPr>
          <w:ilvl w:val="0"/>
          <w:numId w:val="37"/>
        </w:numPr>
        <w:spacing w:after="0"/>
        <w:rPr>
          <w:sz w:val="24"/>
          <w:szCs w:val="24"/>
        </w:rPr>
      </w:pPr>
      <w:r w:rsidRPr="006661FA">
        <w:rPr>
          <w:sz w:val="24"/>
          <w:szCs w:val="24"/>
        </w:rPr>
        <w:t>Aby s</w:t>
      </w:r>
      <w:r w:rsidR="009C751A">
        <w:rPr>
          <w:sz w:val="24"/>
          <w:szCs w:val="24"/>
        </w:rPr>
        <w:t>t</w:t>
      </w:r>
      <w:r w:rsidRPr="006661FA">
        <w:rPr>
          <w:sz w:val="24"/>
          <w:szCs w:val="24"/>
        </w:rPr>
        <w:t>e sa vyhli žalúdočným ťažkostiam či nafukovaniu, je ideálne</w:t>
      </w:r>
      <w:r w:rsidR="004409A4" w:rsidRPr="006661FA">
        <w:rPr>
          <w:sz w:val="24"/>
          <w:szCs w:val="24"/>
        </w:rPr>
        <w:t>,</w:t>
      </w:r>
      <w:r w:rsidRPr="006661FA">
        <w:rPr>
          <w:sz w:val="24"/>
          <w:szCs w:val="24"/>
        </w:rPr>
        <w:t xml:space="preserve"> aby smoothie bolo v takej konzistencii, ktorú môže</w:t>
      </w:r>
      <w:r w:rsidR="009C751A">
        <w:rPr>
          <w:sz w:val="24"/>
          <w:szCs w:val="24"/>
        </w:rPr>
        <w:t>t</w:t>
      </w:r>
      <w:r w:rsidRPr="006661FA">
        <w:rPr>
          <w:sz w:val="24"/>
          <w:szCs w:val="24"/>
        </w:rPr>
        <w:t>e trochu žuť. Žutie naštartuje mozog, aby pripravil žalúdok, že niečo ide dole</w:t>
      </w:r>
      <w:r w:rsidR="00A80794" w:rsidRPr="006661FA">
        <w:rPr>
          <w:sz w:val="24"/>
          <w:szCs w:val="24"/>
        </w:rPr>
        <w:t>,</w:t>
      </w:r>
      <w:r w:rsidRPr="006661FA">
        <w:rPr>
          <w:sz w:val="24"/>
          <w:szCs w:val="24"/>
        </w:rPr>
        <w:t xml:space="preserve"> a takisto sa začnú vylučovať sliny, ktoré pomáhajú celému procesu. </w:t>
      </w:r>
    </w:p>
    <w:p w14:paraId="3996DB1D" w14:textId="32C37765" w:rsidR="00CA3476" w:rsidRPr="006661FA" w:rsidRDefault="00CA3476" w:rsidP="006661FA">
      <w:pPr>
        <w:pStyle w:val="Odsekzoznamu"/>
        <w:numPr>
          <w:ilvl w:val="0"/>
          <w:numId w:val="37"/>
        </w:numPr>
        <w:spacing w:after="0"/>
        <w:rPr>
          <w:sz w:val="24"/>
          <w:szCs w:val="24"/>
        </w:rPr>
      </w:pPr>
      <w:r w:rsidRPr="006661FA">
        <w:rPr>
          <w:sz w:val="24"/>
          <w:szCs w:val="24"/>
        </w:rPr>
        <w:t xml:space="preserve">Pre deti začínajte sladšími variantmi, </w:t>
      </w:r>
      <w:r w:rsidR="00831ACB" w:rsidRPr="006661FA">
        <w:rPr>
          <w:sz w:val="24"/>
          <w:szCs w:val="24"/>
        </w:rPr>
        <w:t xml:space="preserve">smoothie </w:t>
      </w:r>
      <w:r w:rsidRPr="006661FA">
        <w:rPr>
          <w:sz w:val="24"/>
          <w:szCs w:val="24"/>
        </w:rPr>
        <w:t xml:space="preserve">ozdobte čo najviac, vymyslite si </w:t>
      </w:r>
      <w:r w:rsidR="00A80794" w:rsidRPr="006661FA">
        <w:rPr>
          <w:sz w:val="24"/>
          <w:szCs w:val="24"/>
        </w:rPr>
        <w:t>preň</w:t>
      </w:r>
      <w:r w:rsidR="00831ACB" w:rsidRPr="006661FA">
        <w:rPr>
          <w:sz w:val="24"/>
          <w:szCs w:val="24"/>
        </w:rPr>
        <w:t xml:space="preserve"> </w:t>
      </w:r>
      <w:r w:rsidRPr="006661FA">
        <w:rPr>
          <w:sz w:val="24"/>
          <w:szCs w:val="24"/>
        </w:rPr>
        <w:t>názvy</w:t>
      </w:r>
      <w:r w:rsidRPr="006661FA">
        <w:rPr>
          <w:b/>
          <w:sz w:val="24"/>
          <w:szCs w:val="24"/>
        </w:rPr>
        <w:t>, buďte kreatívn</w:t>
      </w:r>
      <w:r w:rsidR="00831ACB" w:rsidRPr="006661FA">
        <w:rPr>
          <w:b/>
          <w:sz w:val="24"/>
          <w:szCs w:val="24"/>
        </w:rPr>
        <w:t>i</w:t>
      </w:r>
      <w:r w:rsidRPr="006661FA">
        <w:rPr>
          <w:sz w:val="24"/>
          <w:szCs w:val="24"/>
        </w:rPr>
        <w:t xml:space="preserve">! Pri mojich deťoch sa </w:t>
      </w:r>
      <w:r w:rsidR="004409A4" w:rsidRPr="006661FA">
        <w:rPr>
          <w:sz w:val="24"/>
          <w:szCs w:val="24"/>
        </w:rPr>
        <w:t xml:space="preserve">mi </w:t>
      </w:r>
      <w:r w:rsidRPr="006661FA">
        <w:rPr>
          <w:sz w:val="24"/>
          <w:szCs w:val="24"/>
        </w:rPr>
        <w:t>osvedčili</w:t>
      </w:r>
      <w:r w:rsidR="004409A4" w:rsidRPr="006661FA">
        <w:rPr>
          <w:sz w:val="24"/>
          <w:szCs w:val="24"/>
        </w:rPr>
        <w:t xml:space="preserve"> už spomínané</w:t>
      </w:r>
      <w:r w:rsidRPr="006661FA">
        <w:rPr>
          <w:sz w:val="24"/>
          <w:szCs w:val="24"/>
        </w:rPr>
        <w:t xml:space="preserve"> kl</w:t>
      </w:r>
      <w:r w:rsidR="004409A4" w:rsidRPr="006661FA">
        <w:rPr>
          <w:sz w:val="24"/>
          <w:szCs w:val="24"/>
        </w:rPr>
        <w:t>asické „štamperlíky“ na stopke</w:t>
      </w:r>
      <w:r w:rsidR="00804EEF" w:rsidRPr="006661FA">
        <w:rPr>
          <w:sz w:val="24"/>
          <w:szCs w:val="24"/>
        </w:rPr>
        <w:t xml:space="preserve"> či pekné slamky</w:t>
      </w:r>
      <w:r w:rsidR="004409A4" w:rsidRPr="006661FA">
        <w:rPr>
          <w:sz w:val="24"/>
          <w:szCs w:val="24"/>
        </w:rPr>
        <w:t xml:space="preserve">. </w:t>
      </w:r>
    </w:p>
    <w:p w14:paraId="6B60C2B8" w14:textId="77777777" w:rsidR="00CA3476" w:rsidRPr="006661FA" w:rsidRDefault="00CA3476" w:rsidP="006661FA">
      <w:pPr>
        <w:spacing w:after="0"/>
        <w:contextualSpacing/>
        <w:rPr>
          <w:b/>
          <w:sz w:val="24"/>
          <w:szCs w:val="24"/>
        </w:rPr>
      </w:pPr>
    </w:p>
    <w:p w14:paraId="7A1B0F37" w14:textId="77777777" w:rsidR="001C4D2F" w:rsidRPr="006661FA" w:rsidRDefault="001C4D2F" w:rsidP="006661FA">
      <w:pPr>
        <w:spacing w:after="0"/>
        <w:contextualSpacing/>
        <w:rPr>
          <w:b/>
          <w:sz w:val="24"/>
          <w:szCs w:val="24"/>
        </w:rPr>
      </w:pPr>
      <w:r w:rsidRPr="006661FA">
        <w:rPr>
          <w:b/>
          <w:sz w:val="24"/>
          <w:szCs w:val="24"/>
        </w:rPr>
        <w:t>Časté otázky:</w:t>
      </w:r>
    </w:p>
    <w:p w14:paraId="7B23B347" w14:textId="77777777" w:rsidR="001C4D2F" w:rsidRPr="006661FA" w:rsidRDefault="00D37E3B" w:rsidP="006661FA">
      <w:pPr>
        <w:pStyle w:val="Odsekzoznamu"/>
        <w:numPr>
          <w:ilvl w:val="0"/>
          <w:numId w:val="34"/>
        </w:numPr>
        <w:spacing w:after="0"/>
        <w:rPr>
          <w:b/>
          <w:sz w:val="24"/>
          <w:szCs w:val="24"/>
        </w:rPr>
      </w:pPr>
      <w:r w:rsidRPr="006661FA">
        <w:rPr>
          <w:b/>
          <w:sz w:val="24"/>
          <w:szCs w:val="24"/>
        </w:rPr>
        <w:t xml:space="preserve">Treba bylinky pred konzumáciou umývať? </w:t>
      </w:r>
    </w:p>
    <w:p w14:paraId="2FBAB3F6" w14:textId="61B5D095" w:rsidR="00AE701F" w:rsidRPr="006661FA" w:rsidRDefault="00D37E3B" w:rsidP="006661FA">
      <w:pPr>
        <w:spacing w:after="0"/>
        <w:contextualSpacing/>
        <w:rPr>
          <w:sz w:val="24"/>
          <w:szCs w:val="24"/>
        </w:rPr>
      </w:pPr>
      <w:r w:rsidRPr="006661FA">
        <w:rPr>
          <w:sz w:val="24"/>
          <w:szCs w:val="24"/>
        </w:rPr>
        <w:t>Nie</w:t>
      </w:r>
      <w:r w:rsidR="00831ACB" w:rsidRPr="006661FA">
        <w:rPr>
          <w:sz w:val="24"/>
          <w:szCs w:val="24"/>
        </w:rPr>
        <w:t>,</w:t>
      </w:r>
      <w:r w:rsidRPr="006661FA">
        <w:rPr>
          <w:sz w:val="24"/>
          <w:szCs w:val="24"/>
        </w:rPr>
        <w:t xml:space="preserve"> netreba. Ak dodržuje</w:t>
      </w:r>
      <w:r w:rsidR="002E7367" w:rsidRPr="006661FA">
        <w:rPr>
          <w:sz w:val="24"/>
          <w:szCs w:val="24"/>
        </w:rPr>
        <w:t>te</w:t>
      </w:r>
      <w:r w:rsidRPr="006661FA">
        <w:rPr>
          <w:sz w:val="24"/>
          <w:szCs w:val="24"/>
        </w:rPr>
        <w:t xml:space="preserve"> zásady zberu, t. j. zbierate v čistom prostredí, tak neumývajte. Bylinky majú na povrchu tenkú ochrannú vrstvu, ktorá sa skladá </w:t>
      </w:r>
      <w:r w:rsidR="002E7367" w:rsidRPr="006661FA">
        <w:rPr>
          <w:sz w:val="24"/>
          <w:szCs w:val="24"/>
        </w:rPr>
        <w:t>z</w:t>
      </w:r>
      <w:r w:rsidRPr="006661FA">
        <w:rPr>
          <w:sz w:val="24"/>
          <w:szCs w:val="24"/>
        </w:rPr>
        <w:t> prospešných baktérií. Škoda by bolo o ňu prísť. Ale</w:t>
      </w:r>
      <w:r w:rsidR="002E7367" w:rsidRPr="006661FA">
        <w:rPr>
          <w:sz w:val="24"/>
          <w:szCs w:val="24"/>
        </w:rPr>
        <w:t>,</w:t>
      </w:r>
      <w:r w:rsidRPr="006661FA">
        <w:rPr>
          <w:sz w:val="24"/>
          <w:szCs w:val="24"/>
        </w:rPr>
        <w:t xml:space="preserve"> samozrejme, ak cítite, že ich potrebujete z nejakého dôvodu umyť, opláchnite ich pod tečúcou vodou. </w:t>
      </w:r>
    </w:p>
    <w:p w14:paraId="0B71D2AA" w14:textId="2896BC09" w:rsidR="00D37E3B" w:rsidRPr="006661FA" w:rsidRDefault="00D37E3B" w:rsidP="006661FA">
      <w:pPr>
        <w:spacing w:after="0"/>
        <w:contextualSpacing/>
        <w:rPr>
          <w:sz w:val="24"/>
          <w:szCs w:val="24"/>
        </w:rPr>
      </w:pPr>
      <w:r w:rsidRPr="006661FA">
        <w:rPr>
          <w:sz w:val="24"/>
          <w:szCs w:val="24"/>
        </w:rPr>
        <w:t xml:space="preserve">Ja bylinky preplachujem iba v prípade, ak sú na nich viditeľné nečistoty. Stáva sa to </w:t>
      </w:r>
      <w:r w:rsidR="002E7367" w:rsidRPr="006661FA">
        <w:rPr>
          <w:sz w:val="24"/>
          <w:szCs w:val="24"/>
        </w:rPr>
        <w:t>nieke</w:t>
      </w:r>
      <w:r w:rsidRPr="006661FA">
        <w:rPr>
          <w:sz w:val="24"/>
          <w:szCs w:val="24"/>
        </w:rPr>
        <w:t xml:space="preserve">dy po silných dažďoch, že sú bylinky špinavé od blata. </w:t>
      </w:r>
    </w:p>
    <w:p w14:paraId="39B86CAD" w14:textId="77777777" w:rsidR="00AE701F" w:rsidRPr="006661FA" w:rsidRDefault="00AE701F" w:rsidP="006661FA">
      <w:pPr>
        <w:spacing w:after="0"/>
        <w:contextualSpacing/>
        <w:rPr>
          <w:sz w:val="24"/>
          <w:szCs w:val="24"/>
        </w:rPr>
      </w:pPr>
    </w:p>
    <w:p w14:paraId="02D48558" w14:textId="77777777" w:rsidR="00AE701F" w:rsidRPr="006661FA" w:rsidRDefault="005B72D8" w:rsidP="006661FA">
      <w:pPr>
        <w:pStyle w:val="Odsekzoznamu"/>
        <w:numPr>
          <w:ilvl w:val="0"/>
          <w:numId w:val="34"/>
        </w:numPr>
        <w:spacing w:after="0"/>
        <w:rPr>
          <w:b/>
          <w:sz w:val="24"/>
          <w:szCs w:val="24"/>
        </w:rPr>
      </w:pPr>
      <w:r w:rsidRPr="006661FA">
        <w:rPr>
          <w:b/>
          <w:sz w:val="24"/>
          <w:szCs w:val="24"/>
        </w:rPr>
        <w:t>Aké množstvo divokých byliniek je pre mňa bezpečné?</w:t>
      </w:r>
    </w:p>
    <w:p w14:paraId="28AB78F5" w14:textId="39344CE3" w:rsidR="005B72D8" w:rsidRPr="006661FA" w:rsidRDefault="005B72D8" w:rsidP="006661FA">
      <w:pPr>
        <w:spacing w:after="0"/>
        <w:contextualSpacing/>
        <w:rPr>
          <w:sz w:val="24"/>
          <w:szCs w:val="24"/>
        </w:rPr>
      </w:pPr>
      <w:r w:rsidRPr="006661FA">
        <w:rPr>
          <w:sz w:val="24"/>
          <w:szCs w:val="24"/>
        </w:rPr>
        <w:t>Ak nemáte žiadne skúsenosti s divokými bylinkami, radšej začnite s </w:t>
      </w:r>
      <w:r w:rsidR="001C4D2F" w:rsidRPr="006661FA">
        <w:rPr>
          <w:sz w:val="24"/>
          <w:szCs w:val="24"/>
        </w:rPr>
        <w:t xml:space="preserve">menším množstvom. Mám na mysli </w:t>
      </w:r>
      <w:r w:rsidRPr="006661FA">
        <w:rPr>
          <w:sz w:val="24"/>
          <w:szCs w:val="24"/>
        </w:rPr>
        <w:t>napríklad pár lístkov púpavy či žihľavy</w:t>
      </w:r>
      <w:r w:rsidR="00F71BA9" w:rsidRPr="006661FA">
        <w:rPr>
          <w:sz w:val="24"/>
          <w:szCs w:val="24"/>
        </w:rPr>
        <w:t>. S</w:t>
      </w:r>
      <w:r w:rsidRPr="006661FA">
        <w:rPr>
          <w:sz w:val="24"/>
          <w:szCs w:val="24"/>
        </w:rPr>
        <w:t xml:space="preserve">ledujte </w:t>
      </w:r>
      <w:r w:rsidR="002E7367" w:rsidRPr="006661FA">
        <w:rPr>
          <w:sz w:val="24"/>
          <w:szCs w:val="24"/>
        </w:rPr>
        <w:t>svoje</w:t>
      </w:r>
      <w:r w:rsidRPr="006661FA">
        <w:rPr>
          <w:sz w:val="24"/>
          <w:szCs w:val="24"/>
        </w:rPr>
        <w:t xml:space="preserve"> telo, ako </w:t>
      </w:r>
      <w:r w:rsidR="00F71BA9" w:rsidRPr="006661FA">
        <w:rPr>
          <w:sz w:val="24"/>
          <w:szCs w:val="24"/>
        </w:rPr>
        <w:t>za</w:t>
      </w:r>
      <w:r w:rsidRPr="006661FA">
        <w:rPr>
          <w:sz w:val="24"/>
          <w:szCs w:val="24"/>
        </w:rPr>
        <w:t>reaguje.</w:t>
      </w:r>
    </w:p>
    <w:p w14:paraId="26766E51" w14:textId="77777777" w:rsidR="00AE701F" w:rsidRPr="006661FA" w:rsidRDefault="00AE701F" w:rsidP="006661FA">
      <w:pPr>
        <w:spacing w:after="0"/>
        <w:contextualSpacing/>
        <w:rPr>
          <w:b/>
          <w:sz w:val="24"/>
          <w:szCs w:val="24"/>
        </w:rPr>
      </w:pPr>
    </w:p>
    <w:p w14:paraId="0CA26EAF" w14:textId="77777777" w:rsidR="00AE701F" w:rsidRPr="006661FA" w:rsidRDefault="005B72D8" w:rsidP="006661FA">
      <w:pPr>
        <w:pStyle w:val="Odsekzoznamu"/>
        <w:numPr>
          <w:ilvl w:val="0"/>
          <w:numId w:val="34"/>
        </w:numPr>
        <w:spacing w:after="0"/>
        <w:rPr>
          <w:b/>
          <w:sz w:val="24"/>
          <w:szCs w:val="24"/>
        </w:rPr>
      </w:pPr>
      <w:r w:rsidRPr="006661FA">
        <w:rPr>
          <w:b/>
          <w:sz w:val="24"/>
          <w:szCs w:val="24"/>
        </w:rPr>
        <w:t>Môžem jesť divoké bylinky počas celého roka, či iba na jar, keď sú mladé?</w:t>
      </w:r>
    </w:p>
    <w:p w14:paraId="554C277E" w14:textId="3F1090B2" w:rsidR="005B72D8" w:rsidRPr="006661FA" w:rsidRDefault="00F71BA9" w:rsidP="006661FA">
      <w:pPr>
        <w:spacing w:after="0"/>
        <w:contextualSpacing/>
        <w:rPr>
          <w:sz w:val="24"/>
          <w:szCs w:val="24"/>
        </w:rPr>
      </w:pPr>
      <w:r w:rsidRPr="006661FA">
        <w:rPr>
          <w:sz w:val="24"/>
          <w:szCs w:val="24"/>
        </w:rPr>
        <w:t>Kvalita byliniek sa mení</w:t>
      </w:r>
      <w:r w:rsidR="005B72D8" w:rsidRPr="006661FA">
        <w:rPr>
          <w:sz w:val="24"/>
          <w:szCs w:val="24"/>
        </w:rPr>
        <w:t xml:space="preserve"> počas celého roka a sú prospešné pre naše telo v každom období. Divoká strava nie sú iba bylinky </w:t>
      </w:r>
      <w:r w:rsidRPr="006661FA">
        <w:rPr>
          <w:sz w:val="24"/>
          <w:szCs w:val="24"/>
        </w:rPr>
        <w:t xml:space="preserve">rastúce </w:t>
      </w:r>
      <w:r w:rsidR="005B72D8" w:rsidRPr="006661FA">
        <w:rPr>
          <w:sz w:val="24"/>
          <w:szCs w:val="24"/>
        </w:rPr>
        <w:t xml:space="preserve">medzi trávou, ale aj stromy, kríky a ich plody. </w:t>
      </w:r>
    </w:p>
    <w:p w14:paraId="798BDDD8" w14:textId="77777777" w:rsidR="00AE701F" w:rsidRPr="006661FA" w:rsidRDefault="00AE701F" w:rsidP="006661FA">
      <w:pPr>
        <w:spacing w:after="0"/>
        <w:contextualSpacing/>
        <w:rPr>
          <w:b/>
          <w:sz w:val="24"/>
          <w:szCs w:val="24"/>
        </w:rPr>
      </w:pPr>
    </w:p>
    <w:p w14:paraId="12E4DFF7" w14:textId="77777777" w:rsidR="00AE701F" w:rsidRPr="006661FA" w:rsidRDefault="005B72D8" w:rsidP="006661FA">
      <w:pPr>
        <w:pStyle w:val="Odsekzoznamu"/>
        <w:numPr>
          <w:ilvl w:val="0"/>
          <w:numId w:val="34"/>
        </w:numPr>
        <w:spacing w:after="0"/>
        <w:rPr>
          <w:b/>
          <w:sz w:val="24"/>
          <w:szCs w:val="24"/>
        </w:rPr>
      </w:pPr>
      <w:r w:rsidRPr="006661FA">
        <w:rPr>
          <w:b/>
          <w:sz w:val="24"/>
          <w:szCs w:val="24"/>
        </w:rPr>
        <w:t xml:space="preserve">Ako dlho môžem jesť tú istú bylinku? </w:t>
      </w:r>
    </w:p>
    <w:p w14:paraId="6593FA77" w14:textId="5ABCAA7A" w:rsidR="005B72D8" w:rsidRPr="006661FA" w:rsidRDefault="005B72D8" w:rsidP="006661FA">
      <w:pPr>
        <w:spacing w:after="0"/>
        <w:contextualSpacing/>
        <w:rPr>
          <w:b/>
          <w:sz w:val="24"/>
          <w:szCs w:val="24"/>
        </w:rPr>
      </w:pPr>
      <w:r w:rsidRPr="006661FA">
        <w:rPr>
          <w:sz w:val="24"/>
          <w:szCs w:val="24"/>
        </w:rPr>
        <w:t xml:space="preserve">Aj tu je základ počúvať telo. Myslím si, že aj samo </w:t>
      </w:r>
      <w:r w:rsidR="00F71BA9" w:rsidRPr="006661FA">
        <w:rPr>
          <w:sz w:val="24"/>
          <w:szCs w:val="24"/>
        </w:rPr>
        <w:t>v</w:t>
      </w:r>
      <w:r w:rsidRPr="006661FA">
        <w:rPr>
          <w:sz w:val="24"/>
          <w:szCs w:val="24"/>
        </w:rPr>
        <w:t>ám po určitej dobe užívania tej istej bylinky</w:t>
      </w:r>
      <w:r w:rsidR="00F71BA9" w:rsidRPr="006661FA">
        <w:rPr>
          <w:sz w:val="24"/>
          <w:szCs w:val="24"/>
        </w:rPr>
        <w:t xml:space="preserve"> povie </w:t>
      </w:r>
      <w:r w:rsidRPr="006661FA">
        <w:rPr>
          <w:sz w:val="24"/>
          <w:szCs w:val="24"/>
        </w:rPr>
        <w:t>dosť.</w:t>
      </w:r>
      <w:r w:rsidR="001C4D2F" w:rsidRPr="006661FA">
        <w:rPr>
          <w:sz w:val="24"/>
          <w:szCs w:val="24"/>
        </w:rPr>
        <w:t xml:space="preserve"> Dlhodobé a nadmerné množstvá jednej a tej istej bylinky nie sú určite vhodné.</w:t>
      </w:r>
      <w:r w:rsidRPr="006661FA">
        <w:rPr>
          <w:sz w:val="24"/>
          <w:szCs w:val="24"/>
        </w:rPr>
        <w:t xml:space="preserve"> Základ je bylinky obmieňať a kombinovať. </w:t>
      </w:r>
    </w:p>
    <w:p w14:paraId="4830BE72" w14:textId="77777777" w:rsidR="00AE701F" w:rsidRPr="006661FA" w:rsidRDefault="00AE701F" w:rsidP="006661FA">
      <w:pPr>
        <w:spacing w:after="0"/>
        <w:ind w:left="360"/>
        <w:contextualSpacing/>
        <w:rPr>
          <w:b/>
          <w:sz w:val="24"/>
          <w:szCs w:val="24"/>
        </w:rPr>
      </w:pPr>
    </w:p>
    <w:p w14:paraId="2DD5D870" w14:textId="77777777" w:rsidR="00AE701F" w:rsidRPr="006661FA" w:rsidRDefault="005B72D8" w:rsidP="006661FA">
      <w:pPr>
        <w:pStyle w:val="Odsekzoznamu"/>
        <w:numPr>
          <w:ilvl w:val="0"/>
          <w:numId w:val="34"/>
        </w:numPr>
        <w:spacing w:after="0"/>
        <w:rPr>
          <w:b/>
          <w:sz w:val="24"/>
          <w:szCs w:val="24"/>
        </w:rPr>
      </w:pPr>
      <w:r w:rsidRPr="006661FA">
        <w:rPr>
          <w:b/>
          <w:sz w:val="24"/>
          <w:szCs w:val="24"/>
        </w:rPr>
        <w:t>Ako často môžem jesť divoké bylinky?</w:t>
      </w:r>
    </w:p>
    <w:p w14:paraId="78FCA46F" w14:textId="5950D599" w:rsidR="005B72D8" w:rsidRPr="006661FA" w:rsidRDefault="005B72D8" w:rsidP="006661FA">
      <w:pPr>
        <w:spacing w:after="0"/>
        <w:contextualSpacing/>
        <w:rPr>
          <w:sz w:val="24"/>
          <w:szCs w:val="24"/>
        </w:rPr>
      </w:pPr>
      <w:r w:rsidRPr="006661FA">
        <w:rPr>
          <w:sz w:val="24"/>
          <w:szCs w:val="24"/>
        </w:rPr>
        <w:t>Aj keď ich zaradíte do svojich jedál čo i len cez víkend, spravíte významný kro</w:t>
      </w:r>
      <w:r w:rsidR="00F71BA9" w:rsidRPr="006661FA">
        <w:rPr>
          <w:sz w:val="24"/>
          <w:szCs w:val="24"/>
        </w:rPr>
        <w:t xml:space="preserve">k k zdraviu. Verím, že časom sami objavíte </w:t>
      </w:r>
      <w:r w:rsidRPr="006661FA">
        <w:rPr>
          <w:sz w:val="24"/>
          <w:szCs w:val="24"/>
        </w:rPr>
        <w:t xml:space="preserve">zdravotné benefity divokých byliniek a stanú sa </w:t>
      </w:r>
      <w:r w:rsidR="00F71BA9" w:rsidRPr="006661FA">
        <w:rPr>
          <w:sz w:val="24"/>
          <w:szCs w:val="24"/>
        </w:rPr>
        <w:t>v</w:t>
      </w:r>
      <w:r w:rsidRPr="006661FA">
        <w:rPr>
          <w:sz w:val="24"/>
          <w:szCs w:val="24"/>
        </w:rPr>
        <w:t>ašou každodennou súč</w:t>
      </w:r>
      <w:r w:rsidR="001C4D2F" w:rsidRPr="006661FA">
        <w:rPr>
          <w:sz w:val="24"/>
          <w:szCs w:val="24"/>
        </w:rPr>
        <w:t>asťou</w:t>
      </w:r>
      <w:r w:rsidR="00F71BA9" w:rsidRPr="006661FA">
        <w:rPr>
          <w:sz w:val="24"/>
          <w:szCs w:val="24"/>
        </w:rPr>
        <w:t>, tak</w:t>
      </w:r>
      <w:r w:rsidR="001C4D2F" w:rsidRPr="006661FA">
        <w:rPr>
          <w:sz w:val="24"/>
          <w:szCs w:val="24"/>
        </w:rPr>
        <w:t xml:space="preserve"> ako v našej rodine</w:t>
      </w:r>
      <w:r w:rsidR="00AE701F" w:rsidRPr="006661FA">
        <w:rPr>
          <w:sz w:val="24"/>
          <w:szCs w:val="24"/>
        </w:rPr>
        <w:t>.</w:t>
      </w:r>
    </w:p>
    <w:p w14:paraId="0D1F4473" w14:textId="77777777" w:rsidR="00AE701F" w:rsidRPr="006661FA" w:rsidRDefault="00AE701F" w:rsidP="006661FA">
      <w:pPr>
        <w:spacing w:after="0"/>
        <w:contextualSpacing/>
        <w:rPr>
          <w:b/>
          <w:sz w:val="24"/>
          <w:szCs w:val="24"/>
        </w:rPr>
      </w:pPr>
    </w:p>
    <w:p w14:paraId="0F3D242C" w14:textId="3BA9961F" w:rsidR="005B72D8" w:rsidRPr="006661FA" w:rsidRDefault="00F71BA9" w:rsidP="006661FA">
      <w:pPr>
        <w:spacing w:after="0"/>
        <w:contextualSpacing/>
        <w:rPr>
          <w:sz w:val="24"/>
          <w:szCs w:val="24"/>
        </w:rPr>
      </w:pPr>
      <w:r w:rsidRPr="006661FA">
        <w:rPr>
          <w:sz w:val="24"/>
          <w:szCs w:val="24"/>
        </w:rPr>
        <w:t>Ak si takýmto spôsobom spestríme stravu len raz týždenne či iba cez víkend, je to ďalší malinký krok, ktorý sa počíta. Nie sú to preteky.</w:t>
      </w:r>
    </w:p>
    <w:p w14:paraId="37A16A8D" w14:textId="77777777" w:rsidR="005B72D8" w:rsidRPr="006661FA" w:rsidRDefault="005B72D8" w:rsidP="006661FA">
      <w:pPr>
        <w:spacing w:after="0"/>
        <w:contextualSpacing/>
        <w:rPr>
          <w:sz w:val="24"/>
          <w:szCs w:val="24"/>
        </w:rPr>
      </w:pPr>
    </w:p>
    <w:p w14:paraId="46817066" w14:textId="0E0D2986" w:rsidR="0059388D" w:rsidRPr="006661FA" w:rsidRDefault="00130002" w:rsidP="006661FA">
      <w:pPr>
        <w:spacing w:after="0"/>
        <w:contextualSpacing/>
        <w:rPr>
          <w:b/>
          <w:sz w:val="24"/>
          <w:szCs w:val="24"/>
        </w:rPr>
      </w:pPr>
      <w:r w:rsidRPr="006661FA">
        <w:rPr>
          <w:b/>
          <w:sz w:val="24"/>
          <w:szCs w:val="24"/>
        </w:rPr>
        <w:lastRenderedPageBreak/>
        <w:t>A</w:t>
      </w:r>
      <w:r w:rsidR="00AE701F" w:rsidRPr="006661FA">
        <w:rPr>
          <w:b/>
          <w:sz w:val="24"/>
          <w:szCs w:val="24"/>
        </w:rPr>
        <w:t xml:space="preserve">ko uskladniť čerstvé bylinky </w:t>
      </w:r>
      <w:r w:rsidRPr="006661FA">
        <w:rPr>
          <w:b/>
          <w:sz w:val="24"/>
          <w:szCs w:val="24"/>
        </w:rPr>
        <w:t>(niečo pre víkendových zberačov)</w:t>
      </w:r>
      <w:r w:rsidR="00301DEB">
        <w:rPr>
          <w:b/>
          <w:sz w:val="24"/>
          <w:szCs w:val="24"/>
        </w:rPr>
        <w:t xml:space="preserve">                     </w:t>
      </w:r>
      <w:commentRangeStart w:id="27"/>
      <w:r w:rsidR="00301DEB" w:rsidRPr="00301DEB">
        <w:rPr>
          <w:b/>
          <w:sz w:val="24"/>
          <w:szCs w:val="24"/>
          <w:highlight w:val="red"/>
        </w:rPr>
        <w:t>FOTO</w:t>
      </w:r>
      <w:commentRangeEnd w:id="27"/>
      <w:r w:rsidR="00301DEB" w:rsidRPr="00301DEB">
        <w:rPr>
          <w:rStyle w:val="Odkaznakomentr"/>
          <w:highlight w:val="red"/>
        </w:rPr>
        <w:commentReference w:id="27"/>
      </w:r>
    </w:p>
    <w:p w14:paraId="6EC1D656" w14:textId="0391988B" w:rsidR="001C4D2F" w:rsidRPr="006661FA" w:rsidRDefault="00130002" w:rsidP="006661FA">
      <w:pPr>
        <w:spacing w:after="0"/>
        <w:contextualSpacing/>
        <w:rPr>
          <w:sz w:val="24"/>
          <w:szCs w:val="24"/>
        </w:rPr>
      </w:pPr>
      <w:r w:rsidRPr="006661FA">
        <w:rPr>
          <w:sz w:val="24"/>
          <w:szCs w:val="24"/>
        </w:rPr>
        <w:t>Mnoho ľudí mi povedalo, že nezbiera</w:t>
      </w:r>
      <w:r w:rsidR="00F86CB3" w:rsidRPr="006661FA">
        <w:rPr>
          <w:sz w:val="24"/>
          <w:szCs w:val="24"/>
        </w:rPr>
        <w:t>jú</w:t>
      </w:r>
      <w:r w:rsidRPr="006661FA">
        <w:rPr>
          <w:sz w:val="24"/>
          <w:szCs w:val="24"/>
        </w:rPr>
        <w:t xml:space="preserve"> bylinky, lebo býva</w:t>
      </w:r>
      <w:r w:rsidR="00F86CB3" w:rsidRPr="006661FA">
        <w:rPr>
          <w:sz w:val="24"/>
          <w:szCs w:val="24"/>
        </w:rPr>
        <w:t>jú</w:t>
      </w:r>
      <w:r w:rsidRPr="006661FA">
        <w:rPr>
          <w:sz w:val="24"/>
          <w:szCs w:val="24"/>
        </w:rPr>
        <w:t xml:space="preserve"> v meste a aj tak by </w:t>
      </w:r>
      <w:r w:rsidR="00F86CB3" w:rsidRPr="006661FA">
        <w:rPr>
          <w:sz w:val="24"/>
          <w:szCs w:val="24"/>
        </w:rPr>
        <w:t>im</w:t>
      </w:r>
      <w:r w:rsidRPr="006661FA">
        <w:rPr>
          <w:sz w:val="24"/>
          <w:szCs w:val="24"/>
        </w:rPr>
        <w:t xml:space="preserve"> nevydržali, zvädli by či uschli. Ale on</w:t>
      </w:r>
      <w:r w:rsidR="00580C51" w:rsidRPr="006661FA">
        <w:rPr>
          <w:sz w:val="24"/>
          <w:szCs w:val="24"/>
        </w:rPr>
        <w:t>y</w:t>
      </w:r>
      <w:r w:rsidRPr="006661FA">
        <w:rPr>
          <w:sz w:val="24"/>
          <w:szCs w:val="24"/>
        </w:rPr>
        <w:t xml:space="preserve"> vydržia</w:t>
      </w:r>
      <w:r w:rsidR="00F86CB3" w:rsidRPr="006661FA">
        <w:rPr>
          <w:sz w:val="24"/>
          <w:szCs w:val="24"/>
        </w:rPr>
        <w:t>,</w:t>
      </w:r>
      <w:r w:rsidRPr="006661FA">
        <w:rPr>
          <w:sz w:val="24"/>
          <w:szCs w:val="24"/>
        </w:rPr>
        <w:t xml:space="preserve"> a</w:t>
      </w:r>
      <w:r w:rsidR="00580C51" w:rsidRPr="006661FA">
        <w:rPr>
          <w:sz w:val="24"/>
          <w:szCs w:val="24"/>
        </w:rPr>
        <w:t xml:space="preserve"> dokonca </w:t>
      </w:r>
      <w:r w:rsidRPr="006661FA">
        <w:rPr>
          <w:sz w:val="24"/>
          <w:szCs w:val="24"/>
        </w:rPr>
        <w:t>aj týždeň. Ako</w:t>
      </w:r>
      <w:r w:rsidR="00580C51" w:rsidRPr="006661FA">
        <w:rPr>
          <w:sz w:val="24"/>
          <w:szCs w:val="24"/>
        </w:rPr>
        <w:t xml:space="preserve"> je to možné</w:t>
      </w:r>
      <w:r w:rsidRPr="006661FA">
        <w:rPr>
          <w:sz w:val="24"/>
          <w:szCs w:val="24"/>
        </w:rPr>
        <w:t>?</w:t>
      </w:r>
      <w:r w:rsidR="00F65D36" w:rsidRPr="006661FA">
        <w:rPr>
          <w:sz w:val="24"/>
          <w:szCs w:val="24"/>
        </w:rPr>
        <w:t xml:space="preserve"> </w:t>
      </w:r>
    </w:p>
    <w:p w14:paraId="0395B8C8" w14:textId="77777777" w:rsidR="00AE701F" w:rsidRPr="006661FA" w:rsidRDefault="00AE701F" w:rsidP="006661FA">
      <w:pPr>
        <w:spacing w:after="0"/>
        <w:contextualSpacing/>
        <w:rPr>
          <w:sz w:val="24"/>
          <w:szCs w:val="24"/>
        </w:rPr>
      </w:pPr>
    </w:p>
    <w:p w14:paraId="1D48A6EB" w14:textId="21DE918C" w:rsidR="00F65D36" w:rsidRPr="006661FA" w:rsidRDefault="001C4D2F" w:rsidP="006661FA">
      <w:pPr>
        <w:spacing w:after="0"/>
        <w:contextualSpacing/>
        <w:rPr>
          <w:sz w:val="24"/>
          <w:szCs w:val="24"/>
        </w:rPr>
      </w:pPr>
      <w:r w:rsidRPr="006661FA">
        <w:rPr>
          <w:sz w:val="24"/>
          <w:szCs w:val="24"/>
        </w:rPr>
        <w:t xml:space="preserve">Prvým spôsobom je uskladniť bylinky do krabičky či skleneného pohára. </w:t>
      </w:r>
      <w:r w:rsidR="00F65D36" w:rsidRPr="006661FA">
        <w:rPr>
          <w:sz w:val="24"/>
          <w:szCs w:val="24"/>
        </w:rPr>
        <w:t xml:space="preserve">Hneď ako prídete domov, bylinky </w:t>
      </w:r>
      <w:r w:rsidRPr="006661FA">
        <w:rPr>
          <w:sz w:val="24"/>
          <w:szCs w:val="24"/>
        </w:rPr>
        <w:t>u</w:t>
      </w:r>
      <w:r w:rsidR="00F86CB3" w:rsidRPr="006661FA">
        <w:rPr>
          <w:sz w:val="24"/>
          <w:szCs w:val="24"/>
        </w:rPr>
        <w:t>s</w:t>
      </w:r>
      <w:r w:rsidRPr="006661FA">
        <w:rPr>
          <w:sz w:val="24"/>
          <w:szCs w:val="24"/>
        </w:rPr>
        <w:t>chovajte</w:t>
      </w:r>
      <w:r w:rsidR="00F65D36" w:rsidRPr="006661FA">
        <w:rPr>
          <w:sz w:val="24"/>
          <w:szCs w:val="24"/>
        </w:rPr>
        <w:t xml:space="preserve"> v chladničke. Takto </w:t>
      </w:r>
      <w:r w:rsidR="00F86CB3" w:rsidRPr="006661FA">
        <w:rPr>
          <w:sz w:val="24"/>
          <w:szCs w:val="24"/>
        </w:rPr>
        <w:t>v</w:t>
      </w:r>
      <w:r w:rsidR="00F65D36" w:rsidRPr="006661FA">
        <w:rPr>
          <w:sz w:val="24"/>
          <w:szCs w:val="24"/>
        </w:rPr>
        <w:t>ám vydržia aj týždeň, ak ich dovtedy</w:t>
      </w:r>
      <w:r w:rsidR="007B2A81" w:rsidRPr="006661FA">
        <w:rPr>
          <w:sz w:val="24"/>
          <w:szCs w:val="24"/>
        </w:rPr>
        <w:t>,</w:t>
      </w:r>
      <w:r w:rsidR="00F65D36" w:rsidRPr="006661FA">
        <w:rPr>
          <w:sz w:val="24"/>
          <w:szCs w:val="24"/>
        </w:rPr>
        <w:t xml:space="preserve"> samozrejme</w:t>
      </w:r>
      <w:r w:rsidR="007B2A81" w:rsidRPr="006661FA">
        <w:rPr>
          <w:sz w:val="24"/>
          <w:szCs w:val="24"/>
        </w:rPr>
        <w:t>,</w:t>
      </w:r>
      <w:r w:rsidR="00F65D36" w:rsidRPr="006661FA">
        <w:rPr>
          <w:sz w:val="24"/>
          <w:szCs w:val="24"/>
        </w:rPr>
        <w:t xml:space="preserve"> nezjete. </w:t>
      </w:r>
    </w:p>
    <w:p w14:paraId="728266DF" w14:textId="77777777" w:rsidR="00AE701F" w:rsidRPr="006661FA" w:rsidRDefault="00AE701F" w:rsidP="006661FA">
      <w:pPr>
        <w:spacing w:after="0"/>
        <w:contextualSpacing/>
        <w:rPr>
          <w:sz w:val="24"/>
          <w:szCs w:val="24"/>
        </w:rPr>
      </w:pPr>
    </w:p>
    <w:p w14:paraId="07383AA6" w14:textId="0FB17000" w:rsidR="001C4D2F" w:rsidRPr="006661FA" w:rsidRDefault="001C4D2F" w:rsidP="006661FA">
      <w:pPr>
        <w:spacing w:after="0"/>
        <w:contextualSpacing/>
        <w:rPr>
          <w:sz w:val="24"/>
          <w:szCs w:val="24"/>
        </w:rPr>
      </w:pPr>
      <w:r w:rsidRPr="006661FA">
        <w:rPr>
          <w:sz w:val="24"/>
          <w:szCs w:val="24"/>
        </w:rPr>
        <w:t xml:space="preserve">Druhý spôsob je zabaliť bylinky do čistej a vlhkej utierky a tak </w:t>
      </w:r>
      <w:r w:rsidR="00F86CB3" w:rsidRPr="006661FA">
        <w:rPr>
          <w:sz w:val="24"/>
          <w:szCs w:val="24"/>
        </w:rPr>
        <w:t xml:space="preserve">ich </w:t>
      </w:r>
      <w:r w:rsidRPr="006661FA">
        <w:rPr>
          <w:sz w:val="24"/>
          <w:szCs w:val="24"/>
        </w:rPr>
        <w:t xml:space="preserve">odložiť do chladničky. Treba </w:t>
      </w:r>
      <w:r w:rsidR="00F86CB3" w:rsidRPr="006661FA">
        <w:rPr>
          <w:sz w:val="24"/>
          <w:szCs w:val="24"/>
        </w:rPr>
        <w:t xml:space="preserve">však </w:t>
      </w:r>
      <w:r w:rsidRPr="006661FA">
        <w:rPr>
          <w:sz w:val="24"/>
          <w:szCs w:val="24"/>
        </w:rPr>
        <w:t>myslieť na to</w:t>
      </w:r>
      <w:r w:rsidR="007B2A81" w:rsidRPr="006661FA">
        <w:rPr>
          <w:sz w:val="24"/>
          <w:szCs w:val="24"/>
        </w:rPr>
        <w:t>,</w:t>
      </w:r>
      <w:r w:rsidRPr="006661FA">
        <w:rPr>
          <w:sz w:val="24"/>
          <w:szCs w:val="24"/>
        </w:rPr>
        <w:t xml:space="preserve"> že utierka musí byť po celú dobu uskladnenia vlhká, aby bylinky vydržali čo najdlhšie. Tento spôsob využívam, keď potrebujem uskladniť väčšie množstvo a mám </w:t>
      </w:r>
      <w:r w:rsidR="007B2A81" w:rsidRPr="006661FA">
        <w:rPr>
          <w:sz w:val="24"/>
          <w:szCs w:val="24"/>
        </w:rPr>
        <w:t xml:space="preserve">v chladničke </w:t>
      </w:r>
      <w:r w:rsidRPr="006661FA">
        <w:rPr>
          <w:sz w:val="24"/>
          <w:szCs w:val="24"/>
        </w:rPr>
        <w:t xml:space="preserve">málo miesta. </w:t>
      </w:r>
    </w:p>
    <w:p w14:paraId="25227490" w14:textId="77777777" w:rsidR="00AE701F" w:rsidRPr="006661FA" w:rsidRDefault="00AE701F" w:rsidP="006661FA">
      <w:pPr>
        <w:spacing w:after="0"/>
        <w:contextualSpacing/>
        <w:rPr>
          <w:sz w:val="24"/>
          <w:szCs w:val="24"/>
        </w:rPr>
      </w:pPr>
    </w:p>
    <w:p w14:paraId="132EAB67" w14:textId="7B90ACCF" w:rsidR="005A0938" w:rsidRPr="006661FA" w:rsidRDefault="00F65D36" w:rsidP="006661FA">
      <w:pPr>
        <w:spacing w:after="0"/>
        <w:contextualSpacing/>
        <w:rPr>
          <w:sz w:val="24"/>
          <w:szCs w:val="24"/>
        </w:rPr>
      </w:pPr>
      <w:r w:rsidRPr="006661FA">
        <w:rPr>
          <w:sz w:val="24"/>
          <w:szCs w:val="24"/>
        </w:rPr>
        <w:t>Mne sa osvedčili sklenené dózy (</w:t>
      </w:r>
      <w:r w:rsidR="005A0938" w:rsidRPr="006661FA">
        <w:rPr>
          <w:sz w:val="24"/>
          <w:szCs w:val="24"/>
        </w:rPr>
        <w:t>poháre</w:t>
      </w:r>
      <w:r w:rsidRPr="006661FA">
        <w:rPr>
          <w:sz w:val="24"/>
          <w:szCs w:val="24"/>
        </w:rPr>
        <w:t>) alebo obyčajné zaváraninové poháre. Je to skvelé a využijete to hlavne</w:t>
      </w:r>
      <w:r w:rsidR="007170E9" w:rsidRPr="006661FA">
        <w:rPr>
          <w:sz w:val="24"/>
          <w:szCs w:val="24"/>
        </w:rPr>
        <w:t xml:space="preserve"> vtedy</w:t>
      </w:r>
      <w:r w:rsidR="00F86CB3" w:rsidRPr="006661FA">
        <w:rPr>
          <w:sz w:val="24"/>
          <w:szCs w:val="24"/>
        </w:rPr>
        <w:t>, keď cestujete niekam</w:t>
      </w:r>
      <w:r w:rsidRPr="006661FA">
        <w:rPr>
          <w:sz w:val="24"/>
          <w:szCs w:val="24"/>
        </w:rPr>
        <w:t xml:space="preserve"> na viac dní. Keď chodíme na dovolenky, tak mám takto zba</w:t>
      </w:r>
      <w:r w:rsidR="005A0938" w:rsidRPr="006661FA">
        <w:rPr>
          <w:sz w:val="24"/>
          <w:szCs w:val="24"/>
        </w:rPr>
        <w:t>lenú zásobu minimálne na 4</w:t>
      </w:r>
      <w:r w:rsidR="006908E9" w:rsidRPr="006661FA">
        <w:rPr>
          <w:sz w:val="24"/>
          <w:szCs w:val="24"/>
        </w:rPr>
        <w:t xml:space="preserve"> – </w:t>
      </w:r>
      <w:r w:rsidR="005A0938" w:rsidRPr="006661FA">
        <w:rPr>
          <w:sz w:val="24"/>
          <w:szCs w:val="24"/>
        </w:rPr>
        <w:t xml:space="preserve">5 dní. </w:t>
      </w:r>
    </w:p>
    <w:p w14:paraId="320208BC" w14:textId="77777777" w:rsidR="00AE701F" w:rsidRPr="006661FA" w:rsidRDefault="00AE701F" w:rsidP="006661FA">
      <w:pPr>
        <w:spacing w:after="0"/>
        <w:contextualSpacing/>
        <w:rPr>
          <w:sz w:val="24"/>
          <w:szCs w:val="24"/>
        </w:rPr>
      </w:pPr>
    </w:p>
    <w:p w14:paraId="0DFDB107" w14:textId="7C77B186" w:rsidR="00267E69" w:rsidRPr="006661FA" w:rsidRDefault="00644138" w:rsidP="006661FA">
      <w:pPr>
        <w:spacing w:after="0"/>
        <w:contextualSpacing/>
        <w:jc w:val="center"/>
        <w:rPr>
          <w:sz w:val="24"/>
          <w:szCs w:val="24"/>
          <w:highlight w:val="red"/>
        </w:rPr>
      </w:pPr>
      <w:r w:rsidRPr="006661FA">
        <w:rPr>
          <w:b/>
          <w:sz w:val="24"/>
          <w:szCs w:val="24"/>
          <w:highlight w:val="cyan"/>
        </w:rPr>
        <w:t xml:space="preserve">Bylinkové vodné </w:t>
      </w:r>
      <w:proofErr w:type="spellStart"/>
      <w:r w:rsidRPr="006661FA">
        <w:rPr>
          <w:b/>
          <w:sz w:val="24"/>
          <w:szCs w:val="24"/>
          <w:highlight w:val="cyan"/>
        </w:rPr>
        <w:t>maceráty</w:t>
      </w:r>
      <w:proofErr w:type="spellEnd"/>
      <w:r w:rsidR="00466AA6" w:rsidRPr="00466AA6">
        <w:rPr>
          <w:b/>
          <w:sz w:val="24"/>
          <w:szCs w:val="24"/>
        </w:rPr>
        <w:t xml:space="preserve">                   </w:t>
      </w:r>
      <w:commentRangeStart w:id="28"/>
      <w:r w:rsidR="00466AA6" w:rsidRPr="00466AA6">
        <w:rPr>
          <w:b/>
          <w:sz w:val="24"/>
          <w:szCs w:val="24"/>
          <w:highlight w:val="red"/>
        </w:rPr>
        <w:t>FOTO</w:t>
      </w:r>
      <w:commentRangeEnd w:id="28"/>
      <w:r w:rsidR="00466AA6" w:rsidRPr="00466AA6">
        <w:rPr>
          <w:rStyle w:val="Odkaznakomentr"/>
          <w:highlight w:val="red"/>
        </w:rPr>
        <w:commentReference w:id="28"/>
      </w:r>
      <w:r w:rsidR="00466AA6" w:rsidRPr="00466AA6">
        <w:rPr>
          <w:b/>
          <w:sz w:val="24"/>
          <w:szCs w:val="24"/>
          <w:highlight w:val="red"/>
        </w:rPr>
        <w:t xml:space="preserve"> </w:t>
      </w:r>
    </w:p>
    <w:p w14:paraId="6E0E3008" w14:textId="77777777" w:rsidR="00267E69" w:rsidRPr="006661FA" w:rsidRDefault="00267E69" w:rsidP="006661FA">
      <w:pPr>
        <w:spacing w:after="0"/>
        <w:contextualSpacing/>
        <w:rPr>
          <w:sz w:val="24"/>
          <w:szCs w:val="24"/>
        </w:rPr>
      </w:pPr>
    </w:p>
    <w:p w14:paraId="22CE37B8" w14:textId="4B91103C" w:rsidR="00644138" w:rsidRPr="006661FA" w:rsidRDefault="00644138" w:rsidP="006661FA">
      <w:pPr>
        <w:spacing w:after="0"/>
        <w:contextualSpacing/>
        <w:rPr>
          <w:sz w:val="24"/>
          <w:szCs w:val="24"/>
        </w:rPr>
      </w:pPr>
      <w:r w:rsidRPr="006661FA">
        <w:rPr>
          <w:sz w:val="24"/>
          <w:szCs w:val="24"/>
        </w:rPr>
        <w:t>Jeden zo</w:t>
      </w:r>
      <w:r w:rsidR="001C4D2F" w:rsidRPr="006661FA">
        <w:rPr>
          <w:sz w:val="24"/>
          <w:szCs w:val="24"/>
        </w:rPr>
        <w:t xml:space="preserve"> základných</w:t>
      </w:r>
      <w:r w:rsidRPr="006661FA">
        <w:rPr>
          <w:sz w:val="24"/>
          <w:szCs w:val="24"/>
        </w:rPr>
        <w:t xml:space="preserve"> spôsobov, ako získať účinné látky </w:t>
      </w:r>
      <w:r w:rsidR="003211D6" w:rsidRPr="006661FA">
        <w:rPr>
          <w:sz w:val="24"/>
          <w:szCs w:val="24"/>
        </w:rPr>
        <w:t xml:space="preserve">z čerstvých </w:t>
      </w:r>
      <w:r w:rsidR="002E7BF2" w:rsidRPr="006661FA">
        <w:rPr>
          <w:sz w:val="24"/>
          <w:szCs w:val="24"/>
        </w:rPr>
        <w:t>byliniek</w:t>
      </w:r>
      <w:r w:rsidRPr="006661FA">
        <w:rPr>
          <w:sz w:val="24"/>
          <w:szCs w:val="24"/>
        </w:rPr>
        <w:t xml:space="preserve">, je urobiť si </w:t>
      </w:r>
      <w:r w:rsidR="001C4D2F" w:rsidRPr="006661FA">
        <w:rPr>
          <w:sz w:val="24"/>
          <w:szCs w:val="24"/>
        </w:rPr>
        <w:t xml:space="preserve">studený </w:t>
      </w:r>
      <w:proofErr w:type="spellStart"/>
      <w:r w:rsidRPr="006661FA">
        <w:rPr>
          <w:sz w:val="24"/>
          <w:szCs w:val="24"/>
        </w:rPr>
        <w:t>macerát</w:t>
      </w:r>
      <w:proofErr w:type="spellEnd"/>
      <w:r w:rsidRPr="006661FA">
        <w:rPr>
          <w:sz w:val="24"/>
          <w:szCs w:val="24"/>
        </w:rPr>
        <w:t xml:space="preserve">. Nie každému chutí </w:t>
      </w:r>
      <w:r w:rsidR="003211D6" w:rsidRPr="006661FA">
        <w:rPr>
          <w:sz w:val="24"/>
          <w:szCs w:val="24"/>
        </w:rPr>
        <w:t>bylinkový</w:t>
      </w:r>
      <w:r w:rsidRPr="006661FA">
        <w:rPr>
          <w:sz w:val="24"/>
          <w:szCs w:val="24"/>
        </w:rPr>
        <w:t xml:space="preserve"> čaj, </w:t>
      </w:r>
      <w:r w:rsidR="003C630F" w:rsidRPr="006661FA">
        <w:rPr>
          <w:sz w:val="24"/>
          <w:szCs w:val="24"/>
        </w:rPr>
        <w:t>sú ľudia, ktorí</w:t>
      </w:r>
      <w:r w:rsidR="003211D6" w:rsidRPr="006661FA">
        <w:rPr>
          <w:sz w:val="24"/>
          <w:szCs w:val="24"/>
        </w:rPr>
        <w:t xml:space="preserve"> ráno </w:t>
      </w:r>
      <w:r w:rsidR="001C4D2F" w:rsidRPr="006661FA">
        <w:rPr>
          <w:sz w:val="24"/>
          <w:szCs w:val="24"/>
        </w:rPr>
        <w:t>jednoducho</w:t>
      </w:r>
      <w:r w:rsidR="003211D6" w:rsidRPr="006661FA">
        <w:rPr>
          <w:sz w:val="24"/>
          <w:szCs w:val="24"/>
        </w:rPr>
        <w:t xml:space="preserve"> čaj nepijú. Bylinkové </w:t>
      </w:r>
      <w:proofErr w:type="spellStart"/>
      <w:r w:rsidR="003211D6" w:rsidRPr="006661FA">
        <w:rPr>
          <w:sz w:val="24"/>
          <w:szCs w:val="24"/>
        </w:rPr>
        <w:t>maceráty</w:t>
      </w:r>
      <w:proofErr w:type="spellEnd"/>
      <w:r w:rsidR="003211D6" w:rsidRPr="006661FA">
        <w:rPr>
          <w:sz w:val="24"/>
          <w:szCs w:val="24"/>
        </w:rPr>
        <w:t xml:space="preserve"> sú vla</w:t>
      </w:r>
      <w:r w:rsidR="001C4D2F" w:rsidRPr="006661FA">
        <w:rPr>
          <w:sz w:val="24"/>
          <w:szCs w:val="24"/>
        </w:rPr>
        <w:t>stne naložené čerstvé bylinky vo</w:t>
      </w:r>
      <w:r w:rsidR="003211D6" w:rsidRPr="006661FA">
        <w:rPr>
          <w:sz w:val="24"/>
          <w:szCs w:val="24"/>
        </w:rPr>
        <w:t xml:space="preserve"> vode, kde sa ich účinné látky a vitamíny pomalým procesom vyplavujú. </w:t>
      </w:r>
    </w:p>
    <w:p w14:paraId="1728B1D4" w14:textId="77777777" w:rsidR="00267E69" w:rsidRPr="006661FA" w:rsidRDefault="00267E69" w:rsidP="006661FA">
      <w:pPr>
        <w:spacing w:after="0"/>
        <w:contextualSpacing/>
        <w:rPr>
          <w:sz w:val="24"/>
          <w:szCs w:val="24"/>
          <w:highlight w:val="red"/>
        </w:rPr>
      </w:pPr>
    </w:p>
    <w:p w14:paraId="5C3C431E" w14:textId="0F3AD84D" w:rsidR="00644138" w:rsidRPr="006661FA" w:rsidRDefault="00644138" w:rsidP="006661FA">
      <w:pPr>
        <w:spacing w:after="0"/>
        <w:contextualSpacing/>
        <w:rPr>
          <w:sz w:val="24"/>
          <w:szCs w:val="24"/>
        </w:rPr>
      </w:pPr>
      <w:r w:rsidRPr="006661FA">
        <w:rPr>
          <w:sz w:val="24"/>
          <w:szCs w:val="24"/>
        </w:rPr>
        <w:t xml:space="preserve">Čo pijete ráno ako prvé? Je veľmi dôležité, aby telo po hodinách spánku prijalo niečo, čo mu pomôže zobudiť vnútorné orgány a naštartovať všetky potrebné procesy. </w:t>
      </w:r>
    </w:p>
    <w:p w14:paraId="5F88C3FC" w14:textId="77777777" w:rsidR="00267E69" w:rsidRPr="006661FA" w:rsidRDefault="00267E69" w:rsidP="006661FA">
      <w:pPr>
        <w:spacing w:after="0"/>
        <w:contextualSpacing/>
        <w:rPr>
          <w:sz w:val="24"/>
          <w:szCs w:val="24"/>
        </w:rPr>
      </w:pPr>
    </w:p>
    <w:p w14:paraId="0EE7B55C" w14:textId="1CD3755D" w:rsidR="00644138" w:rsidRPr="006661FA" w:rsidRDefault="003211D6" w:rsidP="006661FA">
      <w:pPr>
        <w:spacing w:after="0"/>
        <w:contextualSpacing/>
        <w:rPr>
          <w:sz w:val="24"/>
          <w:szCs w:val="24"/>
        </w:rPr>
      </w:pPr>
      <w:r w:rsidRPr="006661FA">
        <w:rPr>
          <w:sz w:val="24"/>
          <w:szCs w:val="24"/>
        </w:rPr>
        <w:t>Napríklad taká ž</w:t>
      </w:r>
      <w:r w:rsidR="00644138" w:rsidRPr="006661FA">
        <w:rPr>
          <w:sz w:val="24"/>
          <w:szCs w:val="24"/>
        </w:rPr>
        <w:t xml:space="preserve">ihľava je čistička nášho tela, odplavuje toxíny, zbavuje </w:t>
      </w:r>
      <w:r w:rsidR="00FA5F9B" w:rsidRPr="006661FA">
        <w:rPr>
          <w:sz w:val="24"/>
          <w:szCs w:val="24"/>
        </w:rPr>
        <w:t xml:space="preserve">nás </w:t>
      </w:r>
      <w:r w:rsidR="00644138" w:rsidRPr="006661FA">
        <w:rPr>
          <w:sz w:val="24"/>
          <w:szCs w:val="24"/>
        </w:rPr>
        <w:t xml:space="preserve">únavy, vyčerpanosti a bledosti v tvári. </w:t>
      </w:r>
      <w:r w:rsidRPr="006661FA">
        <w:rPr>
          <w:sz w:val="24"/>
          <w:szCs w:val="24"/>
        </w:rPr>
        <w:t xml:space="preserve">Je to vhodná bylinka na macerovanie vo vode. Rada </w:t>
      </w:r>
      <w:r w:rsidR="003C630F" w:rsidRPr="006661FA">
        <w:rPr>
          <w:sz w:val="24"/>
          <w:szCs w:val="24"/>
        </w:rPr>
        <w:t>k</w:t>
      </w:r>
      <w:r w:rsidRPr="006661FA">
        <w:rPr>
          <w:sz w:val="24"/>
          <w:szCs w:val="24"/>
        </w:rPr>
        <w:t xml:space="preserve"> nej pridávam aj pár lístkov medovky alebo mäty. </w:t>
      </w:r>
    </w:p>
    <w:p w14:paraId="774A29F4" w14:textId="77777777" w:rsidR="00267E69" w:rsidRPr="006661FA" w:rsidRDefault="00267E69" w:rsidP="006661FA">
      <w:pPr>
        <w:spacing w:after="0"/>
        <w:contextualSpacing/>
        <w:rPr>
          <w:sz w:val="24"/>
          <w:szCs w:val="24"/>
        </w:rPr>
      </w:pPr>
    </w:p>
    <w:p w14:paraId="6A254DA1" w14:textId="2331C67F" w:rsidR="003211D6" w:rsidRPr="006661FA" w:rsidRDefault="006661FA" w:rsidP="006661FA">
      <w:pPr>
        <w:spacing w:after="0"/>
        <w:contextualSpacing/>
        <w:rPr>
          <w:sz w:val="24"/>
          <w:szCs w:val="24"/>
        </w:rPr>
      </w:pPr>
      <w:r>
        <w:rPr>
          <w:b/>
          <w:sz w:val="24"/>
          <w:szCs w:val="24"/>
        </w:rPr>
        <w:t>Postup prípravy</w:t>
      </w:r>
      <w:r w:rsidR="00644138" w:rsidRPr="006661FA">
        <w:rPr>
          <w:b/>
          <w:sz w:val="24"/>
          <w:szCs w:val="24"/>
        </w:rPr>
        <w:t xml:space="preserve"> </w:t>
      </w:r>
      <w:r w:rsidR="003211D6" w:rsidRPr="006661FA">
        <w:rPr>
          <w:b/>
          <w:sz w:val="24"/>
          <w:szCs w:val="24"/>
        </w:rPr>
        <w:t>bylinko</w:t>
      </w:r>
      <w:r>
        <w:rPr>
          <w:b/>
          <w:sz w:val="24"/>
          <w:szCs w:val="24"/>
        </w:rPr>
        <w:t xml:space="preserve">vého vodného </w:t>
      </w:r>
      <w:proofErr w:type="spellStart"/>
      <w:r>
        <w:rPr>
          <w:b/>
          <w:sz w:val="24"/>
          <w:szCs w:val="24"/>
        </w:rPr>
        <w:t>macerátu</w:t>
      </w:r>
      <w:proofErr w:type="spellEnd"/>
      <w:r>
        <w:rPr>
          <w:b/>
          <w:sz w:val="24"/>
          <w:szCs w:val="24"/>
        </w:rPr>
        <w:t>:</w:t>
      </w:r>
    </w:p>
    <w:p w14:paraId="34201712" w14:textId="018EDD99" w:rsidR="00644138" w:rsidRDefault="00644138" w:rsidP="006661FA">
      <w:pPr>
        <w:spacing w:after="0"/>
        <w:contextualSpacing/>
        <w:rPr>
          <w:sz w:val="24"/>
          <w:szCs w:val="24"/>
        </w:rPr>
      </w:pPr>
      <w:r w:rsidRPr="006661FA">
        <w:rPr>
          <w:sz w:val="24"/>
          <w:szCs w:val="24"/>
        </w:rPr>
        <w:t xml:space="preserve">Pohár naplňte </w:t>
      </w:r>
      <w:r w:rsidR="003211D6" w:rsidRPr="006661FA">
        <w:rPr>
          <w:sz w:val="24"/>
          <w:szCs w:val="24"/>
        </w:rPr>
        <w:t>čerstvými bylinkami</w:t>
      </w:r>
      <w:r w:rsidRPr="006661FA">
        <w:rPr>
          <w:sz w:val="24"/>
          <w:szCs w:val="24"/>
        </w:rPr>
        <w:t>, zalejte čistou vodou, môže byť aj minerálna voda</w:t>
      </w:r>
      <w:r w:rsidR="003C630F" w:rsidRPr="006661FA">
        <w:rPr>
          <w:sz w:val="24"/>
          <w:szCs w:val="24"/>
        </w:rPr>
        <w:t>,</w:t>
      </w:r>
      <w:r w:rsidRPr="006661FA">
        <w:rPr>
          <w:sz w:val="24"/>
          <w:szCs w:val="24"/>
        </w:rPr>
        <w:t xml:space="preserve"> a nechajte pri izbovej teplote aspoň 6 hodín odstáť </w:t>
      </w:r>
      <w:r w:rsidR="006908E9" w:rsidRPr="006661FA">
        <w:rPr>
          <w:sz w:val="24"/>
          <w:szCs w:val="24"/>
        </w:rPr>
        <w:t>–</w:t>
      </w:r>
      <w:r w:rsidRPr="006661FA">
        <w:rPr>
          <w:sz w:val="24"/>
          <w:szCs w:val="24"/>
        </w:rPr>
        <w:t xml:space="preserve"> macerovať. Nemusíte ani scediť, stačí vypiť cez slamku. </w:t>
      </w:r>
    </w:p>
    <w:p w14:paraId="60D7F54C" w14:textId="77777777" w:rsidR="006661FA" w:rsidRPr="006661FA" w:rsidRDefault="006661FA" w:rsidP="006661FA">
      <w:pPr>
        <w:spacing w:after="0"/>
        <w:contextualSpacing/>
        <w:rPr>
          <w:sz w:val="24"/>
          <w:szCs w:val="24"/>
        </w:rPr>
      </w:pPr>
    </w:p>
    <w:p w14:paraId="4E21D180" w14:textId="03E580BC" w:rsidR="00644138" w:rsidRPr="006661FA" w:rsidRDefault="00644138" w:rsidP="006661FA">
      <w:pPr>
        <w:spacing w:after="0"/>
        <w:contextualSpacing/>
        <w:rPr>
          <w:sz w:val="24"/>
          <w:szCs w:val="24"/>
        </w:rPr>
      </w:pPr>
      <w:r w:rsidRPr="006661FA">
        <w:rPr>
          <w:sz w:val="24"/>
          <w:szCs w:val="24"/>
        </w:rPr>
        <w:t>Hlavne deti to ocenia</w:t>
      </w:r>
      <w:r w:rsidR="003211D6" w:rsidRPr="006661FA">
        <w:rPr>
          <w:sz w:val="24"/>
          <w:szCs w:val="24"/>
        </w:rPr>
        <w:t>.</w:t>
      </w:r>
      <w:r w:rsidRPr="006661FA">
        <w:rPr>
          <w:sz w:val="24"/>
          <w:szCs w:val="24"/>
        </w:rPr>
        <w:t xml:space="preserve"> </w:t>
      </w:r>
      <w:r w:rsidR="003211D6" w:rsidRPr="006661FA">
        <w:rPr>
          <w:sz w:val="24"/>
          <w:szCs w:val="24"/>
        </w:rPr>
        <w:t xml:space="preserve">Ja zvyknem zaliať bylinky </w:t>
      </w:r>
      <w:r w:rsidRPr="006661FA">
        <w:rPr>
          <w:sz w:val="24"/>
          <w:szCs w:val="24"/>
        </w:rPr>
        <w:t xml:space="preserve">večer a ráno mám vitamínový </w:t>
      </w:r>
      <w:proofErr w:type="spellStart"/>
      <w:r w:rsidRPr="006661FA">
        <w:rPr>
          <w:sz w:val="24"/>
          <w:szCs w:val="24"/>
        </w:rPr>
        <w:t>život</w:t>
      </w:r>
      <w:r w:rsidR="00223839" w:rsidRPr="006661FA">
        <w:rPr>
          <w:sz w:val="24"/>
          <w:szCs w:val="24"/>
        </w:rPr>
        <w:t>a</w:t>
      </w:r>
      <w:r w:rsidRPr="006661FA">
        <w:rPr>
          <w:sz w:val="24"/>
          <w:szCs w:val="24"/>
        </w:rPr>
        <w:t>budič</w:t>
      </w:r>
      <w:proofErr w:type="spellEnd"/>
      <w:r w:rsidRPr="006661FA">
        <w:rPr>
          <w:sz w:val="24"/>
          <w:szCs w:val="24"/>
        </w:rPr>
        <w:t>!</w:t>
      </w:r>
    </w:p>
    <w:p w14:paraId="026EEBAD" w14:textId="7338662E" w:rsidR="00644138" w:rsidRPr="006661FA" w:rsidRDefault="00644138" w:rsidP="006661FA">
      <w:pPr>
        <w:spacing w:after="0"/>
        <w:contextualSpacing/>
        <w:rPr>
          <w:sz w:val="24"/>
          <w:szCs w:val="24"/>
        </w:rPr>
      </w:pPr>
      <w:r w:rsidRPr="006661FA">
        <w:rPr>
          <w:sz w:val="24"/>
          <w:szCs w:val="24"/>
        </w:rPr>
        <w:t xml:space="preserve">Takto si môžeme rýchlo a jednoducho vyrobiť ranný nápoj nabitý vitamínmi, železom, ktorý naštartuje </w:t>
      </w:r>
      <w:r w:rsidR="003C630F" w:rsidRPr="006661FA">
        <w:rPr>
          <w:sz w:val="24"/>
          <w:szCs w:val="24"/>
        </w:rPr>
        <w:t>v</w:t>
      </w:r>
      <w:r w:rsidRPr="006661FA">
        <w:rPr>
          <w:sz w:val="24"/>
          <w:szCs w:val="24"/>
        </w:rPr>
        <w:t xml:space="preserve">áš deň. </w:t>
      </w:r>
      <w:r w:rsidR="001C4D2F" w:rsidRPr="006661FA">
        <w:rPr>
          <w:sz w:val="24"/>
          <w:szCs w:val="24"/>
        </w:rPr>
        <w:t xml:space="preserve">Takisto sa dá </w:t>
      </w:r>
      <w:proofErr w:type="spellStart"/>
      <w:r w:rsidR="001C4D2F" w:rsidRPr="006661FA">
        <w:rPr>
          <w:sz w:val="24"/>
          <w:szCs w:val="24"/>
        </w:rPr>
        <w:t>macerát</w:t>
      </w:r>
      <w:proofErr w:type="spellEnd"/>
      <w:r w:rsidR="001C4D2F" w:rsidRPr="006661FA">
        <w:rPr>
          <w:sz w:val="24"/>
          <w:szCs w:val="24"/>
        </w:rPr>
        <w:t xml:space="preserve"> </w:t>
      </w:r>
      <w:r w:rsidR="005A0938" w:rsidRPr="006661FA">
        <w:rPr>
          <w:sz w:val="24"/>
          <w:szCs w:val="24"/>
        </w:rPr>
        <w:t xml:space="preserve">následne </w:t>
      </w:r>
      <w:r w:rsidR="001C4D2F" w:rsidRPr="006661FA">
        <w:rPr>
          <w:sz w:val="24"/>
          <w:szCs w:val="24"/>
        </w:rPr>
        <w:t xml:space="preserve">použiť do obľúbeného smoothie. </w:t>
      </w:r>
    </w:p>
    <w:p w14:paraId="1EA28218" w14:textId="77777777" w:rsidR="00267E69" w:rsidRPr="006661FA" w:rsidRDefault="00267E69" w:rsidP="006661FA">
      <w:pPr>
        <w:spacing w:after="0"/>
        <w:contextualSpacing/>
        <w:rPr>
          <w:sz w:val="24"/>
        </w:rPr>
      </w:pPr>
    </w:p>
    <w:p w14:paraId="57820D4A" w14:textId="642D5A4C" w:rsidR="00B344A9" w:rsidRPr="006661FA" w:rsidRDefault="00787751" w:rsidP="006661FA">
      <w:pPr>
        <w:spacing w:after="0"/>
        <w:contextualSpacing/>
        <w:jc w:val="center"/>
        <w:rPr>
          <w:sz w:val="24"/>
        </w:rPr>
      </w:pPr>
      <w:r w:rsidRPr="006661FA">
        <w:rPr>
          <w:b/>
          <w:sz w:val="24"/>
          <w:highlight w:val="cyan"/>
        </w:rPr>
        <w:t>Sušenie</w:t>
      </w:r>
      <w:r w:rsidR="00466AA6">
        <w:rPr>
          <w:b/>
          <w:sz w:val="24"/>
        </w:rPr>
        <w:t xml:space="preserve">                                  </w:t>
      </w:r>
      <w:commentRangeStart w:id="29"/>
      <w:r w:rsidR="00466AA6" w:rsidRPr="00466AA6">
        <w:rPr>
          <w:b/>
          <w:sz w:val="24"/>
          <w:highlight w:val="red"/>
        </w:rPr>
        <w:t>FOTO</w:t>
      </w:r>
      <w:commentRangeEnd w:id="29"/>
      <w:r w:rsidR="00466AA6">
        <w:rPr>
          <w:rStyle w:val="Odkaznakomentr"/>
        </w:rPr>
        <w:commentReference w:id="29"/>
      </w:r>
      <w:r w:rsidR="00466AA6">
        <w:rPr>
          <w:b/>
          <w:sz w:val="24"/>
        </w:rPr>
        <w:t xml:space="preserve"> </w:t>
      </w:r>
    </w:p>
    <w:p w14:paraId="3344AB39" w14:textId="4798B081" w:rsidR="00D37E3B" w:rsidRDefault="001C4D2F" w:rsidP="006661FA">
      <w:pPr>
        <w:spacing w:after="0"/>
        <w:contextualSpacing/>
        <w:rPr>
          <w:sz w:val="24"/>
        </w:rPr>
      </w:pPr>
      <w:r w:rsidRPr="006661FA">
        <w:rPr>
          <w:sz w:val="24"/>
        </w:rPr>
        <w:lastRenderedPageBreak/>
        <w:t>Ako som spomenula vyššie, ak nie sú b</w:t>
      </w:r>
      <w:r w:rsidR="000124AE" w:rsidRPr="006661FA">
        <w:rPr>
          <w:sz w:val="24"/>
        </w:rPr>
        <w:t>ylin</w:t>
      </w:r>
      <w:r w:rsidRPr="006661FA">
        <w:rPr>
          <w:sz w:val="24"/>
        </w:rPr>
        <w:t xml:space="preserve">ky viditeľne znečistené, netreba ich pred sušením umývať. Majú na sebe jemnú ochrannú vrstvu baktérií, ktoré </w:t>
      </w:r>
      <w:r w:rsidR="00933FDC" w:rsidRPr="006661FA">
        <w:rPr>
          <w:sz w:val="24"/>
        </w:rPr>
        <w:t xml:space="preserve">takisto </w:t>
      </w:r>
      <w:r w:rsidRPr="006661FA">
        <w:rPr>
          <w:sz w:val="24"/>
        </w:rPr>
        <w:t xml:space="preserve">majú pre naše telo význam. </w:t>
      </w:r>
    </w:p>
    <w:p w14:paraId="47B831CF" w14:textId="77777777" w:rsidR="006661FA" w:rsidRPr="006661FA" w:rsidRDefault="006661FA" w:rsidP="006661FA">
      <w:pPr>
        <w:spacing w:after="0"/>
        <w:contextualSpacing/>
        <w:rPr>
          <w:sz w:val="24"/>
        </w:rPr>
      </w:pPr>
    </w:p>
    <w:p w14:paraId="6C696D4A" w14:textId="77777777" w:rsidR="00516474" w:rsidRPr="006661FA" w:rsidRDefault="00516474" w:rsidP="006661FA">
      <w:pPr>
        <w:spacing w:after="0"/>
        <w:contextualSpacing/>
        <w:rPr>
          <w:b/>
          <w:sz w:val="24"/>
        </w:rPr>
      </w:pPr>
      <w:r w:rsidRPr="006661FA">
        <w:rPr>
          <w:b/>
          <w:sz w:val="24"/>
        </w:rPr>
        <w:t>Zásady sušenia:</w:t>
      </w:r>
    </w:p>
    <w:p w14:paraId="2392A9F1" w14:textId="7C279234" w:rsidR="00516474" w:rsidRPr="006661FA" w:rsidRDefault="00466AA6" w:rsidP="006661FA">
      <w:pPr>
        <w:pStyle w:val="Odsekzoznamu"/>
        <w:numPr>
          <w:ilvl w:val="0"/>
          <w:numId w:val="13"/>
        </w:numPr>
        <w:spacing w:after="0"/>
        <w:rPr>
          <w:sz w:val="24"/>
        </w:rPr>
      </w:pPr>
      <w:r>
        <w:rPr>
          <w:sz w:val="24"/>
        </w:rPr>
        <w:t>Sušenie prebieha v</w:t>
      </w:r>
      <w:r w:rsidR="00516474" w:rsidRPr="006661FA">
        <w:rPr>
          <w:sz w:val="24"/>
        </w:rPr>
        <w:t> tieni;</w:t>
      </w:r>
    </w:p>
    <w:p w14:paraId="4C8E5858" w14:textId="77777777" w:rsidR="00516474" w:rsidRPr="006661FA" w:rsidRDefault="00516474" w:rsidP="006661FA">
      <w:pPr>
        <w:pStyle w:val="Odsekzoznamu"/>
        <w:numPr>
          <w:ilvl w:val="0"/>
          <w:numId w:val="13"/>
        </w:numPr>
        <w:spacing w:after="0"/>
        <w:rPr>
          <w:sz w:val="24"/>
        </w:rPr>
      </w:pPr>
      <w:r w:rsidRPr="006661FA">
        <w:rPr>
          <w:sz w:val="24"/>
        </w:rPr>
        <w:t>ideálne vo vzdušnom prostredí;</w:t>
      </w:r>
    </w:p>
    <w:p w14:paraId="0BE000FD" w14:textId="4F356388" w:rsidR="00516474" w:rsidRPr="006661FA" w:rsidRDefault="00516474" w:rsidP="006661FA">
      <w:pPr>
        <w:pStyle w:val="Odsekzoznamu"/>
        <w:numPr>
          <w:ilvl w:val="0"/>
          <w:numId w:val="13"/>
        </w:numPr>
        <w:spacing w:after="0"/>
        <w:rPr>
          <w:sz w:val="24"/>
        </w:rPr>
      </w:pPr>
      <w:r w:rsidRPr="006661FA">
        <w:rPr>
          <w:sz w:val="24"/>
        </w:rPr>
        <w:t>podľa možnosti čo najrýchlejšie (korene sa sušia aj 3</w:t>
      </w:r>
      <w:r w:rsidR="00621E2A" w:rsidRPr="006661FA">
        <w:rPr>
          <w:sz w:val="24"/>
        </w:rPr>
        <w:t>-krát</w:t>
      </w:r>
      <w:r w:rsidRPr="006661FA">
        <w:rPr>
          <w:sz w:val="24"/>
        </w:rPr>
        <w:t xml:space="preserve"> dlhšie);</w:t>
      </w:r>
    </w:p>
    <w:p w14:paraId="2B92954C" w14:textId="1520C36A" w:rsidR="00516474" w:rsidRPr="006661FA" w:rsidRDefault="00516474" w:rsidP="006661FA">
      <w:pPr>
        <w:pStyle w:val="Odsekzoznamu"/>
        <w:numPr>
          <w:ilvl w:val="0"/>
          <w:numId w:val="13"/>
        </w:numPr>
        <w:spacing w:after="0"/>
        <w:rPr>
          <w:sz w:val="24"/>
        </w:rPr>
      </w:pPr>
      <w:r w:rsidRPr="006661FA">
        <w:rPr>
          <w:sz w:val="24"/>
        </w:rPr>
        <w:t>ak použije</w:t>
      </w:r>
      <w:r w:rsidR="00466AA6">
        <w:rPr>
          <w:sz w:val="24"/>
        </w:rPr>
        <w:t>t</w:t>
      </w:r>
      <w:r w:rsidRPr="006661FA">
        <w:rPr>
          <w:sz w:val="24"/>
        </w:rPr>
        <w:t xml:space="preserve">e sušičku alebo rúru, teplota </w:t>
      </w:r>
      <w:r w:rsidR="001C4D2F" w:rsidRPr="006661FA">
        <w:rPr>
          <w:sz w:val="24"/>
        </w:rPr>
        <w:t>by nemala</w:t>
      </w:r>
      <w:r w:rsidRPr="006661FA">
        <w:rPr>
          <w:sz w:val="24"/>
        </w:rPr>
        <w:t xml:space="preserve"> presiahnuť 35 °C;</w:t>
      </w:r>
    </w:p>
    <w:p w14:paraId="31763E9B" w14:textId="17A9DF36" w:rsidR="00516474" w:rsidRPr="006661FA" w:rsidRDefault="00516474" w:rsidP="006661FA">
      <w:pPr>
        <w:pStyle w:val="Odsekzoznamu"/>
        <w:numPr>
          <w:ilvl w:val="0"/>
          <w:numId w:val="13"/>
        </w:numPr>
        <w:spacing w:after="0"/>
        <w:rPr>
          <w:sz w:val="24"/>
        </w:rPr>
      </w:pPr>
      <w:r w:rsidRPr="006661FA">
        <w:rPr>
          <w:sz w:val="24"/>
        </w:rPr>
        <w:t xml:space="preserve">pri dlhých </w:t>
      </w:r>
      <w:proofErr w:type="spellStart"/>
      <w:r w:rsidRPr="006661FA">
        <w:rPr>
          <w:sz w:val="24"/>
        </w:rPr>
        <w:t>stopkovitých</w:t>
      </w:r>
      <w:proofErr w:type="spellEnd"/>
      <w:r w:rsidRPr="006661FA">
        <w:rPr>
          <w:sz w:val="24"/>
        </w:rPr>
        <w:t xml:space="preserve"> bylinkách, ako </w:t>
      </w:r>
      <w:r w:rsidR="002F1A74" w:rsidRPr="006661FA">
        <w:rPr>
          <w:sz w:val="24"/>
        </w:rPr>
        <w:t>sú</w:t>
      </w:r>
      <w:r w:rsidRPr="006661FA">
        <w:rPr>
          <w:sz w:val="24"/>
        </w:rPr>
        <w:t xml:space="preserve"> prvosien</w:t>
      </w:r>
      <w:r w:rsidR="001C4D2F" w:rsidRPr="006661FA">
        <w:rPr>
          <w:sz w:val="24"/>
        </w:rPr>
        <w:t>ka vyššia, repík, ľubovník</w:t>
      </w:r>
      <w:r w:rsidR="00933FDC" w:rsidRPr="006661FA">
        <w:rPr>
          <w:sz w:val="24"/>
        </w:rPr>
        <w:t>,</w:t>
      </w:r>
      <w:r w:rsidR="001C4D2F" w:rsidRPr="006661FA">
        <w:rPr>
          <w:sz w:val="24"/>
        </w:rPr>
        <w:t xml:space="preserve"> môžet</w:t>
      </w:r>
      <w:r w:rsidRPr="006661FA">
        <w:rPr>
          <w:sz w:val="24"/>
        </w:rPr>
        <w:t>e bylinky pre</w:t>
      </w:r>
      <w:r w:rsidR="001C4D2F" w:rsidRPr="006661FA">
        <w:rPr>
          <w:sz w:val="24"/>
        </w:rPr>
        <w:t>d</w:t>
      </w:r>
      <w:r w:rsidRPr="006661FA">
        <w:rPr>
          <w:sz w:val="24"/>
        </w:rPr>
        <w:t xml:space="preserve"> sušením nakrájať na menšie kúsky. Uprednostnite </w:t>
      </w:r>
      <w:r w:rsidRPr="006661FA">
        <w:rPr>
          <w:b/>
          <w:sz w:val="24"/>
        </w:rPr>
        <w:t>keramický nôž</w:t>
      </w:r>
      <w:r w:rsidRPr="006661FA">
        <w:rPr>
          <w:sz w:val="24"/>
        </w:rPr>
        <w:t xml:space="preserve">, kovový môže spôsobiť oxidáciu a následnú zmenu farby byliniek. </w:t>
      </w:r>
    </w:p>
    <w:p w14:paraId="587F0652" w14:textId="77777777" w:rsidR="006661FA" w:rsidRDefault="006661FA" w:rsidP="006661FA">
      <w:pPr>
        <w:spacing w:after="0"/>
        <w:contextualSpacing/>
        <w:rPr>
          <w:b/>
          <w:sz w:val="24"/>
        </w:rPr>
      </w:pPr>
    </w:p>
    <w:p w14:paraId="204C8A6A" w14:textId="005BB017" w:rsidR="00516474" w:rsidRPr="006661FA" w:rsidRDefault="00516474" w:rsidP="006661FA">
      <w:pPr>
        <w:spacing w:after="0"/>
        <w:contextualSpacing/>
        <w:rPr>
          <w:b/>
          <w:sz w:val="24"/>
        </w:rPr>
      </w:pPr>
      <w:r w:rsidRPr="006661FA">
        <w:rPr>
          <w:b/>
          <w:sz w:val="24"/>
        </w:rPr>
        <w:t xml:space="preserve">Ako </w:t>
      </w:r>
      <w:r w:rsidR="001C4D2F" w:rsidRPr="006661FA">
        <w:rPr>
          <w:b/>
          <w:sz w:val="24"/>
        </w:rPr>
        <w:t xml:space="preserve">správne </w:t>
      </w:r>
      <w:r w:rsidRPr="006661FA">
        <w:rPr>
          <w:b/>
          <w:sz w:val="24"/>
        </w:rPr>
        <w:t>sušiť?</w:t>
      </w:r>
    </w:p>
    <w:p w14:paraId="3366D0A3" w14:textId="1C2258D3" w:rsidR="00516474" w:rsidRDefault="00516474" w:rsidP="006661FA">
      <w:pPr>
        <w:spacing w:after="0"/>
        <w:contextualSpacing/>
        <w:rPr>
          <w:sz w:val="24"/>
        </w:rPr>
      </w:pPr>
      <w:r w:rsidRPr="006661FA">
        <w:rPr>
          <w:sz w:val="24"/>
        </w:rPr>
        <w:t xml:space="preserve">Záleží </w:t>
      </w:r>
      <w:r w:rsidR="00F469F8" w:rsidRPr="006661FA">
        <w:rPr>
          <w:sz w:val="24"/>
        </w:rPr>
        <w:t>na priestore</w:t>
      </w:r>
      <w:r w:rsidR="00933FDC" w:rsidRPr="006661FA">
        <w:rPr>
          <w:sz w:val="24"/>
        </w:rPr>
        <w:t>,</w:t>
      </w:r>
      <w:r w:rsidRPr="006661FA">
        <w:rPr>
          <w:sz w:val="24"/>
        </w:rPr>
        <w:t xml:space="preserve"> v ktorom žijete. Obľúbené sú rôzne sitá, papier na pečenie, mne sa výborne osvedčili aj poschodia zo sušičky na ovocie. Veľké byle, ako je napríklad žihľava</w:t>
      </w:r>
      <w:r w:rsidR="00555593" w:rsidRPr="006661FA">
        <w:rPr>
          <w:sz w:val="24"/>
        </w:rPr>
        <w:t>,</w:t>
      </w:r>
      <w:r w:rsidRPr="006661FA">
        <w:rPr>
          <w:sz w:val="24"/>
        </w:rPr>
        <w:t xml:space="preserve"> je vhodné zviazať do „kytičky“ a zavesiť na obyčajný vešiak na oblečenie. </w:t>
      </w:r>
    </w:p>
    <w:p w14:paraId="6CB66121" w14:textId="77777777" w:rsidR="006661FA" w:rsidRPr="006661FA" w:rsidRDefault="006661FA" w:rsidP="006661FA">
      <w:pPr>
        <w:spacing w:after="0"/>
        <w:contextualSpacing/>
        <w:rPr>
          <w:sz w:val="24"/>
        </w:rPr>
      </w:pPr>
    </w:p>
    <w:p w14:paraId="0A5EC5AD" w14:textId="44E1B4AC" w:rsidR="00516474" w:rsidRDefault="00516474" w:rsidP="006661FA">
      <w:pPr>
        <w:spacing w:after="0"/>
        <w:contextualSpacing/>
        <w:rPr>
          <w:sz w:val="24"/>
        </w:rPr>
      </w:pPr>
      <w:r w:rsidRPr="006661FA">
        <w:rPr>
          <w:sz w:val="24"/>
        </w:rPr>
        <w:t xml:space="preserve">Ale moja </w:t>
      </w:r>
      <w:r w:rsidR="00F469F8" w:rsidRPr="006661FA">
        <w:rPr>
          <w:sz w:val="24"/>
        </w:rPr>
        <w:t>„</w:t>
      </w:r>
      <w:proofErr w:type="spellStart"/>
      <w:r w:rsidRPr="006661FA">
        <w:rPr>
          <w:sz w:val="24"/>
        </w:rPr>
        <w:t>topka</w:t>
      </w:r>
      <w:proofErr w:type="spellEnd"/>
      <w:r w:rsidR="00F469F8" w:rsidRPr="006661FA">
        <w:rPr>
          <w:sz w:val="24"/>
        </w:rPr>
        <w:t>“</w:t>
      </w:r>
      <w:r w:rsidRPr="006661FA">
        <w:rPr>
          <w:sz w:val="24"/>
        </w:rPr>
        <w:t xml:space="preserve"> sú jednoznačne </w:t>
      </w:r>
      <w:r w:rsidRPr="006661FA">
        <w:rPr>
          <w:b/>
          <w:sz w:val="24"/>
        </w:rPr>
        <w:t>siete na sušenie hríbov</w:t>
      </w:r>
      <w:r w:rsidRPr="006661FA">
        <w:rPr>
          <w:sz w:val="24"/>
        </w:rPr>
        <w:t xml:space="preserve">. </w:t>
      </w:r>
      <w:r w:rsidR="00F469F8" w:rsidRPr="006661FA">
        <w:rPr>
          <w:sz w:val="24"/>
        </w:rPr>
        <w:t>Tento produkt oceníte, h</w:t>
      </w:r>
      <w:r w:rsidRPr="006661FA">
        <w:rPr>
          <w:sz w:val="24"/>
        </w:rPr>
        <w:t xml:space="preserve">lavne ak máte doma </w:t>
      </w:r>
      <w:r w:rsidR="006505C6" w:rsidRPr="006661FA">
        <w:rPr>
          <w:sz w:val="24"/>
        </w:rPr>
        <w:t>malý prie</w:t>
      </w:r>
      <w:r w:rsidR="00F469F8" w:rsidRPr="006661FA">
        <w:rPr>
          <w:sz w:val="24"/>
        </w:rPr>
        <w:t>stor</w:t>
      </w:r>
      <w:r w:rsidR="006505C6" w:rsidRPr="006661FA">
        <w:rPr>
          <w:sz w:val="24"/>
        </w:rPr>
        <w:t xml:space="preserve">. Sú rôzne veľkosti, počty poschodí a každý si určite nájde </w:t>
      </w:r>
      <w:r w:rsidR="00F469F8" w:rsidRPr="006661FA">
        <w:rPr>
          <w:sz w:val="24"/>
        </w:rPr>
        <w:t>svoj</w:t>
      </w:r>
      <w:r w:rsidR="006505C6" w:rsidRPr="006661FA">
        <w:rPr>
          <w:sz w:val="24"/>
        </w:rPr>
        <w:t xml:space="preserve"> </w:t>
      </w:r>
      <w:r w:rsidR="00F469F8" w:rsidRPr="006661FA">
        <w:rPr>
          <w:sz w:val="24"/>
        </w:rPr>
        <w:t>typ</w:t>
      </w:r>
      <w:r w:rsidR="006505C6" w:rsidRPr="006661FA">
        <w:rPr>
          <w:sz w:val="24"/>
        </w:rPr>
        <w:t>. Predávajú v ich v obchodoch s lesníckym tovarom či v hubárskych e-</w:t>
      </w:r>
      <w:proofErr w:type="spellStart"/>
      <w:r w:rsidR="006505C6" w:rsidRPr="006661FA">
        <w:rPr>
          <w:sz w:val="24"/>
        </w:rPr>
        <w:t>shopoch</w:t>
      </w:r>
      <w:proofErr w:type="spellEnd"/>
      <w:r w:rsidR="006505C6" w:rsidRPr="006661FA">
        <w:rPr>
          <w:sz w:val="24"/>
        </w:rPr>
        <w:t xml:space="preserve">. </w:t>
      </w:r>
    </w:p>
    <w:p w14:paraId="06C2CAD1" w14:textId="77777777" w:rsidR="006661FA" w:rsidRDefault="006661FA" w:rsidP="006661FA">
      <w:pPr>
        <w:spacing w:after="0"/>
        <w:contextualSpacing/>
        <w:rPr>
          <w:b/>
          <w:sz w:val="24"/>
        </w:rPr>
      </w:pPr>
    </w:p>
    <w:p w14:paraId="48B2C63B" w14:textId="65FF0EA3" w:rsidR="006505C6" w:rsidRPr="006661FA" w:rsidRDefault="006505C6" w:rsidP="006661FA">
      <w:pPr>
        <w:spacing w:after="0"/>
        <w:contextualSpacing/>
        <w:rPr>
          <w:b/>
          <w:sz w:val="24"/>
        </w:rPr>
      </w:pPr>
      <w:r w:rsidRPr="006661FA">
        <w:rPr>
          <w:b/>
          <w:sz w:val="24"/>
        </w:rPr>
        <w:t xml:space="preserve">Ako </w:t>
      </w:r>
      <w:r w:rsidR="00D37E3B" w:rsidRPr="006661FA">
        <w:rPr>
          <w:b/>
          <w:sz w:val="24"/>
        </w:rPr>
        <w:t>uskladniť</w:t>
      </w:r>
      <w:r w:rsidRPr="006661FA">
        <w:rPr>
          <w:b/>
          <w:sz w:val="24"/>
        </w:rPr>
        <w:t xml:space="preserve"> sušené </w:t>
      </w:r>
      <w:commentRangeStart w:id="30"/>
      <w:r w:rsidRPr="006661FA">
        <w:rPr>
          <w:b/>
          <w:sz w:val="24"/>
        </w:rPr>
        <w:t>bylinky</w:t>
      </w:r>
      <w:commentRangeEnd w:id="30"/>
      <w:r w:rsidR="00466AA6">
        <w:rPr>
          <w:rStyle w:val="Odkaznakomentr"/>
        </w:rPr>
        <w:commentReference w:id="30"/>
      </w:r>
      <w:r w:rsidRPr="006661FA">
        <w:rPr>
          <w:b/>
          <w:sz w:val="24"/>
        </w:rPr>
        <w:t>?</w:t>
      </w:r>
      <w:r w:rsidR="00466AA6">
        <w:rPr>
          <w:b/>
          <w:sz w:val="24"/>
        </w:rPr>
        <w:t xml:space="preserve"> </w:t>
      </w:r>
    </w:p>
    <w:p w14:paraId="0D6BAFE9" w14:textId="79EB5E1B" w:rsidR="006505C6" w:rsidRDefault="006505C6" w:rsidP="006661FA">
      <w:pPr>
        <w:spacing w:after="0"/>
        <w:contextualSpacing/>
        <w:rPr>
          <w:sz w:val="24"/>
        </w:rPr>
      </w:pPr>
      <w:r w:rsidRPr="006661FA">
        <w:rPr>
          <w:sz w:val="24"/>
        </w:rPr>
        <w:t xml:space="preserve">Mne osobne sa najviac osvedčili obyčajné zaváraninové poháre. Dajú sa poriadne zavrieť a nehrozí, aby sa </w:t>
      </w:r>
      <w:r w:rsidR="00F469F8" w:rsidRPr="006661FA">
        <w:rPr>
          <w:sz w:val="24"/>
        </w:rPr>
        <w:t>v</w:t>
      </w:r>
      <w:r w:rsidRPr="006661FA">
        <w:rPr>
          <w:sz w:val="24"/>
        </w:rPr>
        <w:t xml:space="preserve">ám tam niečo nasťahovalo. Raz som sušila lipu a keďže lipa je dosť objemná bylinka, uskladnila som ju </w:t>
      </w:r>
      <w:r w:rsidR="00EE3644" w:rsidRPr="006661FA">
        <w:rPr>
          <w:sz w:val="24"/>
        </w:rPr>
        <w:t xml:space="preserve">v </w:t>
      </w:r>
      <w:r w:rsidRPr="006661FA">
        <w:rPr>
          <w:sz w:val="24"/>
        </w:rPr>
        <w:t>starých vankúšových oblieč</w:t>
      </w:r>
      <w:r w:rsidR="00EE3644" w:rsidRPr="006661FA">
        <w:rPr>
          <w:sz w:val="24"/>
        </w:rPr>
        <w:t>kach</w:t>
      </w:r>
      <w:r w:rsidR="00B54CD9" w:rsidRPr="006661FA">
        <w:rPr>
          <w:sz w:val="24"/>
        </w:rPr>
        <w:t>, t</w:t>
      </w:r>
      <w:r w:rsidRPr="006661FA">
        <w:rPr>
          <w:sz w:val="24"/>
        </w:rPr>
        <w:t>akže som mal</w:t>
      </w:r>
      <w:r w:rsidR="00F469F8" w:rsidRPr="006661FA">
        <w:rPr>
          <w:sz w:val="24"/>
        </w:rPr>
        <w:t>a asi 3 vrecia sušenej lipy</w:t>
      </w:r>
      <w:r w:rsidRPr="006661FA">
        <w:rPr>
          <w:sz w:val="24"/>
        </w:rPr>
        <w:t xml:space="preserve">. A keď nastal čas </w:t>
      </w:r>
      <w:r w:rsidR="00E1264E" w:rsidRPr="006661FA">
        <w:rPr>
          <w:sz w:val="24"/>
        </w:rPr>
        <w:t xml:space="preserve">ju </w:t>
      </w:r>
      <w:r w:rsidRPr="006661FA">
        <w:rPr>
          <w:sz w:val="24"/>
        </w:rPr>
        <w:t>použiť</w:t>
      </w:r>
      <w:r w:rsidR="00E1264E" w:rsidRPr="006661FA">
        <w:rPr>
          <w:sz w:val="24"/>
        </w:rPr>
        <w:t xml:space="preserve">, všimla </w:t>
      </w:r>
      <w:r w:rsidR="00F469F8" w:rsidRPr="006661FA">
        <w:rPr>
          <w:sz w:val="24"/>
        </w:rPr>
        <w:t>som si malé</w:t>
      </w:r>
      <w:r w:rsidRPr="006661FA">
        <w:rPr>
          <w:sz w:val="24"/>
        </w:rPr>
        <w:t xml:space="preserve"> biele húseničky, ktoré v</w:t>
      </w:r>
      <w:r w:rsidR="00F469F8" w:rsidRPr="006661FA">
        <w:rPr>
          <w:sz w:val="24"/>
        </w:rPr>
        <w:t>o všetkých vreciach</w:t>
      </w:r>
      <w:r w:rsidRPr="006661FA">
        <w:rPr>
          <w:sz w:val="24"/>
        </w:rPr>
        <w:t xml:space="preserve"> našli sv</w:t>
      </w:r>
      <w:r w:rsidR="00F469F8" w:rsidRPr="006661FA">
        <w:rPr>
          <w:sz w:val="24"/>
        </w:rPr>
        <w:t>oj domov</w:t>
      </w:r>
      <w:r w:rsidR="00B54CD9" w:rsidRPr="006661FA">
        <w:rPr>
          <w:sz w:val="24"/>
        </w:rPr>
        <w:t>,</w:t>
      </w:r>
      <w:r w:rsidR="00E1264E" w:rsidRPr="006661FA">
        <w:rPr>
          <w:sz w:val="24"/>
        </w:rPr>
        <w:t xml:space="preserve"> a</w:t>
      </w:r>
      <w:r w:rsidR="00F469F8" w:rsidRPr="006661FA">
        <w:rPr>
          <w:sz w:val="24"/>
        </w:rPr>
        <w:t> </w:t>
      </w:r>
      <w:r w:rsidR="00E1264E" w:rsidRPr="006661FA">
        <w:rPr>
          <w:sz w:val="24"/>
        </w:rPr>
        <w:t>tak</w:t>
      </w:r>
      <w:r w:rsidR="00F469F8" w:rsidRPr="006661FA">
        <w:rPr>
          <w:sz w:val="24"/>
        </w:rPr>
        <w:t xml:space="preserve"> išla</w:t>
      </w:r>
      <w:r w:rsidR="00E1264E" w:rsidRPr="006661FA">
        <w:rPr>
          <w:sz w:val="24"/>
        </w:rPr>
        <w:t xml:space="preserve"> </w:t>
      </w:r>
      <w:r w:rsidRPr="006661FA">
        <w:rPr>
          <w:sz w:val="24"/>
        </w:rPr>
        <w:t xml:space="preserve">lipa do kompostu. </w:t>
      </w:r>
    </w:p>
    <w:p w14:paraId="15829F37" w14:textId="77777777" w:rsidR="006661FA" w:rsidRPr="006661FA" w:rsidRDefault="006661FA" w:rsidP="006661FA">
      <w:pPr>
        <w:spacing w:after="0"/>
        <w:contextualSpacing/>
        <w:rPr>
          <w:sz w:val="24"/>
        </w:rPr>
      </w:pPr>
    </w:p>
    <w:p w14:paraId="28351C90" w14:textId="3901ACB1" w:rsidR="0059388D" w:rsidRDefault="0059388D" w:rsidP="006661FA">
      <w:pPr>
        <w:spacing w:after="0"/>
        <w:contextualSpacing/>
        <w:rPr>
          <w:sz w:val="24"/>
        </w:rPr>
      </w:pPr>
      <w:r w:rsidRPr="006661FA">
        <w:rPr>
          <w:sz w:val="24"/>
        </w:rPr>
        <w:t>Ešte pár slov v skratke ku kombináciám byliniek. Vo fytoterapii je ťažko určiť konkrétne počty bylín v zmesi. Je veľa byliniek s podobnou účinnosťou. Základné odporúčania sú:</w:t>
      </w:r>
    </w:p>
    <w:p w14:paraId="104AD879" w14:textId="77777777" w:rsidR="00466AA6" w:rsidRPr="006661FA" w:rsidRDefault="00466AA6" w:rsidP="006661FA">
      <w:pPr>
        <w:spacing w:after="0"/>
        <w:contextualSpacing/>
        <w:rPr>
          <w:sz w:val="24"/>
        </w:rPr>
      </w:pPr>
    </w:p>
    <w:p w14:paraId="1895950F" w14:textId="1DEC7834" w:rsidR="0059388D" w:rsidRPr="006661FA" w:rsidRDefault="0059388D" w:rsidP="006661FA">
      <w:pPr>
        <w:pStyle w:val="Odsekzoznamu"/>
        <w:numPr>
          <w:ilvl w:val="0"/>
          <w:numId w:val="13"/>
        </w:numPr>
        <w:spacing w:after="0"/>
        <w:rPr>
          <w:sz w:val="24"/>
        </w:rPr>
      </w:pPr>
      <w:r w:rsidRPr="006661FA">
        <w:rPr>
          <w:sz w:val="24"/>
        </w:rPr>
        <w:t>Ak rieši</w:t>
      </w:r>
      <w:r w:rsidR="00466AA6">
        <w:rPr>
          <w:sz w:val="24"/>
        </w:rPr>
        <w:t>t</w:t>
      </w:r>
      <w:r w:rsidRPr="006661FA">
        <w:rPr>
          <w:sz w:val="24"/>
        </w:rPr>
        <w:t>e akútny problém, vyber</w:t>
      </w:r>
      <w:r w:rsidR="00466AA6">
        <w:rPr>
          <w:sz w:val="24"/>
        </w:rPr>
        <w:t>t</w:t>
      </w:r>
      <w:r w:rsidRPr="006661FA">
        <w:rPr>
          <w:sz w:val="24"/>
        </w:rPr>
        <w:t>e si max</w:t>
      </w:r>
      <w:r w:rsidR="00621E2A" w:rsidRPr="006661FA">
        <w:rPr>
          <w:sz w:val="24"/>
        </w:rPr>
        <w:t>imálne</w:t>
      </w:r>
      <w:r w:rsidRPr="006661FA">
        <w:rPr>
          <w:sz w:val="24"/>
        </w:rPr>
        <w:t xml:space="preserve"> 2</w:t>
      </w:r>
      <w:r w:rsidR="006908E9" w:rsidRPr="006661FA">
        <w:rPr>
          <w:sz w:val="24"/>
        </w:rPr>
        <w:t xml:space="preserve"> – </w:t>
      </w:r>
      <w:r w:rsidRPr="006661FA">
        <w:rPr>
          <w:sz w:val="24"/>
        </w:rPr>
        <w:t>3 bylinky, vtedy vyzdvihne</w:t>
      </w:r>
      <w:r w:rsidR="00466AA6">
        <w:rPr>
          <w:sz w:val="24"/>
        </w:rPr>
        <w:t>t</w:t>
      </w:r>
      <w:r w:rsidRPr="006661FA">
        <w:rPr>
          <w:sz w:val="24"/>
        </w:rPr>
        <w:t xml:space="preserve">e ich silný účinok. Napr. pri prvých príznakoch nachladnutia, chrípky alebo kašľa </w:t>
      </w:r>
      <w:r w:rsidR="00466AA6">
        <w:rPr>
          <w:sz w:val="24"/>
        </w:rPr>
        <w:t>zvoľte</w:t>
      </w:r>
      <w:r w:rsidR="00466AA6" w:rsidRPr="006661FA">
        <w:rPr>
          <w:sz w:val="24"/>
        </w:rPr>
        <w:t xml:space="preserve"> </w:t>
      </w:r>
      <w:r w:rsidRPr="006661FA">
        <w:rPr>
          <w:sz w:val="24"/>
        </w:rPr>
        <w:t>2</w:t>
      </w:r>
      <w:r w:rsidR="006908E9" w:rsidRPr="006661FA">
        <w:rPr>
          <w:sz w:val="24"/>
        </w:rPr>
        <w:t xml:space="preserve"> – </w:t>
      </w:r>
      <w:r w:rsidR="00F469F8" w:rsidRPr="006661FA">
        <w:rPr>
          <w:sz w:val="24"/>
        </w:rPr>
        <w:t>3 bylinky, napríklad</w:t>
      </w:r>
      <w:r w:rsidRPr="006661FA">
        <w:rPr>
          <w:sz w:val="24"/>
        </w:rPr>
        <w:t xml:space="preserve"> </w:t>
      </w:r>
      <w:r w:rsidR="00F469F8" w:rsidRPr="006661FA">
        <w:rPr>
          <w:sz w:val="24"/>
        </w:rPr>
        <w:t>pľúcnik, prvosienku</w:t>
      </w:r>
      <w:r w:rsidRPr="006661FA">
        <w:rPr>
          <w:sz w:val="24"/>
        </w:rPr>
        <w:t xml:space="preserve">, zádušník, podbeľ, slez či skorocel. </w:t>
      </w:r>
    </w:p>
    <w:p w14:paraId="3D8424A2" w14:textId="13CC2F52" w:rsidR="0059388D" w:rsidRPr="006661FA" w:rsidRDefault="0059388D" w:rsidP="006661FA">
      <w:pPr>
        <w:pStyle w:val="Odsekzoznamu"/>
        <w:numPr>
          <w:ilvl w:val="0"/>
          <w:numId w:val="13"/>
        </w:numPr>
        <w:spacing w:after="0"/>
        <w:rPr>
          <w:sz w:val="24"/>
        </w:rPr>
      </w:pPr>
      <w:r w:rsidRPr="006661FA">
        <w:rPr>
          <w:sz w:val="24"/>
        </w:rPr>
        <w:t>Ak rieši</w:t>
      </w:r>
      <w:r w:rsidR="008B6F72">
        <w:rPr>
          <w:sz w:val="24"/>
        </w:rPr>
        <w:t>t</w:t>
      </w:r>
      <w:r w:rsidR="00F469F8" w:rsidRPr="006661FA">
        <w:rPr>
          <w:sz w:val="24"/>
        </w:rPr>
        <w:t>e</w:t>
      </w:r>
      <w:r w:rsidRPr="006661FA">
        <w:rPr>
          <w:sz w:val="24"/>
        </w:rPr>
        <w:t xml:space="preserve"> chronický, dlhodobý problém, je vhodné skombinovať aj 8</w:t>
      </w:r>
      <w:r w:rsidR="00711712" w:rsidRPr="006661FA">
        <w:rPr>
          <w:sz w:val="24"/>
        </w:rPr>
        <w:t xml:space="preserve"> </w:t>
      </w:r>
      <w:r w:rsidR="00F469F8" w:rsidRPr="006661FA">
        <w:rPr>
          <w:sz w:val="24"/>
        </w:rPr>
        <w:t xml:space="preserve">– </w:t>
      </w:r>
      <w:r w:rsidRPr="006661FA">
        <w:rPr>
          <w:sz w:val="24"/>
        </w:rPr>
        <w:t>10 byliniek s podobným účinkom a</w:t>
      </w:r>
      <w:r w:rsidR="00F469F8" w:rsidRPr="006661FA">
        <w:rPr>
          <w:sz w:val="24"/>
        </w:rPr>
        <w:t> </w:t>
      </w:r>
      <w:r w:rsidRPr="006661FA">
        <w:rPr>
          <w:sz w:val="24"/>
        </w:rPr>
        <w:t>piť</w:t>
      </w:r>
      <w:r w:rsidR="00F469F8" w:rsidRPr="006661FA">
        <w:rPr>
          <w:sz w:val="24"/>
        </w:rPr>
        <w:t xml:space="preserve"> ich</w:t>
      </w:r>
      <w:r w:rsidRPr="006661FA">
        <w:rPr>
          <w:sz w:val="24"/>
        </w:rPr>
        <w:t xml:space="preserve"> dlhodobejšie a</w:t>
      </w:r>
      <w:r w:rsidR="00F6146F" w:rsidRPr="006661FA">
        <w:rPr>
          <w:sz w:val="24"/>
        </w:rPr>
        <w:t xml:space="preserve"> s </w:t>
      </w:r>
      <w:r w:rsidRPr="006661FA">
        <w:rPr>
          <w:sz w:val="24"/>
        </w:rPr>
        <w:t>malými pauzami. Napr. 2 šálky denne po dobu 6 dní, potom 1</w:t>
      </w:r>
      <w:r w:rsidR="006908E9" w:rsidRPr="006661FA">
        <w:rPr>
          <w:sz w:val="24"/>
        </w:rPr>
        <w:t xml:space="preserve"> – </w:t>
      </w:r>
      <w:r w:rsidRPr="006661FA">
        <w:rPr>
          <w:sz w:val="24"/>
        </w:rPr>
        <w:t xml:space="preserve">2 dni pauza a zase. </w:t>
      </w:r>
    </w:p>
    <w:p w14:paraId="004C8B5F" w14:textId="77777777" w:rsidR="006661FA" w:rsidRDefault="006661FA" w:rsidP="006661FA">
      <w:pPr>
        <w:spacing w:after="0"/>
        <w:contextualSpacing/>
        <w:rPr>
          <w:sz w:val="24"/>
        </w:rPr>
      </w:pPr>
    </w:p>
    <w:p w14:paraId="117E3FEF" w14:textId="138B6CE4" w:rsidR="0059388D" w:rsidRDefault="0059388D" w:rsidP="006661FA">
      <w:pPr>
        <w:spacing w:after="0"/>
        <w:contextualSpacing/>
        <w:rPr>
          <w:sz w:val="24"/>
        </w:rPr>
      </w:pPr>
      <w:r w:rsidRPr="006661FA">
        <w:rPr>
          <w:sz w:val="24"/>
        </w:rPr>
        <w:t>Domáce liečenie nemusí byť náročné. Jediné</w:t>
      </w:r>
      <w:r w:rsidR="00F469F8" w:rsidRPr="006661FA">
        <w:rPr>
          <w:sz w:val="24"/>
        </w:rPr>
        <w:t>,</w:t>
      </w:r>
      <w:r w:rsidRPr="006661FA">
        <w:rPr>
          <w:sz w:val="24"/>
        </w:rPr>
        <w:t xml:space="preserve"> čo musíte, je snažiť sa pochopiť príčinu choroby a premýšľať nad priebehom ochorenia. Tak si dokážete uvedomiť, identifikovať a </w:t>
      </w:r>
      <w:r w:rsidRPr="006661FA">
        <w:rPr>
          <w:sz w:val="24"/>
        </w:rPr>
        <w:lastRenderedPageBreak/>
        <w:t>vyskladať liečenie z prírody na mieru. Používajte dostupné knihy, staré babské rady a svoju intuíciu.</w:t>
      </w:r>
    </w:p>
    <w:p w14:paraId="66DD3534" w14:textId="77777777" w:rsidR="006661FA" w:rsidRPr="006661FA" w:rsidRDefault="006661FA" w:rsidP="006661FA">
      <w:pPr>
        <w:spacing w:after="0"/>
        <w:contextualSpacing/>
        <w:rPr>
          <w:sz w:val="24"/>
        </w:rPr>
      </w:pPr>
    </w:p>
    <w:p w14:paraId="33676893" w14:textId="7CAB3DC0" w:rsidR="0059388D" w:rsidRPr="006661FA" w:rsidRDefault="00787751" w:rsidP="006661FA">
      <w:pPr>
        <w:spacing w:after="0"/>
        <w:contextualSpacing/>
        <w:jc w:val="center"/>
        <w:rPr>
          <w:b/>
          <w:sz w:val="24"/>
          <w:highlight w:val="cyan"/>
        </w:rPr>
      </w:pPr>
      <w:commentRangeStart w:id="31"/>
      <w:commentRangeStart w:id="32"/>
      <w:r w:rsidRPr="006661FA">
        <w:rPr>
          <w:b/>
          <w:sz w:val="24"/>
          <w:highlight w:val="cyan"/>
        </w:rPr>
        <w:t>Mrazenie</w:t>
      </w:r>
      <w:commentRangeEnd w:id="31"/>
      <w:r w:rsidRPr="006661FA">
        <w:rPr>
          <w:rStyle w:val="Odkaznakomentr"/>
          <w:sz w:val="18"/>
        </w:rPr>
        <w:commentReference w:id="31"/>
      </w:r>
      <w:commentRangeEnd w:id="32"/>
      <w:r w:rsidR="00426D7E">
        <w:rPr>
          <w:rStyle w:val="Odkaznakomentr"/>
        </w:rPr>
        <w:commentReference w:id="32"/>
      </w:r>
      <w:r w:rsidR="00426D7E" w:rsidRPr="00426D7E">
        <w:rPr>
          <w:b/>
          <w:sz w:val="24"/>
        </w:rPr>
        <w:t xml:space="preserve">                                                      </w:t>
      </w:r>
      <w:r w:rsidR="00426D7E" w:rsidRPr="00426D7E">
        <w:rPr>
          <w:b/>
          <w:sz w:val="24"/>
          <w:highlight w:val="red"/>
        </w:rPr>
        <w:t>FOTO</w:t>
      </w:r>
    </w:p>
    <w:p w14:paraId="57614856" w14:textId="76A3B165" w:rsidR="003F1EB4" w:rsidRDefault="003F1EB4" w:rsidP="006661FA">
      <w:pPr>
        <w:spacing w:after="0"/>
        <w:contextualSpacing/>
        <w:rPr>
          <w:sz w:val="24"/>
        </w:rPr>
      </w:pPr>
      <w:r w:rsidRPr="003F1EB4">
        <w:rPr>
          <w:sz w:val="24"/>
        </w:rPr>
        <w:t xml:space="preserve">Použitie bylín pri </w:t>
      </w:r>
      <w:r>
        <w:rPr>
          <w:sz w:val="24"/>
        </w:rPr>
        <w:t>príprave jedál</w:t>
      </w:r>
      <w:r w:rsidRPr="003F1EB4">
        <w:rPr>
          <w:sz w:val="24"/>
        </w:rPr>
        <w:t xml:space="preserve"> dodá vašim jedlám farbu a vašim receptom antioxidanty bojujúce proti chorobám. Bylin</w:t>
      </w:r>
      <w:r>
        <w:rPr>
          <w:sz w:val="24"/>
        </w:rPr>
        <w:t>k</w:t>
      </w:r>
      <w:r w:rsidRPr="003F1EB4">
        <w:rPr>
          <w:sz w:val="24"/>
        </w:rPr>
        <w:t xml:space="preserve">y tiež dodávajú jedlám chuť bez toho, aby zvýšili obsah soli, tuku alebo cukru. Čerstvé bylinky však po zbere majú v chladničke relatívne krátku životnosť, len niekoľko dní. </w:t>
      </w:r>
      <w:r>
        <w:rPr>
          <w:sz w:val="24"/>
        </w:rPr>
        <w:t>Jedným zo spôsobov n</w:t>
      </w:r>
      <w:r w:rsidRPr="003F1EB4">
        <w:rPr>
          <w:sz w:val="24"/>
        </w:rPr>
        <w:t xml:space="preserve">a uchovanie bylín na dlhšie použitie </w:t>
      </w:r>
      <w:r>
        <w:rPr>
          <w:sz w:val="24"/>
        </w:rPr>
        <w:t>je</w:t>
      </w:r>
      <w:r w:rsidRPr="003F1EB4">
        <w:rPr>
          <w:sz w:val="24"/>
        </w:rPr>
        <w:t xml:space="preserve"> mrazenie</w:t>
      </w:r>
      <w:r>
        <w:rPr>
          <w:sz w:val="24"/>
        </w:rPr>
        <w:t>.</w:t>
      </w:r>
    </w:p>
    <w:p w14:paraId="4558F031" w14:textId="77777777" w:rsidR="003F1EB4" w:rsidRDefault="003F1EB4" w:rsidP="006661FA">
      <w:pPr>
        <w:spacing w:after="0"/>
        <w:contextualSpacing/>
        <w:rPr>
          <w:sz w:val="24"/>
        </w:rPr>
      </w:pPr>
    </w:p>
    <w:p w14:paraId="2123A473" w14:textId="2CF16FC0" w:rsidR="0059388D" w:rsidRDefault="0059388D" w:rsidP="006661FA">
      <w:pPr>
        <w:spacing w:after="0"/>
        <w:contextualSpacing/>
        <w:rPr>
          <w:sz w:val="24"/>
        </w:rPr>
      </w:pPr>
      <w:r w:rsidRPr="006661FA">
        <w:rPr>
          <w:sz w:val="24"/>
        </w:rPr>
        <w:t xml:space="preserve">Mrazenie byliniek má svojich zástancov aj odporcov. Na jednej strane mrazením zachováme výživovú hodnotu byliniek, ale na druhej </w:t>
      </w:r>
      <w:r w:rsidR="00BB26F8" w:rsidRPr="006661FA">
        <w:rPr>
          <w:sz w:val="24"/>
        </w:rPr>
        <w:t xml:space="preserve">sa </w:t>
      </w:r>
      <w:r w:rsidRPr="006661FA">
        <w:rPr>
          <w:sz w:val="24"/>
        </w:rPr>
        <w:t>ich chuť aj konzistencia zmení. Ja osobne okrem typických kuchynských byliniek</w:t>
      </w:r>
      <w:r w:rsidR="00F469F8" w:rsidRPr="006661FA">
        <w:rPr>
          <w:sz w:val="24"/>
        </w:rPr>
        <w:t>,</w:t>
      </w:r>
      <w:r w:rsidRPr="006661FA">
        <w:rPr>
          <w:sz w:val="24"/>
        </w:rPr>
        <w:t xml:space="preserve"> ako </w:t>
      </w:r>
      <w:r w:rsidR="00F469F8" w:rsidRPr="006661FA">
        <w:rPr>
          <w:sz w:val="24"/>
        </w:rPr>
        <w:t>sú</w:t>
      </w:r>
      <w:r w:rsidRPr="006661FA">
        <w:rPr>
          <w:sz w:val="24"/>
        </w:rPr>
        <w:t xml:space="preserve"> kôpor</w:t>
      </w:r>
      <w:r w:rsidR="00BB26F8" w:rsidRPr="006661FA">
        <w:rPr>
          <w:sz w:val="24"/>
        </w:rPr>
        <w:t xml:space="preserve">, </w:t>
      </w:r>
      <w:r w:rsidRPr="006661FA">
        <w:rPr>
          <w:sz w:val="24"/>
        </w:rPr>
        <w:t>petržlen</w:t>
      </w:r>
      <w:r w:rsidR="00BB26F8" w:rsidRPr="006661FA">
        <w:rPr>
          <w:sz w:val="24"/>
        </w:rPr>
        <w:t xml:space="preserve"> či</w:t>
      </w:r>
      <w:r w:rsidRPr="006661FA">
        <w:rPr>
          <w:sz w:val="24"/>
        </w:rPr>
        <w:t xml:space="preserve"> bazalka, </w:t>
      </w:r>
      <w:r w:rsidRPr="006661FA">
        <w:rPr>
          <w:b/>
          <w:sz w:val="24"/>
        </w:rPr>
        <w:t>divoké bylinky nemrazím</w:t>
      </w:r>
      <w:r w:rsidRPr="006661FA">
        <w:rPr>
          <w:sz w:val="24"/>
        </w:rPr>
        <w:t xml:space="preserve">. Uchovávam ich radšej vo forme </w:t>
      </w:r>
      <w:proofErr w:type="spellStart"/>
      <w:r w:rsidRPr="006661FA">
        <w:rPr>
          <w:sz w:val="24"/>
        </w:rPr>
        <w:t>pesta</w:t>
      </w:r>
      <w:proofErr w:type="spellEnd"/>
      <w:r w:rsidRPr="006661FA">
        <w:rPr>
          <w:sz w:val="24"/>
        </w:rPr>
        <w:t xml:space="preserve"> alebo prášku. </w:t>
      </w:r>
    </w:p>
    <w:p w14:paraId="22F17816" w14:textId="77777777" w:rsidR="006661FA" w:rsidRPr="006661FA" w:rsidRDefault="006661FA" w:rsidP="006661FA">
      <w:pPr>
        <w:spacing w:after="0"/>
        <w:contextualSpacing/>
        <w:rPr>
          <w:sz w:val="24"/>
        </w:rPr>
      </w:pPr>
    </w:p>
    <w:p w14:paraId="6F688978" w14:textId="1CC0AD21" w:rsidR="0059388D" w:rsidRDefault="0059388D" w:rsidP="006661FA">
      <w:pPr>
        <w:spacing w:after="0"/>
        <w:contextualSpacing/>
        <w:rPr>
          <w:sz w:val="24"/>
        </w:rPr>
      </w:pPr>
      <w:r w:rsidRPr="006661FA">
        <w:rPr>
          <w:sz w:val="24"/>
        </w:rPr>
        <w:t xml:space="preserve">Výnimkou sú kvietky, ktoré dávame do formičiek ľadu a slúžia ako vitamínová okrasa letných ovocno-bylinkových nápojov. </w:t>
      </w:r>
    </w:p>
    <w:p w14:paraId="26BE7A58" w14:textId="07FACE23" w:rsidR="003F1EB4" w:rsidRDefault="003F1EB4" w:rsidP="006661FA">
      <w:pPr>
        <w:spacing w:after="0"/>
        <w:contextualSpacing/>
        <w:rPr>
          <w:sz w:val="24"/>
        </w:rPr>
      </w:pPr>
    </w:p>
    <w:p w14:paraId="3BC2DC32" w14:textId="66B79DB2" w:rsidR="003F1EB4" w:rsidRDefault="003F1EB4" w:rsidP="006661FA">
      <w:pPr>
        <w:spacing w:after="0"/>
        <w:contextualSpacing/>
        <w:rPr>
          <w:sz w:val="24"/>
        </w:rPr>
      </w:pPr>
      <w:r w:rsidRPr="003F1EB4">
        <w:rPr>
          <w:sz w:val="24"/>
        </w:rPr>
        <w:t>Tipy na zmrazovanie bylín:</w:t>
      </w:r>
    </w:p>
    <w:p w14:paraId="2D299D97" w14:textId="48F3FF69" w:rsidR="003F1EB4" w:rsidRDefault="003F1EB4" w:rsidP="006661FA">
      <w:pPr>
        <w:spacing w:after="0"/>
        <w:contextualSpacing/>
        <w:rPr>
          <w:sz w:val="24"/>
        </w:rPr>
      </w:pPr>
    </w:p>
    <w:p w14:paraId="7F03825B" w14:textId="02B55DBC" w:rsidR="003F1EB4" w:rsidRDefault="003F1EB4" w:rsidP="003F1EB4">
      <w:pPr>
        <w:pStyle w:val="Odsekzoznamu"/>
        <w:numPr>
          <w:ilvl w:val="0"/>
          <w:numId w:val="60"/>
        </w:numPr>
        <w:spacing w:after="0"/>
        <w:rPr>
          <w:sz w:val="24"/>
        </w:rPr>
      </w:pPr>
      <w:r w:rsidRPr="00426D7E">
        <w:rPr>
          <w:sz w:val="24"/>
        </w:rPr>
        <w:t>Zmrazte celé alebo nakrájajte bylinky rýchlo tak, že ich rozložíte na plech</w:t>
      </w:r>
      <w:r>
        <w:rPr>
          <w:sz w:val="24"/>
        </w:rPr>
        <w:t>.</w:t>
      </w:r>
      <w:r w:rsidRPr="00426D7E">
        <w:rPr>
          <w:sz w:val="24"/>
        </w:rPr>
        <w:t xml:space="preserve"> Vložte plech do mrazničky na približne 2 hodiny.</w:t>
      </w:r>
    </w:p>
    <w:p w14:paraId="3A2B2C06" w14:textId="61D59BE1" w:rsidR="003F1EB4" w:rsidRPr="00426D7E" w:rsidRDefault="003F1EB4" w:rsidP="00426D7E">
      <w:pPr>
        <w:pStyle w:val="Odsekzoznamu"/>
        <w:numPr>
          <w:ilvl w:val="0"/>
          <w:numId w:val="60"/>
        </w:numPr>
        <w:spacing w:after="0"/>
        <w:rPr>
          <w:sz w:val="24"/>
        </w:rPr>
      </w:pPr>
      <w:r w:rsidRPr="00426D7E">
        <w:rPr>
          <w:sz w:val="24"/>
        </w:rPr>
        <w:t>Prípadne môžete bylinky nasekať na malé kúsky a umiestniť do formičiek na ľad, zaliať ich 1-2 lyžicami olivového oleja alebo vody a zmraziť.</w:t>
      </w:r>
    </w:p>
    <w:p w14:paraId="3C55AB25" w14:textId="77777777" w:rsidR="00426D7E" w:rsidRDefault="00426D7E" w:rsidP="003F1EB4">
      <w:pPr>
        <w:spacing w:after="0"/>
        <w:contextualSpacing/>
        <w:rPr>
          <w:sz w:val="24"/>
        </w:rPr>
      </w:pPr>
    </w:p>
    <w:p w14:paraId="2544B9C6" w14:textId="7EDA96EF" w:rsidR="003F1EB4" w:rsidRPr="003F1EB4" w:rsidRDefault="003F1EB4" w:rsidP="003F1EB4">
      <w:pPr>
        <w:spacing w:after="0"/>
        <w:contextualSpacing/>
        <w:rPr>
          <w:sz w:val="24"/>
        </w:rPr>
      </w:pPr>
      <w:r w:rsidRPr="003F1EB4">
        <w:rPr>
          <w:sz w:val="24"/>
        </w:rPr>
        <w:t xml:space="preserve">Po zmrazení môžu byť bylinky alebo mrazené kocky </w:t>
      </w:r>
      <w:r w:rsidR="00426D7E">
        <w:rPr>
          <w:sz w:val="24"/>
        </w:rPr>
        <w:t>preložené</w:t>
      </w:r>
      <w:r w:rsidRPr="003F1EB4">
        <w:rPr>
          <w:sz w:val="24"/>
        </w:rPr>
        <w:t xml:space="preserve"> do </w:t>
      </w:r>
      <w:r w:rsidR="00426D7E">
        <w:rPr>
          <w:sz w:val="24"/>
        </w:rPr>
        <w:t>vhodnej</w:t>
      </w:r>
      <w:r w:rsidRPr="003F1EB4">
        <w:rPr>
          <w:sz w:val="24"/>
        </w:rPr>
        <w:t xml:space="preserve"> nádoby alebo vrecka na uskladnenie v mrazničke.</w:t>
      </w:r>
    </w:p>
    <w:p w14:paraId="1496699E" w14:textId="356DB344" w:rsidR="003F1EB4" w:rsidRPr="003F1EB4" w:rsidRDefault="003F1EB4" w:rsidP="003F1EB4">
      <w:pPr>
        <w:spacing w:after="0"/>
        <w:contextualSpacing/>
        <w:rPr>
          <w:sz w:val="24"/>
        </w:rPr>
      </w:pPr>
      <w:r w:rsidRPr="003F1EB4">
        <w:rPr>
          <w:sz w:val="24"/>
        </w:rPr>
        <w:t>Balenia označte názvom bylinky</w:t>
      </w:r>
      <w:r w:rsidR="00426D7E">
        <w:rPr>
          <w:sz w:val="24"/>
        </w:rPr>
        <w:t xml:space="preserve">, </w:t>
      </w:r>
      <w:r w:rsidRPr="003F1EB4">
        <w:rPr>
          <w:sz w:val="24"/>
        </w:rPr>
        <w:t>dátumom balenia</w:t>
      </w:r>
      <w:r w:rsidR="00426D7E">
        <w:rPr>
          <w:sz w:val="24"/>
        </w:rPr>
        <w:t xml:space="preserve"> a spotrebujte do 6 mesiacov</w:t>
      </w:r>
      <w:r w:rsidRPr="003F1EB4">
        <w:rPr>
          <w:sz w:val="24"/>
        </w:rPr>
        <w:t>.</w:t>
      </w:r>
    </w:p>
    <w:p w14:paraId="695E94B5" w14:textId="77777777" w:rsidR="003F1EB4" w:rsidRPr="003F1EB4" w:rsidRDefault="003F1EB4" w:rsidP="003F1EB4">
      <w:pPr>
        <w:spacing w:after="0"/>
        <w:contextualSpacing/>
        <w:rPr>
          <w:sz w:val="24"/>
        </w:rPr>
      </w:pPr>
    </w:p>
    <w:p w14:paraId="3041DA64" w14:textId="77777777" w:rsidR="003F1EB4" w:rsidRDefault="003F1EB4" w:rsidP="006661FA">
      <w:pPr>
        <w:spacing w:after="0"/>
        <w:contextualSpacing/>
        <w:rPr>
          <w:sz w:val="24"/>
        </w:rPr>
      </w:pPr>
    </w:p>
    <w:p w14:paraId="6B1DECE8" w14:textId="2CFA6EB8" w:rsidR="00D37E3B" w:rsidRPr="00D670AF" w:rsidRDefault="00D37E3B" w:rsidP="00D670AF">
      <w:pPr>
        <w:spacing w:after="0"/>
        <w:contextualSpacing/>
        <w:jc w:val="center"/>
        <w:rPr>
          <w:b/>
          <w:sz w:val="24"/>
          <w:highlight w:val="cyan"/>
        </w:rPr>
      </w:pPr>
      <w:r w:rsidRPr="00D670AF">
        <w:rPr>
          <w:b/>
          <w:sz w:val="24"/>
          <w:highlight w:val="cyan"/>
        </w:rPr>
        <w:t xml:space="preserve">Bylinky vo forme </w:t>
      </w:r>
      <w:proofErr w:type="spellStart"/>
      <w:r w:rsidR="00F469F8" w:rsidRPr="00D670AF">
        <w:rPr>
          <w:b/>
          <w:sz w:val="24"/>
          <w:highlight w:val="cyan"/>
        </w:rPr>
        <w:t>pesta</w:t>
      </w:r>
      <w:proofErr w:type="spellEnd"/>
      <w:r w:rsidR="00426D7E" w:rsidRPr="00426D7E">
        <w:rPr>
          <w:b/>
          <w:sz w:val="24"/>
        </w:rPr>
        <w:t xml:space="preserve">                                  </w:t>
      </w:r>
      <w:commentRangeStart w:id="33"/>
      <w:r w:rsidR="00426D7E" w:rsidRPr="00426D7E">
        <w:rPr>
          <w:b/>
          <w:sz w:val="24"/>
          <w:highlight w:val="red"/>
        </w:rPr>
        <w:t>FOTO</w:t>
      </w:r>
      <w:commentRangeEnd w:id="33"/>
      <w:r w:rsidR="00426D7E">
        <w:rPr>
          <w:rStyle w:val="Odkaznakomentr"/>
        </w:rPr>
        <w:commentReference w:id="33"/>
      </w:r>
      <w:r w:rsidR="00426D7E">
        <w:rPr>
          <w:b/>
          <w:sz w:val="24"/>
          <w:highlight w:val="red"/>
        </w:rPr>
        <w:t xml:space="preserve">  </w:t>
      </w:r>
    </w:p>
    <w:p w14:paraId="76167491" w14:textId="451F0529" w:rsidR="00D37E3B" w:rsidRDefault="00D37E3B" w:rsidP="00D670AF">
      <w:pPr>
        <w:spacing w:after="0"/>
        <w:contextualSpacing/>
        <w:rPr>
          <w:sz w:val="24"/>
        </w:rPr>
      </w:pPr>
      <w:r w:rsidRPr="00D670AF">
        <w:rPr>
          <w:sz w:val="24"/>
        </w:rPr>
        <w:t xml:space="preserve">Ak ste už </w:t>
      </w:r>
      <w:r w:rsidR="0034592A" w:rsidRPr="00D670AF">
        <w:rPr>
          <w:sz w:val="24"/>
        </w:rPr>
        <w:t>nie</w:t>
      </w:r>
      <w:r w:rsidRPr="00D670AF">
        <w:rPr>
          <w:sz w:val="24"/>
        </w:rPr>
        <w:t xml:space="preserve">kedy vyrábali klasické bazalkové </w:t>
      </w:r>
      <w:proofErr w:type="spellStart"/>
      <w:r w:rsidRPr="00D670AF">
        <w:rPr>
          <w:sz w:val="24"/>
        </w:rPr>
        <w:t>pesto</w:t>
      </w:r>
      <w:proofErr w:type="spellEnd"/>
      <w:r w:rsidRPr="00D670AF">
        <w:rPr>
          <w:sz w:val="24"/>
        </w:rPr>
        <w:t xml:space="preserve">, tak viete, že čerstvé domáce </w:t>
      </w:r>
      <w:proofErr w:type="spellStart"/>
      <w:r w:rsidRPr="00D670AF">
        <w:rPr>
          <w:sz w:val="24"/>
        </w:rPr>
        <w:t>pesto</w:t>
      </w:r>
      <w:proofErr w:type="spellEnd"/>
      <w:r w:rsidRPr="00D670AF">
        <w:rPr>
          <w:sz w:val="24"/>
        </w:rPr>
        <w:t xml:space="preserve"> jednoducho nič neprekoná. Je to rýchle, ľahké a zvládne to aj začiatočník v kuchyni. Hodiť všetko do mixéra na najvyšší výkon a hotovo. </w:t>
      </w:r>
      <w:r w:rsidR="00E16CF4" w:rsidRPr="00D670AF">
        <w:rPr>
          <w:sz w:val="24"/>
        </w:rPr>
        <w:t xml:space="preserve">A veľkú hrsť čerstvých byliniek </w:t>
      </w:r>
      <w:r w:rsidR="00955376" w:rsidRPr="00D670AF">
        <w:rPr>
          <w:sz w:val="24"/>
        </w:rPr>
        <w:t xml:space="preserve">a vitamínov </w:t>
      </w:r>
      <w:r w:rsidR="00E16CF4" w:rsidRPr="00D670AF">
        <w:rPr>
          <w:sz w:val="24"/>
        </w:rPr>
        <w:t>máte na jednej kávovej lyžici. Úžasné!</w:t>
      </w:r>
    </w:p>
    <w:p w14:paraId="5215E05E" w14:textId="77777777" w:rsidR="00D670AF" w:rsidRPr="00D670AF" w:rsidRDefault="00D670AF" w:rsidP="00D670AF">
      <w:pPr>
        <w:spacing w:after="0"/>
        <w:contextualSpacing/>
        <w:rPr>
          <w:sz w:val="24"/>
        </w:rPr>
      </w:pPr>
    </w:p>
    <w:p w14:paraId="5682DB48" w14:textId="7C9346C8" w:rsidR="00E16CF4" w:rsidRPr="00D670AF" w:rsidRDefault="00955376" w:rsidP="00D670AF">
      <w:pPr>
        <w:spacing w:after="0"/>
        <w:contextualSpacing/>
        <w:rPr>
          <w:sz w:val="24"/>
        </w:rPr>
      </w:pPr>
      <w:r w:rsidRPr="00D670AF">
        <w:rPr>
          <w:sz w:val="24"/>
        </w:rPr>
        <w:t xml:space="preserve">Bylinkové </w:t>
      </w:r>
      <w:proofErr w:type="spellStart"/>
      <w:r w:rsidRPr="00D670AF">
        <w:rPr>
          <w:sz w:val="24"/>
        </w:rPr>
        <w:t>pestá</w:t>
      </w:r>
      <w:proofErr w:type="spellEnd"/>
      <w:r w:rsidRPr="00D670AF">
        <w:rPr>
          <w:sz w:val="24"/>
        </w:rPr>
        <w:t xml:space="preserve"> tvoria</w:t>
      </w:r>
      <w:r w:rsidR="00D37E3B" w:rsidRPr="00D670AF">
        <w:rPr>
          <w:sz w:val="24"/>
        </w:rPr>
        <w:t xml:space="preserve"> z</w:t>
      </w:r>
      <w:r w:rsidR="00F469F8" w:rsidRPr="00D670AF">
        <w:rPr>
          <w:sz w:val="24"/>
        </w:rPr>
        <w:t>áklad rýchlych obedov či večerí</w:t>
      </w:r>
      <w:r w:rsidR="00D37E3B" w:rsidRPr="00D670AF">
        <w:rPr>
          <w:sz w:val="24"/>
        </w:rPr>
        <w:t xml:space="preserve"> od jari do jesene</w:t>
      </w:r>
      <w:r w:rsidR="00E16CF4" w:rsidRPr="00D670AF">
        <w:rPr>
          <w:sz w:val="24"/>
        </w:rPr>
        <w:t xml:space="preserve">. Po lyžičkách </w:t>
      </w:r>
      <w:r w:rsidR="00F469F8" w:rsidRPr="00D670AF">
        <w:rPr>
          <w:sz w:val="24"/>
        </w:rPr>
        <w:t>ich</w:t>
      </w:r>
      <w:r w:rsidR="00B800D0" w:rsidRPr="00D670AF">
        <w:rPr>
          <w:sz w:val="24"/>
        </w:rPr>
        <w:t xml:space="preserve"> môžete pridávať</w:t>
      </w:r>
      <w:r w:rsidR="00E16CF4" w:rsidRPr="00D670AF">
        <w:rPr>
          <w:sz w:val="24"/>
        </w:rPr>
        <w:t>:</w:t>
      </w:r>
    </w:p>
    <w:p w14:paraId="752335B1" w14:textId="6A20850E" w:rsidR="00E16CF4" w:rsidRPr="00D670AF" w:rsidRDefault="00E16CF4" w:rsidP="00D670AF">
      <w:pPr>
        <w:pStyle w:val="Odsekzoznamu"/>
        <w:numPr>
          <w:ilvl w:val="0"/>
          <w:numId w:val="13"/>
        </w:numPr>
        <w:spacing w:after="0"/>
        <w:rPr>
          <w:sz w:val="24"/>
        </w:rPr>
      </w:pPr>
      <w:r w:rsidRPr="00D670AF">
        <w:rPr>
          <w:sz w:val="24"/>
        </w:rPr>
        <w:t xml:space="preserve">iba tak </w:t>
      </w:r>
      <w:r w:rsidR="008454C5" w:rsidRPr="00D670AF">
        <w:rPr>
          <w:sz w:val="24"/>
        </w:rPr>
        <w:t xml:space="preserve">na </w:t>
      </w:r>
      <w:r w:rsidRPr="00D670AF">
        <w:rPr>
          <w:sz w:val="24"/>
        </w:rPr>
        <w:t xml:space="preserve">hrianky; </w:t>
      </w:r>
    </w:p>
    <w:p w14:paraId="62CFADA7" w14:textId="77777777" w:rsidR="00E16CF4" w:rsidRPr="00D670AF" w:rsidRDefault="00E16CF4" w:rsidP="00D670AF">
      <w:pPr>
        <w:pStyle w:val="Odsekzoznamu"/>
        <w:numPr>
          <w:ilvl w:val="0"/>
          <w:numId w:val="13"/>
        </w:numPr>
        <w:spacing w:after="0"/>
        <w:rPr>
          <w:sz w:val="24"/>
        </w:rPr>
      </w:pPr>
      <w:r w:rsidRPr="00D670AF">
        <w:rPr>
          <w:sz w:val="24"/>
        </w:rPr>
        <w:t>do rizota či cestovín;</w:t>
      </w:r>
    </w:p>
    <w:p w14:paraId="5445BE4D" w14:textId="77777777" w:rsidR="00E16CF4" w:rsidRPr="00D670AF" w:rsidRDefault="00E16CF4" w:rsidP="00D670AF">
      <w:pPr>
        <w:pStyle w:val="Odsekzoznamu"/>
        <w:numPr>
          <w:ilvl w:val="0"/>
          <w:numId w:val="13"/>
        </w:numPr>
        <w:spacing w:after="0"/>
        <w:rPr>
          <w:sz w:val="24"/>
        </w:rPr>
      </w:pPr>
      <w:r w:rsidRPr="00D670AF">
        <w:rPr>
          <w:sz w:val="24"/>
        </w:rPr>
        <w:t>do šalátových dresingov;</w:t>
      </w:r>
    </w:p>
    <w:p w14:paraId="12A279A0" w14:textId="77777777" w:rsidR="00E16CF4" w:rsidRPr="00D670AF" w:rsidRDefault="00E16CF4" w:rsidP="00D670AF">
      <w:pPr>
        <w:pStyle w:val="Odsekzoznamu"/>
        <w:numPr>
          <w:ilvl w:val="0"/>
          <w:numId w:val="13"/>
        </w:numPr>
        <w:spacing w:after="0"/>
        <w:rPr>
          <w:sz w:val="24"/>
        </w:rPr>
      </w:pPr>
      <w:r w:rsidRPr="00D670AF">
        <w:rPr>
          <w:sz w:val="24"/>
        </w:rPr>
        <w:t>do nátierok alebo masla;</w:t>
      </w:r>
    </w:p>
    <w:p w14:paraId="7E20A6F1" w14:textId="77777777" w:rsidR="00E16CF4" w:rsidRPr="00D670AF" w:rsidRDefault="00E16CF4" w:rsidP="00D670AF">
      <w:pPr>
        <w:pStyle w:val="Odsekzoznamu"/>
        <w:numPr>
          <w:ilvl w:val="0"/>
          <w:numId w:val="13"/>
        </w:numPr>
        <w:spacing w:after="0"/>
        <w:rPr>
          <w:sz w:val="24"/>
        </w:rPr>
      </w:pPr>
      <w:r w:rsidRPr="00D670AF">
        <w:rPr>
          <w:sz w:val="24"/>
        </w:rPr>
        <w:lastRenderedPageBreak/>
        <w:t>slaných koláčov;</w:t>
      </w:r>
    </w:p>
    <w:p w14:paraId="45B1781E" w14:textId="4AF5B4E3" w:rsidR="00E16CF4" w:rsidRPr="00D670AF" w:rsidRDefault="00E16CF4" w:rsidP="00D670AF">
      <w:pPr>
        <w:pStyle w:val="Odsekzoznamu"/>
        <w:numPr>
          <w:ilvl w:val="0"/>
          <w:numId w:val="13"/>
        </w:numPr>
        <w:spacing w:after="0"/>
        <w:rPr>
          <w:sz w:val="24"/>
        </w:rPr>
      </w:pPr>
      <w:proofErr w:type="spellStart"/>
      <w:r w:rsidRPr="00D670AF">
        <w:rPr>
          <w:sz w:val="24"/>
        </w:rPr>
        <w:t>dip</w:t>
      </w:r>
      <w:r w:rsidR="00B800D0" w:rsidRPr="00D670AF">
        <w:rPr>
          <w:sz w:val="24"/>
        </w:rPr>
        <w:t>ov</w:t>
      </w:r>
      <w:proofErr w:type="spellEnd"/>
      <w:r w:rsidRPr="00D670AF">
        <w:rPr>
          <w:sz w:val="24"/>
        </w:rPr>
        <w:t>, omáčok...</w:t>
      </w:r>
    </w:p>
    <w:p w14:paraId="2DA64736" w14:textId="77777777" w:rsidR="00D670AF" w:rsidRDefault="00D670AF" w:rsidP="00D670AF">
      <w:pPr>
        <w:spacing w:after="0"/>
        <w:contextualSpacing/>
        <w:rPr>
          <w:sz w:val="24"/>
        </w:rPr>
      </w:pPr>
    </w:p>
    <w:p w14:paraId="4459E772" w14:textId="3DB5353A" w:rsidR="00B800D0" w:rsidRDefault="00F469F8" w:rsidP="00D670AF">
      <w:pPr>
        <w:spacing w:after="0"/>
        <w:contextualSpacing/>
        <w:rPr>
          <w:sz w:val="24"/>
        </w:rPr>
      </w:pPr>
      <w:r w:rsidRPr="00D670AF">
        <w:rPr>
          <w:sz w:val="24"/>
        </w:rPr>
        <w:t>Kam</w:t>
      </w:r>
      <w:r w:rsidR="00E16CF4" w:rsidRPr="00D670AF">
        <w:rPr>
          <w:sz w:val="24"/>
        </w:rPr>
        <w:t xml:space="preserve"> vá</w:t>
      </w:r>
      <w:r w:rsidR="008454C5" w:rsidRPr="00D670AF">
        <w:rPr>
          <w:sz w:val="24"/>
        </w:rPr>
        <w:t>m</w:t>
      </w:r>
      <w:r w:rsidR="00E16CF4" w:rsidRPr="00D670AF">
        <w:rPr>
          <w:sz w:val="24"/>
        </w:rPr>
        <w:t xml:space="preserve"> len napadne...</w:t>
      </w:r>
      <w:r w:rsidR="008454C5" w:rsidRPr="00D670AF">
        <w:rPr>
          <w:sz w:val="24"/>
        </w:rPr>
        <w:t xml:space="preserve"> </w:t>
      </w:r>
      <w:r w:rsidR="00E16CF4" w:rsidRPr="00D670AF">
        <w:rPr>
          <w:sz w:val="24"/>
        </w:rPr>
        <w:t xml:space="preserve">Do mixéra </w:t>
      </w:r>
      <w:r w:rsidR="00492274" w:rsidRPr="00D670AF">
        <w:rPr>
          <w:sz w:val="24"/>
        </w:rPr>
        <w:t xml:space="preserve">vložíte </w:t>
      </w:r>
      <w:r w:rsidR="00D37E3B" w:rsidRPr="00D670AF">
        <w:rPr>
          <w:sz w:val="24"/>
        </w:rPr>
        <w:t xml:space="preserve">bylinky, ktoré práve rastú, </w:t>
      </w:r>
      <w:r w:rsidR="00E16CF4" w:rsidRPr="00D670AF">
        <w:rPr>
          <w:sz w:val="24"/>
        </w:rPr>
        <w:t xml:space="preserve">pridáte </w:t>
      </w:r>
      <w:r w:rsidR="00D37E3B" w:rsidRPr="00D670AF">
        <w:rPr>
          <w:sz w:val="24"/>
        </w:rPr>
        <w:t xml:space="preserve">olej, oriešky alebo semiačka a soľ. Prípadne </w:t>
      </w:r>
      <w:r w:rsidR="00955376" w:rsidRPr="00D670AF">
        <w:rPr>
          <w:sz w:val="24"/>
        </w:rPr>
        <w:t>môžete vyskúšať</w:t>
      </w:r>
      <w:r w:rsidR="00E16CF4" w:rsidRPr="00D670AF">
        <w:rPr>
          <w:sz w:val="24"/>
        </w:rPr>
        <w:t xml:space="preserve"> aj</w:t>
      </w:r>
      <w:r w:rsidR="00D37E3B" w:rsidRPr="00D670AF">
        <w:rPr>
          <w:sz w:val="24"/>
        </w:rPr>
        <w:t xml:space="preserve"> horčicu. Vynikajúce je </w:t>
      </w:r>
      <w:r w:rsidR="00E16CF4" w:rsidRPr="00D670AF">
        <w:rPr>
          <w:sz w:val="24"/>
        </w:rPr>
        <w:t xml:space="preserve">populárne </w:t>
      </w:r>
      <w:proofErr w:type="spellStart"/>
      <w:r w:rsidR="00E16CF4" w:rsidRPr="00D670AF">
        <w:rPr>
          <w:sz w:val="24"/>
        </w:rPr>
        <w:t>pesto</w:t>
      </w:r>
      <w:proofErr w:type="spellEnd"/>
      <w:r w:rsidR="00E16CF4" w:rsidRPr="00D670AF">
        <w:rPr>
          <w:sz w:val="24"/>
        </w:rPr>
        <w:t xml:space="preserve"> z</w:t>
      </w:r>
      <w:r w:rsidR="00AD0106" w:rsidRPr="00D670AF">
        <w:rPr>
          <w:sz w:val="24"/>
        </w:rPr>
        <w:t xml:space="preserve"> cesnaku </w:t>
      </w:r>
      <w:r w:rsidR="00E16CF4" w:rsidRPr="00D670AF">
        <w:rPr>
          <w:sz w:val="24"/>
        </w:rPr>
        <w:t>medvedieho (presný postup si ukážeme v kapitole o</w:t>
      </w:r>
      <w:r w:rsidR="00AD0106" w:rsidRPr="00D670AF">
        <w:rPr>
          <w:sz w:val="24"/>
        </w:rPr>
        <w:t xml:space="preserve"> cesnaku </w:t>
      </w:r>
      <w:r w:rsidR="00E16CF4" w:rsidRPr="00D670AF">
        <w:rPr>
          <w:sz w:val="24"/>
        </w:rPr>
        <w:t xml:space="preserve">medveďom). </w:t>
      </w:r>
    </w:p>
    <w:p w14:paraId="6BC7BBB9" w14:textId="77777777" w:rsidR="0006742A" w:rsidRPr="00D670AF" w:rsidRDefault="0006742A" w:rsidP="00D670AF">
      <w:pPr>
        <w:spacing w:after="0"/>
        <w:contextualSpacing/>
        <w:rPr>
          <w:sz w:val="24"/>
        </w:rPr>
      </w:pPr>
    </w:p>
    <w:p w14:paraId="4810E45E" w14:textId="5F06B749" w:rsidR="009F6E69" w:rsidRDefault="00E16CF4" w:rsidP="00D670AF">
      <w:pPr>
        <w:spacing w:after="0"/>
        <w:contextualSpacing/>
        <w:rPr>
          <w:sz w:val="24"/>
        </w:rPr>
      </w:pPr>
      <w:r w:rsidRPr="00D670AF">
        <w:rPr>
          <w:sz w:val="24"/>
        </w:rPr>
        <w:t>Ale</w:t>
      </w:r>
      <w:r w:rsidR="009F6E69" w:rsidRPr="00D670AF">
        <w:rPr>
          <w:sz w:val="24"/>
        </w:rPr>
        <w:t xml:space="preserve"> vyskúšajte aj ostatné bylinky, budete príjemn</w:t>
      </w:r>
      <w:r w:rsidR="003C6613" w:rsidRPr="00D670AF">
        <w:rPr>
          <w:sz w:val="24"/>
        </w:rPr>
        <w:t>e</w:t>
      </w:r>
      <w:r w:rsidR="009F6E69" w:rsidRPr="00D670AF">
        <w:rPr>
          <w:sz w:val="24"/>
        </w:rPr>
        <w:t xml:space="preserve"> prekvapení </w:t>
      </w:r>
      <w:r w:rsidR="00F469F8" w:rsidRPr="00D670AF">
        <w:rPr>
          <w:sz w:val="24"/>
        </w:rPr>
        <w:t>z ich chute.</w:t>
      </w:r>
      <w:r w:rsidR="009F6E69" w:rsidRPr="00D670AF">
        <w:rPr>
          <w:sz w:val="24"/>
        </w:rPr>
        <w:t xml:space="preserve"> Napríklad </w:t>
      </w:r>
      <w:proofErr w:type="spellStart"/>
      <w:r w:rsidR="009F6E69" w:rsidRPr="00D670AF">
        <w:rPr>
          <w:sz w:val="24"/>
        </w:rPr>
        <w:t>pesto</w:t>
      </w:r>
      <w:proofErr w:type="spellEnd"/>
      <w:r w:rsidR="009F6E69" w:rsidRPr="00D670AF">
        <w:rPr>
          <w:sz w:val="24"/>
        </w:rPr>
        <w:t xml:space="preserve"> z </w:t>
      </w:r>
      <w:proofErr w:type="spellStart"/>
      <w:r w:rsidRPr="00D670AF">
        <w:rPr>
          <w:sz w:val="24"/>
        </w:rPr>
        <w:t>kozonohy</w:t>
      </w:r>
      <w:proofErr w:type="spellEnd"/>
      <w:r w:rsidRPr="00D670AF">
        <w:rPr>
          <w:sz w:val="24"/>
        </w:rPr>
        <w:t xml:space="preserve"> </w:t>
      </w:r>
      <w:proofErr w:type="spellStart"/>
      <w:r w:rsidRPr="00D670AF">
        <w:rPr>
          <w:sz w:val="24"/>
        </w:rPr>
        <w:t>hostcovej</w:t>
      </w:r>
      <w:proofErr w:type="spellEnd"/>
      <w:r w:rsidRPr="00D670AF">
        <w:rPr>
          <w:sz w:val="24"/>
        </w:rPr>
        <w:t>, ktorá rastie ako burina ce</w:t>
      </w:r>
      <w:r w:rsidR="009F6E69" w:rsidRPr="00D670AF">
        <w:rPr>
          <w:sz w:val="24"/>
        </w:rPr>
        <w:t xml:space="preserve">lý rok. Pridajte pár púpavových </w:t>
      </w:r>
      <w:r w:rsidRPr="00D670AF">
        <w:rPr>
          <w:sz w:val="24"/>
        </w:rPr>
        <w:t>lístkov</w:t>
      </w:r>
      <w:r w:rsidR="009F6E69" w:rsidRPr="00D670AF">
        <w:rPr>
          <w:sz w:val="24"/>
        </w:rPr>
        <w:t xml:space="preserve"> a máte skvelý základ na </w:t>
      </w:r>
      <w:proofErr w:type="spellStart"/>
      <w:r w:rsidR="009F6E69" w:rsidRPr="00D670AF">
        <w:rPr>
          <w:sz w:val="24"/>
        </w:rPr>
        <w:t>pesto</w:t>
      </w:r>
      <w:proofErr w:type="spellEnd"/>
      <w:r w:rsidR="009F6E69" w:rsidRPr="00D670AF">
        <w:rPr>
          <w:sz w:val="24"/>
        </w:rPr>
        <w:t xml:space="preserve">. </w:t>
      </w:r>
    </w:p>
    <w:p w14:paraId="6167B3E5" w14:textId="77777777" w:rsidR="00D670AF" w:rsidRPr="00D670AF" w:rsidRDefault="00D670AF" w:rsidP="00D670AF">
      <w:pPr>
        <w:spacing w:after="0"/>
        <w:contextualSpacing/>
        <w:rPr>
          <w:sz w:val="24"/>
        </w:rPr>
      </w:pPr>
    </w:p>
    <w:p w14:paraId="4B15CFD3" w14:textId="0596CFB0" w:rsidR="009F6E69" w:rsidRPr="00EB7EEC" w:rsidRDefault="009F6E69" w:rsidP="00D670AF">
      <w:pPr>
        <w:spacing w:after="0"/>
        <w:contextualSpacing/>
        <w:rPr>
          <w:b/>
          <w:sz w:val="24"/>
        </w:rPr>
      </w:pPr>
      <w:r w:rsidRPr="00EB7EEC">
        <w:rPr>
          <w:b/>
          <w:sz w:val="24"/>
        </w:rPr>
        <w:t>P</w:t>
      </w:r>
      <w:r w:rsidR="00F469F8" w:rsidRPr="00EB7EEC">
        <w:rPr>
          <w:b/>
          <w:sz w:val="24"/>
        </w:rPr>
        <w:t>otrebuje</w:t>
      </w:r>
      <w:r w:rsidR="00EB7EEC" w:rsidRPr="00EB7EEC">
        <w:rPr>
          <w:b/>
          <w:sz w:val="24"/>
        </w:rPr>
        <w:t>t</w:t>
      </w:r>
      <w:r w:rsidR="00F469F8" w:rsidRPr="00EB7EEC">
        <w:rPr>
          <w:b/>
          <w:sz w:val="24"/>
        </w:rPr>
        <w:t>e (</w:t>
      </w:r>
      <w:r w:rsidRPr="00EB7EEC">
        <w:rPr>
          <w:b/>
          <w:sz w:val="24"/>
        </w:rPr>
        <w:t>na jeden 2 dl pohárik</w:t>
      </w:r>
      <w:r w:rsidR="00F469F8" w:rsidRPr="00EB7EEC">
        <w:rPr>
          <w:b/>
          <w:sz w:val="24"/>
        </w:rPr>
        <w:t>)</w:t>
      </w:r>
      <w:r w:rsidRPr="00EB7EEC">
        <w:rPr>
          <w:b/>
          <w:sz w:val="24"/>
        </w:rPr>
        <w:t>:</w:t>
      </w:r>
    </w:p>
    <w:p w14:paraId="1ED2BE27" w14:textId="77777777" w:rsidR="009F6E69" w:rsidRPr="00D670AF" w:rsidRDefault="009F6E69" w:rsidP="00D670AF">
      <w:pPr>
        <w:spacing w:after="0"/>
        <w:contextualSpacing/>
        <w:rPr>
          <w:sz w:val="24"/>
        </w:rPr>
      </w:pPr>
      <w:r w:rsidRPr="00D670AF">
        <w:rPr>
          <w:sz w:val="24"/>
        </w:rPr>
        <w:t xml:space="preserve">150 g </w:t>
      </w:r>
      <w:r w:rsidR="00C556FE" w:rsidRPr="00D670AF">
        <w:rPr>
          <w:sz w:val="24"/>
        </w:rPr>
        <w:t>čerstvých</w:t>
      </w:r>
      <w:r w:rsidRPr="00D670AF">
        <w:rPr>
          <w:sz w:val="24"/>
        </w:rPr>
        <w:t xml:space="preserve"> byliniek</w:t>
      </w:r>
    </w:p>
    <w:p w14:paraId="15D5923F" w14:textId="77777777" w:rsidR="009F6E69" w:rsidRPr="00D670AF" w:rsidRDefault="009F6E69" w:rsidP="00D670AF">
      <w:pPr>
        <w:spacing w:after="0"/>
        <w:contextualSpacing/>
        <w:rPr>
          <w:sz w:val="24"/>
        </w:rPr>
      </w:pPr>
      <w:r w:rsidRPr="00D670AF">
        <w:rPr>
          <w:sz w:val="24"/>
        </w:rPr>
        <w:t>200 ml olivového oleja</w:t>
      </w:r>
    </w:p>
    <w:p w14:paraId="3D583794" w14:textId="2C992F30" w:rsidR="009F6E69" w:rsidRPr="00D670AF" w:rsidRDefault="009F6E69" w:rsidP="00D670AF">
      <w:pPr>
        <w:spacing w:after="0"/>
        <w:contextualSpacing/>
        <w:rPr>
          <w:sz w:val="24"/>
        </w:rPr>
      </w:pPr>
      <w:r w:rsidRPr="00D670AF">
        <w:rPr>
          <w:sz w:val="24"/>
        </w:rPr>
        <w:t>8</w:t>
      </w:r>
      <w:r w:rsidR="003C6613" w:rsidRPr="00D670AF">
        <w:rPr>
          <w:sz w:val="24"/>
        </w:rPr>
        <w:t xml:space="preserve"> </w:t>
      </w:r>
      <w:r w:rsidR="006908E9" w:rsidRPr="00D670AF">
        <w:rPr>
          <w:sz w:val="24"/>
        </w:rPr>
        <w:t>–</w:t>
      </w:r>
      <w:r w:rsidR="003C6613" w:rsidRPr="00D670AF">
        <w:rPr>
          <w:sz w:val="24"/>
        </w:rPr>
        <w:t xml:space="preserve"> </w:t>
      </w:r>
      <w:r w:rsidRPr="00D670AF">
        <w:rPr>
          <w:sz w:val="24"/>
        </w:rPr>
        <w:t>10 g himalájskej soli (radšej dajte menej, pridať sa dá vždy)</w:t>
      </w:r>
    </w:p>
    <w:p w14:paraId="7C59078C" w14:textId="0BB402C8" w:rsidR="00C556FE" w:rsidRPr="00D670AF" w:rsidRDefault="00F469F8" w:rsidP="00D670AF">
      <w:pPr>
        <w:spacing w:after="0"/>
        <w:contextualSpacing/>
        <w:rPr>
          <w:sz w:val="24"/>
        </w:rPr>
      </w:pPr>
      <w:r w:rsidRPr="00D670AF">
        <w:rPr>
          <w:sz w:val="24"/>
        </w:rPr>
        <w:t>o</w:t>
      </w:r>
      <w:r w:rsidR="00C556FE" w:rsidRPr="00D670AF">
        <w:rPr>
          <w:sz w:val="24"/>
        </w:rPr>
        <w:t>riešky (píniové, kešu, vlašské, slnečnicové semiačka...)</w:t>
      </w:r>
    </w:p>
    <w:p w14:paraId="4AC2A831" w14:textId="77777777" w:rsidR="00EB7EEC" w:rsidRDefault="00EB7EEC" w:rsidP="00D670AF">
      <w:pPr>
        <w:spacing w:after="0"/>
        <w:contextualSpacing/>
        <w:rPr>
          <w:sz w:val="24"/>
        </w:rPr>
      </w:pPr>
    </w:p>
    <w:p w14:paraId="3456BAF4" w14:textId="7F834E60" w:rsidR="00EB7EEC" w:rsidRPr="00EB7EEC" w:rsidRDefault="00EB7EEC" w:rsidP="00D670AF">
      <w:pPr>
        <w:spacing w:after="0"/>
        <w:contextualSpacing/>
        <w:rPr>
          <w:b/>
          <w:sz w:val="24"/>
        </w:rPr>
      </w:pPr>
      <w:r w:rsidRPr="00EB7EEC">
        <w:rPr>
          <w:b/>
          <w:sz w:val="24"/>
        </w:rPr>
        <w:t>Postup:</w:t>
      </w:r>
    </w:p>
    <w:p w14:paraId="7E837D71" w14:textId="6B62AA9D" w:rsidR="00C556FE" w:rsidRDefault="00C556FE" w:rsidP="00D670AF">
      <w:pPr>
        <w:spacing w:after="0"/>
        <w:contextualSpacing/>
        <w:rPr>
          <w:sz w:val="24"/>
        </w:rPr>
      </w:pPr>
      <w:r w:rsidRPr="00D670AF">
        <w:rPr>
          <w:sz w:val="24"/>
        </w:rPr>
        <w:t>Všetky ingrediencie dajte do mixéra a</w:t>
      </w:r>
      <w:r w:rsidR="008E1EA8" w:rsidRPr="00D670AF">
        <w:rPr>
          <w:sz w:val="24"/>
        </w:rPr>
        <w:t> </w:t>
      </w:r>
      <w:r w:rsidRPr="00D670AF">
        <w:rPr>
          <w:sz w:val="24"/>
        </w:rPr>
        <w:t>rozmixujte</w:t>
      </w:r>
      <w:r w:rsidR="008E1EA8" w:rsidRPr="00D670AF">
        <w:rPr>
          <w:sz w:val="24"/>
        </w:rPr>
        <w:t>,</w:t>
      </w:r>
      <w:r w:rsidRPr="00D670AF">
        <w:rPr>
          <w:sz w:val="24"/>
        </w:rPr>
        <w:t xml:space="preserve"> až kým </w:t>
      </w:r>
      <w:proofErr w:type="spellStart"/>
      <w:r w:rsidRPr="00D670AF">
        <w:rPr>
          <w:sz w:val="24"/>
        </w:rPr>
        <w:t>pesto</w:t>
      </w:r>
      <w:proofErr w:type="spellEnd"/>
      <w:r w:rsidRPr="00D670AF">
        <w:rPr>
          <w:sz w:val="24"/>
        </w:rPr>
        <w:t xml:space="preserve"> </w:t>
      </w:r>
      <w:r w:rsidR="00F469F8" w:rsidRPr="00D670AF">
        <w:rPr>
          <w:sz w:val="24"/>
        </w:rPr>
        <w:t>ne</w:t>
      </w:r>
      <w:r w:rsidRPr="00D670AF">
        <w:rPr>
          <w:sz w:val="24"/>
        </w:rPr>
        <w:t>dostane požadovanú konzistenciu. Prelejte do uzatvárateľného pohára a skladujte v chladničke. Spotrebujte najlepšie do dvoch týždňov. Soľ síce pôsobí ako konzervan</w:t>
      </w:r>
      <w:r w:rsidR="00342E43" w:rsidRPr="00D670AF">
        <w:rPr>
          <w:sz w:val="24"/>
        </w:rPr>
        <w:t>t</w:t>
      </w:r>
      <w:r w:rsidRPr="00D670AF">
        <w:rPr>
          <w:sz w:val="24"/>
        </w:rPr>
        <w:t xml:space="preserve">, ale ak chcete, aby si </w:t>
      </w:r>
      <w:proofErr w:type="spellStart"/>
      <w:r w:rsidRPr="00D670AF">
        <w:rPr>
          <w:sz w:val="24"/>
        </w:rPr>
        <w:t>pesto</w:t>
      </w:r>
      <w:proofErr w:type="spellEnd"/>
      <w:r w:rsidRPr="00D670AF">
        <w:rPr>
          <w:sz w:val="24"/>
        </w:rPr>
        <w:t xml:space="preserve"> zachovalo krásnu zelenú farbu a vydržalo dlhšie, vrch zalejte vrstvičkou olivového oleja </w:t>
      </w:r>
      <w:r w:rsidR="006908E9" w:rsidRPr="00D670AF">
        <w:rPr>
          <w:sz w:val="24"/>
        </w:rPr>
        <w:t>–</w:t>
      </w:r>
      <w:r w:rsidRPr="00D670AF">
        <w:rPr>
          <w:sz w:val="24"/>
        </w:rPr>
        <w:t xml:space="preserve"> pri uchovávaní v chladnič</w:t>
      </w:r>
      <w:r w:rsidR="00701247" w:rsidRPr="00D670AF">
        <w:rPr>
          <w:sz w:val="24"/>
        </w:rPr>
        <w:t xml:space="preserve">ke potom </w:t>
      </w:r>
      <w:proofErr w:type="spellStart"/>
      <w:r w:rsidR="00701247" w:rsidRPr="00D670AF">
        <w:rPr>
          <w:sz w:val="24"/>
        </w:rPr>
        <w:t>pesto</w:t>
      </w:r>
      <w:proofErr w:type="spellEnd"/>
      <w:r w:rsidR="00701247" w:rsidRPr="00D670AF">
        <w:rPr>
          <w:sz w:val="24"/>
        </w:rPr>
        <w:t xml:space="preserve"> nebude oxidovať,</w:t>
      </w:r>
      <w:r w:rsidRPr="00D670AF">
        <w:rPr>
          <w:sz w:val="24"/>
        </w:rPr>
        <w:t xml:space="preserve"> zostane krásne zelené a vydrží aj pár mesiacov.</w:t>
      </w:r>
    </w:p>
    <w:p w14:paraId="43383F0C" w14:textId="77777777" w:rsidR="00EB7EEC" w:rsidRPr="00D670AF" w:rsidRDefault="00EB7EEC" w:rsidP="00D670AF">
      <w:pPr>
        <w:spacing w:after="0"/>
        <w:contextualSpacing/>
        <w:rPr>
          <w:sz w:val="24"/>
        </w:rPr>
      </w:pPr>
    </w:p>
    <w:p w14:paraId="1570545C" w14:textId="5FD78C7E" w:rsidR="00B800D0" w:rsidRDefault="00B800D0" w:rsidP="00D670AF">
      <w:pPr>
        <w:spacing w:after="0"/>
        <w:contextualSpacing/>
        <w:rPr>
          <w:sz w:val="24"/>
        </w:rPr>
      </w:pPr>
      <w:r w:rsidRPr="00EB7EEC">
        <w:rPr>
          <w:b/>
          <w:sz w:val="24"/>
        </w:rPr>
        <w:t>Dobré vedieť:</w:t>
      </w:r>
      <w:r w:rsidRPr="00D670AF">
        <w:rPr>
          <w:sz w:val="24"/>
        </w:rPr>
        <w:t xml:space="preserve"> Žihľavové </w:t>
      </w:r>
      <w:proofErr w:type="spellStart"/>
      <w:r w:rsidRPr="00D670AF">
        <w:rPr>
          <w:sz w:val="24"/>
        </w:rPr>
        <w:t>pesto</w:t>
      </w:r>
      <w:proofErr w:type="spellEnd"/>
      <w:r w:rsidRPr="00D670AF">
        <w:rPr>
          <w:sz w:val="24"/>
        </w:rPr>
        <w:t xml:space="preserve"> je tiež vynikajúce, ale pozor</w:t>
      </w:r>
      <w:r w:rsidR="00342E43" w:rsidRPr="00D670AF">
        <w:rPr>
          <w:sz w:val="24"/>
        </w:rPr>
        <w:t>!</w:t>
      </w:r>
      <w:r w:rsidRPr="00D670AF">
        <w:rPr>
          <w:sz w:val="24"/>
        </w:rPr>
        <w:t xml:space="preserve"> Nie je vhodné na dlhodobé uskladnenie, pretože časom zhorkne. </w:t>
      </w:r>
    </w:p>
    <w:p w14:paraId="6B35B582" w14:textId="77777777" w:rsidR="00EB7EEC" w:rsidRPr="0006742A" w:rsidRDefault="00EB7EEC" w:rsidP="0006742A">
      <w:pPr>
        <w:spacing w:after="0"/>
        <w:contextualSpacing/>
        <w:rPr>
          <w:sz w:val="28"/>
        </w:rPr>
      </w:pPr>
    </w:p>
    <w:p w14:paraId="11610E17" w14:textId="510862A6" w:rsidR="00B800D0" w:rsidRPr="0006742A" w:rsidRDefault="00B800D0" w:rsidP="0006742A">
      <w:pPr>
        <w:spacing w:after="0"/>
        <w:contextualSpacing/>
        <w:jc w:val="center"/>
        <w:rPr>
          <w:b/>
          <w:sz w:val="24"/>
          <w:highlight w:val="cyan"/>
        </w:rPr>
      </w:pPr>
      <w:r w:rsidRPr="0006742A">
        <w:rPr>
          <w:b/>
          <w:sz w:val="24"/>
          <w:highlight w:val="cyan"/>
        </w:rPr>
        <w:t>Bylinkové prášky</w:t>
      </w:r>
      <w:r w:rsidR="00426D7E" w:rsidRPr="00426D7E">
        <w:rPr>
          <w:b/>
          <w:sz w:val="24"/>
        </w:rPr>
        <w:t xml:space="preserve">                                            </w:t>
      </w:r>
      <w:commentRangeStart w:id="34"/>
      <w:r w:rsidR="00426D7E" w:rsidRPr="00426D7E">
        <w:rPr>
          <w:b/>
          <w:sz w:val="24"/>
          <w:highlight w:val="red"/>
        </w:rPr>
        <w:t>FOTO</w:t>
      </w:r>
      <w:commentRangeEnd w:id="34"/>
      <w:r w:rsidR="00426D7E">
        <w:rPr>
          <w:rStyle w:val="Odkaznakomentr"/>
        </w:rPr>
        <w:commentReference w:id="34"/>
      </w:r>
      <w:r w:rsidR="00426D7E" w:rsidRPr="00426D7E">
        <w:rPr>
          <w:b/>
          <w:sz w:val="24"/>
          <w:highlight w:val="red"/>
        </w:rPr>
        <w:t xml:space="preserve"> </w:t>
      </w:r>
    </w:p>
    <w:p w14:paraId="76E2CAAB" w14:textId="77777777" w:rsidR="0006742A" w:rsidRDefault="0006742A" w:rsidP="0006742A">
      <w:pPr>
        <w:spacing w:after="0"/>
        <w:contextualSpacing/>
        <w:rPr>
          <w:sz w:val="24"/>
        </w:rPr>
      </w:pPr>
    </w:p>
    <w:p w14:paraId="53663277" w14:textId="75860372" w:rsidR="00B800D0" w:rsidRDefault="00B800D0" w:rsidP="0006742A">
      <w:pPr>
        <w:spacing w:after="0"/>
        <w:contextualSpacing/>
        <w:rPr>
          <w:sz w:val="24"/>
        </w:rPr>
      </w:pPr>
      <w:r w:rsidRPr="0006742A">
        <w:rPr>
          <w:sz w:val="24"/>
        </w:rPr>
        <w:t>Bylinko</w:t>
      </w:r>
      <w:r w:rsidR="00955376" w:rsidRPr="0006742A">
        <w:rPr>
          <w:sz w:val="24"/>
        </w:rPr>
        <w:t>vé prášky sú jedným z mojich obľúbený</w:t>
      </w:r>
      <w:r w:rsidR="00EA2769" w:rsidRPr="0006742A">
        <w:rPr>
          <w:sz w:val="24"/>
        </w:rPr>
        <w:t>ch</w:t>
      </w:r>
      <w:r w:rsidRPr="0006742A">
        <w:rPr>
          <w:sz w:val="24"/>
        </w:rPr>
        <w:t xml:space="preserve"> spôsobo</w:t>
      </w:r>
      <w:r w:rsidR="00EA2769" w:rsidRPr="0006742A">
        <w:rPr>
          <w:sz w:val="24"/>
        </w:rPr>
        <w:t>v</w:t>
      </w:r>
      <w:r w:rsidRPr="0006742A">
        <w:rPr>
          <w:sz w:val="24"/>
        </w:rPr>
        <w:t xml:space="preserve"> spracovania divokých byli</w:t>
      </w:r>
      <w:r w:rsidR="00007664" w:rsidRPr="0006742A">
        <w:rPr>
          <w:sz w:val="24"/>
        </w:rPr>
        <w:t xml:space="preserve">niek. Nielen kvôli tomu, že je </w:t>
      </w:r>
      <w:r w:rsidRPr="0006742A">
        <w:rPr>
          <w:sz w:val="24"/>
        </w:rPr>
        <w:t xml:space="preserve">veľmi praktické </w:t>
      </w:r>
      <w:r w:rsidR="0084572B" w:rsidRPr="0006742A">
        <w:rPr>
          <w:sz w:val="24"/>
        </w:rPr>
        <w:t>skladovať</w:t>
      </w:r>
      <w:r w:rsidRPr="0006742A">
        <w:rPr>
          <w:sz w:val="24"/>
        </w:rPr>
        <w:t xml:space="preserve"> ich v tejto podobe, ale aj preto, že ponúkajú mnoho možností použitia. </w:t>
      </w:r>
    </w:p>
    <w:p w14:paraId="313F1A09" w14:textId="77777777" w:rsidR="0006742A" w:rsidRPr="0006742A" w:rsidRDefault="0006742A" w:rsidP="0006742A">
      <w:pPr>
        <w:spacing w:after="0"/>
        <w:contextualSpacing/>
        <w:rPr>
          <w:sz w:val="24"/>
        </w:rPr>
      </w:pPr>
    </w:p>
    <w:p w14:paraId="12AADC38" w14:textId="5CD69B37" w:rsidR="00B800D0" w:rsidRDefault="00007664" w:rsidP="0006742A">
      <w:pPr>
        <w:spacing w:after="0"/>
        <w:contextualSpacing/>
        <w:rPr>
          <w:b/>
          <w:sz w:val="24"/>
        </w:rPr>
      </w:pPr>
      <w:r w:rsidRPr="0006742A">
        <w:rPr>
          <w:sz w:val="24"/>
        </w:rPr>
        <w:t xml:space="preserve">Ocenia ich napríklad </w:t>
      </w:r>
      <w:r w:rsidR="00B800D0" w:rsidRPr="0006742A">
        <w:rPr>
          <w:sz w:val="24"/>
        </w:rPr>
        <w:t xml:space="preserve">ľudia, ktorým nechutia bylinkové čaje, ale </w:t>
      </w:r>
      <w:r w:rsidR="00955376" w:rsidRPr="0006742A">
        <w:rPr>
          <w:sz w:val="24"/>
        </w:rPr>
        <w:t xml:space="preserve">zároveň </w:t>
      </w:r>
      <w:r w:rsidR="00B800D0" w:rsidRPr="0006742A">
        <w:rPr>
          <w:sz w:val="24"/>
        </w:rPr>
        <w:t>nechcú prísť o benefity bylín</w:t>
      </w:r>
      <w:r w:rsidR="00AE2A3D" w:rsidRPr="0006742A">
        <w:rPr>
          <w:sz w:val="24"/>
        </w:rPr>
        <w:t>,</w:t>
      </w:r>
      <w:r w:rsidR="00B800D0" w:rsidRPr="0006742A">
        <w:rPr>
          <w:sz w:val="24"/>
        </w:rPr>
        <w:t xml:space="preserve"> </w:t>
      </w:r>
      <w:r w:rsidR="00AE2A3D" w:rsidRPr="0006742A">
        <w:rPr>
          <w:sz w:val="24"/>
        </w:rPr>
        <w:t>a</w:t>
      </w:r>
      <w:r w:rsidR="00B800D0" w:rsidRPr="0006742A">
        <w:rPr>
          <w:sz w:val="24"/>
        </w:rPr>
        <w:t xml:space="preserve">lebo nemôžu užívať tinktúry kvôli alkoholu či prehĺtať tablety. </w:t>
      </w:r>
      <w:r w:rsidR="00B800D0" w:rsidRPr="0006742A">
        <w:rPr>
          <w:b/>
          <w:sz w:val="24"/>
        </w:rPr>
        <w:t>Práškové byliny sú tak jediným spôsobom</w:t>
      </w:r>
      <w:r w:rsidR="00AE2A3D" w:rsidRPr="0006742A">
        <w:rPr>
          <w:b/>
          <w:sz w:val="24"/>
        </w:rPr>
        <w:t>,</w:t>
      </w:r>
      <w:r w:rsidR="00B800D0" w:rsidRPr="0006742A">
        <w:rPr>
          <w:b/>
          <w:sz w:val="24"/>
        </w:rPr>
        <w:t xml:space="preserve"> ako dodať organizmu zdraviu prospešné látky.</w:t>
      </w:r>
    </w:p>
    <w:p w14:paraId="300D85EB" w14:textId="77777777" w:rsidR="0006742A" w:rsidRPr="0006742A" w:rsidRDefault="0006742A" w:rsidP="0006742A">
      <w:pPr>
        <w:spacing w:after="0"/>
        <w:contextualSpacing/>
        <w:rPr>
          <w:b/>
          <w:sz w:val="24"/>
        </w:rPr>
      </w:pPr>
    </w:p>
    <w:p w14:paraId="3FCF13C8" w14:textId="11D7424B" w:rsidR="0084572B" w:rsidRDefault="0084572B" w:rsidP="0006742A">
      <w:pPr>
        <w:spacing w:after="0"/>
        <w:contextualSpacing/>
        <w:rPr>
          <w:sz w:val="24"/>
        </w:rPr>
      </w:pPr>
      <w:r w:rsidRPr="0006742A">
        <w:rPr>
          <w:sz w:val="24"/>
        </w:rPr>
        <w:t>Moje prvé pokusy boli so žihľavou a žihľavovými semiačkami. Bola som nadšená, ako som ju v práškovej podobe mohla používať v strave celú zimu. Veľmi jednoducho som z </w:t>
      </w:r>
      <w:r w:rsidR="00E130C8" w:rsidRPr="0006742A">
        <w:rPr>
          <w:sz w:val="24"/>
        </w:rPr>
        <w:t xml:space="preserve">nej vyrobila </w:t>
      </w:r>
      <w:r w:rsidR="00E130C8" w:rsidRPr="0006742A">
        <w:rPr>
          <w:sz w:val="24"/>
        </w:rPr>
        <w:lastRenderedPageBreak/>
        <w:t>napríklad žihľavovo-sezamovú</w:t>
      </w:r>
      <w:r w:rsidRPr="0006742A">
        <w:rPr>
          <w:sz w:val="24"/>
        </w:rPr>
        <w:t xml:space="preserve"> soľ, med</w:t>
      </w:r>
      <w:r w:rsidR="00E130C8" w:rsidRPr="0006742A">
        <w:rPr>
          <w:sz w:val="24"/>
        </w:rPr>
        <w:t>ovú nátierku pre deti</w:t>
      </w:r>
      <w:r w:rsidRPr="0006742A">
        <w:rPr>
          <w:sz w:val="24"/>
        </w:rPr>
        <w:t xml:space="preserve"> alebo</w:t>
      </w:r>
      <w:r w:rsidR="00007664" w:rsidRPr="0006742A">
        <w:rPr>
          <w:sz w:val="24"/>
        </w:rPr>
        <w:t xml:space="preserve"> som ju iba tak pridala do smoo</w:t>
      </w:r>
      <w:r w:rsidRPr="0006742A">
        <w:rPr>
          <w:sz w:val="24"/>
        </w:rPr>
        <w:t>t</w:t>
      </w:r>
      <w:r w:rsidR="00007664" w:rsidRPr="0006742A">
        <w:rPr>
          <w:sz w:val="24"/>
        </w:rPr>
        <w:t>h</w:t>
      </w:r>
      <w:r w:rsidRPr="0006742A">
        <w:rPr>
          <w:sz w:val="24"/>
        </w:rPr>
        <w:t xml:space="preserve">ie či deťom do kaše. </w:t>
      </w:r>
    </w:p>
    <w:p w14:paraId="0A16FA63" w14:textId="77777777" w:rsidR="0006742A" w:rsidRPr="0006742A" w:rsidRDefault="0006742A" w:rsidP="0006742A">
      <w:pPr>
        <w:spacing w:after="0"/>
        <w:contextualSpacing/>
        <w:rPr>
          <w:sz w:val="24"/>
        </w:rPr>
      </w:pPr>
    </w:p>
    <w:p w14:paraId="0636A56B" w14:textId="2E9051DA" w:rsidR="0084572B" w:rsidRDefault="0084572B" w:rsidP="0006742A">
      <w:pPr>
        <w:spacing w:after="0"/>
        <w:contextualSpacing/>
        <w:rPr>
          <w:sz w:val="24"/>
        </w:rPr>
      </w:pPr>
      <w:r w:rsidRPr="0006742A">
        <w:rPr>
          <w:sz w:val="24"/>
        </w:rPr>
        <w:t xml:space="preserve">Práškové byliny sú čisto prírodného pôvodu, neobsahujú prídavné látky a zachovávajú si svoje účinky a liečivé vlastnosti. Časť aktívnych látok z práškových bylín sa dostane do tela cez sliznicu v ústach a časť cez tráviaci trakt. Tým je zaistená stopercentná </w:t>
      </w:r>
      <w:proofErr w:type="spellStart"/>
      <w:r w:rsidRPr="0006742A">
        <w:rPr>
          <w:sz w:val="24"/>
        </w:rPr>
        <w:t>vstrebateľnosť</w:t>
      </w:r>
      <w:proofErr w:type="spellEnd"/>
      <w:r w:rsidRPr="0006742A">
        <w:rPr>
          <w:sz w:val="24"/>
        </w:rPr>
        <w:t xml:space="preserve"> aktívnych látok do tela.</w:t>
      </w:r>
    </w:p>
    <w:p w14:paraId="71A0E046" w14:textId="77777777" w:rsidR="0006742A" w:rsidRPr="0006742A" w:rsidRDefault="0006742A" w:rsidP="0006742A">
      <w:pPr>
        <w:spacing w:after="0"/>
        <w:contextualSpacing/>
        <w:rPr>
          <w:sz w:val="24"/>
        </w:rPr>
      </w:pPr>
    </w:p>
    <w:p w14:paraId="7974B177" w14:textId="59AF9627" w:rsidR="0084572B" w:rsidRPr="0006742A" w:rsidRDefault="0006742A" w:rsidP="0006742A">
      <w:pPr>
        <w:spacing w:after="0"/>
        <w:contextualSpacing/>
        <w:rPr>
          <w:b/>
          <w:sz w:val="24"/>
        </w:rPr>
      </w:pPr>
      <w:r w:rsidRPr="0006742A">
        <w:rPr>
          <w:b/>
          <w:sz w:val="24"/>
        </w:rPr>
        <w:t>Postup:</w:t>
      </w:r>
    </w:p>
    <w:p w14:paraId="0CC919E5" w14:textId="603811ED" w:rsidR="0091553F" w:rsidRPr="0006742A" w:rsidRDefault="0084572B" w:rsidP="0006742A">
      <w:pPr>
        <w:spacing w:after="0"/>
        <w:contextualSpacing/>
        <w:rPr>
          <w:sz w:val="24"/>
        </w:rPr>
      </w:pPr>
      <w:r w:rsidRPr="0006742A">
        <w:rPr>
          <w:sz w:val="24"/>
        </w:rPr>
        <w:t>Určite si nazbierajte väčšie množstvo byliniek, pretože mletím sa ich objem výrazne zníži. Klasicky ich usušte a</w:t>
      </w:r>
      <w:r w:rsidR="00492274" w:rsidRPr="0006742A">
        <w:rPr>
          <w:sz w:val="24"/>
        </w:rPr>
        <w:t> v</w:t>
      </w:r>
      <w:r w:rsidR="00E32380" w:rsidRPr="0006742A">
        <w:rPr>
          <w:sz w:val="24"/>
        </w:rPr>
        <w:t> </w:t>
      </w:r>
      <w:r w:rsidR="00492274" w:rsidRPr="0006742A">
        <w:rPr>
          <w:sz w:val="24"/>
        </w:rPr>
        <w:t>mixéri</w:t>
      </w:r>
      <w:r w:rsidR="00E32380" w:rsidRPr="0006742A">
        <w:rPr>
          <w:sz w:val="24"/>
        </w:rPr>
        <w:t xml:space="preserve"> </w:t>
      </w:r>
      <w:r w:rsidRPr="0006742A">
        <w:rPr>
          <w:sz w:val="24"/>
        </w:rPr>
        <w:t xml:space="preserve">zomeľte na jemný prášok. </w:t>
      </w:r>
      <w:r w:rsidR="0091553F" w:rsidRPr="0006742A">
        <w:rPr>
          <w:sz w:val="24"/>
        </w:rPr>
        <w:t xml:space="preserve">Ak chcete dosiahnuť aj krásny estetický výsledok, odporúčam pred uskladnením preosiať cez sitko, kde sa zachytia väčšie časti.  </w:t>
      </w:r>
    </w:p>
    <w:p w14:paraId="2F909ADF" w14:textId="77777777" w:rsidR="0006742A" w:rsidRDefault="0006742A" w:rsidP="0006742A">
      <w:pPr>
        <w:spacing w:after="0"/>
        <w:contextualSpacing/>
        <w:rPr>
          <w:sz w:val="24"/>
        </w:rPr>
      </w:pPr>
    </w:p>
    <w:p w14:paraId="19F31CD1" w14:textId="784D26F2" w:rsidR="0084572B" w:rsidRDefault="0084572B" w:rsidP="0006742A">
      <w:pPr>
        <w:spacing w:after="0"/>
        <w:contextualSpacing/>
        <w:rPr>
          <w:sz w:val="24"/>
        </w:rPr>
      </w:pPr>
      <w:r w:rsidRPr="0006742A">
        <w:rPr>
          <w:sz w:val="24"/>
        </w:rPr>
        <w:t>Pr</w:t>
      </w:r>
      <w:r w:rsidR="00F2101A" w:rsidRPr="0006742A">
        <w:rPr>
          <w:sz w:val="24"/>
        </w:rPr>
        <w:t xml:space="preserve">ášok je vhodné skladovať v tme </w:t>
      </w:r>
      <w:r w:rsidRPr="0006742A">
        <w:rPr>
          <w:sz w:val="24"/>
        </w:rPr>
        <w:t>a v uzavretej nádobke, pretože na vzduchu môže strácať svoje účinky a arómu.</w:t>
      </w:r>
    </w:p>
    <w:p w14:paraId="42DC059A" w14:textId="77777777" w:rsidR="0006742A" w:rsidRPr="0006742A" w:rsidRDefault="0006742A" w:rsidP="0006742A">
      <w:pPr>
        <w:spacing w:after="0"/>
        <w:contextualSpacing/>
        <w:rPr>
          <w:sz w:val="24"/>
        </w:rPr>
      </w:pPr>
    </w:p>
    <w:p w14:paraId="7871D8AF" w14:textId="77777777" w:rsidR="0006742A" w:rsidRDefault="0006742A" w:rsidP="0006742A">
      <w:pPr>
        <w:spacing w:after="0"/>
        <w:contextualSpacing/>
        <w:rPr>
          <w:b/>
          <w:sz w:val="24"/>
          <w:highlight w:val="yellow"/>
        </w:rPr>
      </w:pPr>
    </w:p>
    <w:p w14:paraId="38483128" w14:textId="0DCFD02C" w:rsidR="0006742A" w:rsidRPr="0006742A" w:rsidRDefault="0006742A" w:rsidP="0006742A">
      <w:pPr>
        <w:spacing w:after="0"/>
        <w:contextualSpacing/>
        <w:rPr>
          <w:b/>
          <w:sz w:val="24"/>
        </w:rPr>
      </w:pPr>
      <w:r w:rsidRPr="0006742A">
        <w:rPr>
          <w:b/>
          <w:sz w:val="24"/>
          <w:highlight w:val="yellow"/>
        </w:rPr>
        <w:t>TIP:</w:t>
      </w:r>
    </w:p>
    <w:p w14:paraId="44C9528B" w14:textId="44929170" w:rsidR="00F2101A" w:rsidRDefault="00F21CB6" w:rsidP="0006742A">
      <w:pPr>
        <w:spacing w:after="0"/>
        <w:contextualSpacing/>
        <w:rPr>
          <w:sz w:val="24"/>
        </w:rPr>
      </w:pPr>
      <w:r w:rsidRPr="0006742A">
        <w:rPr>
          <w:sz w:val="24"/>
        </w:rPr>
        <w:t>V</w:t>
      </w:r>
      <w:r w:rsidR="00F2101A" w:rsidRPr="0006742A">
        <w:rPr>
          <w:sz w:val="24"/>
        </w:rPr>
        <w:t xml:space="preserve"> takejto forme sa bylinky dajú využiť aj na vonkajšie použite podľa </w:t>
      </w:r>
      <w:r w:rsidR="00E32380" w:rsidRPr="0006742A">
        <w:rPr>
          <w:sz w:val="24"/>
        </w:rPr>
        <w:t>svojich</w:t>
      </w:r>
      <w:r w:rsidR="00F2101A" w:rsidRPr="0006742A">
        <w:rPr>
          <w:sz w:val="24"/>
        </w:rPr>
        <w:t xml:space="preserve"> účinkov. Zmiešajte prášok napríklad s olivovým olejom a natrite na postihnuté miesto. Prekryte igelitom a zaviažte látkou. Nechajte pôsobiť minimálne hodinu. </w:t>
      </w:r>
    </w:p>
    <w:p w14:paraId="4D8735F0" w14:textId="77777777" w:rsidR="0006742A" w:rsidRPr="0006742A" w:rsidRDefault="0006742A" w:rsidP="0006742A">
      <w:pPr>
        <w:spacing w:after="0"/>
        <w:contextualSpacing/>
        <w:rPr>
          <w:sz w:val="24"/>
        </w:rPr>
      </w:pPr>
    </w:p>
    <w:p w14:paraId="233661A8" w14:textId="77777777" w:rsidR="0006742A" w:rsidRPr="0006742A" w:rsidRDefault="0006742A" w:rsidP="0006742A">
      <w:pPr>
        <w:spacing w:after="0"/>
        <w:contextualSpacing/>
        <w:rPr>
          <w:b/>
          <w:sz w:val="24"/>
        </w:rPr>
      </w:pPr>
      <w:r w:rsidRPr="0006742A">
        <w:rPr>
          <w:b/>
          <w:sz w:val="24"/>
          <w:highlight w:val="yellow"/>
        </w:rPr>
        <w:t>TIP:</w:t>
      </w:r>
    </w:p>
    <w:p w14:paraId="7A707C74" w14:textId="3F4DB570" w:rsidR="00F8331F" w:rsidRDefault="00F8331F" w:rsidP="0006742A">
      <w:pPr>
        <w:spacing w:after="0"/>
        <w:contextualSpacing/>
        <w:rPr>
          <w:sz w:val="24"/>
        </w:rPr>
      </w:pPr>
      <w:r w:rsidRPr="0006742A">
        <w:rPr>
          <w:sz w:val="24"/>
        </w:rPr>
        <w:t>Robievate si domáce pleťové masky? Pridajte do nich 1 lyžičku bylinkového prášku a </w:t>
      </w:r>
      <w:r w:rsidR="00E32380" w:rsidRPr="0006742A">
        <w:rPr>
          <w:sz w:val="24"/>
        </w:rPr>
        <w:t>v</w:t>
      </w:r>
      <w:r w:rsidRPr="0006742A">
        <w:rPr>
          <w:sz w:val="24"/>
        </w:rPr>
        <w:t xml:space="preserve">aša pleť </w:t>
      </w:r>
      <w:r w:rsidR="00F21CB6" w:rsidRPr="0006742A">
        <w:rPr>
          <w:sz w:val="24"/>
        </w:rPr>
        <w:t>t</w:t>
      </w:r>
      <w:r w:rsidR="00E32380" w:rsidRPr="0006742A">
        <w:rPr>
          <w:sz w:val="24"/>
        </w:rPr>
        <w:t>o určite ocení. Vynikajúco</w:t>
      </w:r>
      <w:r w:rsidRPr="0006742A">
        <w:rPr>
          <w:sz w:val="24"/>
        </w:rPr>
        <w:t xml:space="preserve"> sa na </w:t>
      </w:r>
      <w:proofErr w:type="spellStart"/>
      <w:r w:rsidRPr="0006742A">
        <w:rPr>
          <w:sz w:val="24"/>
        </w:rPr>
        <w:t>ne</w:t>
      </w:r>
      <w:proofErr w:type="spellEnd"/>
      <w:r w:rsidRPr="0006742A">
        <w:rPr>
          <w:sz w:val="24"/>
        </w:rPr>
        <w:t xml:space="preserve"> hodí prášok zo skorocelu či žihľavy. </w:t>
      </w:r>
    </w:p>
    <w:p w14:paraId="57CFCF60" w14:textId="77777777" w:rsidR="0006742A" w:rsidRPr="0017775B" w:rsidRDefault="0006742A" w:rsidP="0017775B">
      <w:pPr>
        <w:spacing w:after="0"/>
        <w:contextualSpacing/>
        <w:rPr>
          <w:sz w:val="24"/>
          <w:szCs w:val="24"/>
        </w:rPr>
      </w:pPr>
    </w:p>
    <w:p w14:paraId="486365CD" w14:textId="4708D334" w:rsidR="00E130C8" w:rsidRPr="00DE56B9" w:rsidRDefault="00E130C8" w:rsidP="0017775B">
      <w:pPr>
        <w:spacing w:after="0"/>
        <w:contextualSpacing/>
        <w:jc w:val="center"/>
        <w:rPr>
          <w:b/>
          <w:sz w:val="24"/>
          <w:szCs w:val="24"/>
          <w:highlight w:val="red"/>
        </w:rPr>
      </w:pPr>
      <w:commentRangeStart w:id="35"/>
      <w:commentRangeStart w:id="36"/>
      <w:r w:rsidRPr="0017775B">
        <w:rPr>
          <w:b/>
          <w:sz w:val="24"/>
          <w:szCs w:val="24"/>
          <w:highlight w:val="cyan"/>
        </w:rPr>
        <w:t>Bylinkový cukor</w:t>
      </w:r>
      <w:commentRangeEnd w:id="35"/>
      <w:r w:rsidR="00787751" w:rsidRPr="0017775B">
        <w:rPr>
          <w:rStyle w:val="Odkaznakomentr"/>
          <w:sz w:val="24"/>
          <w:szCs w:val="24"/>
        </w:rPr>
        <w:commentReference w:id="35"/>
      </w:r>
      <w:commentRangeEnd w:id="36"/>
      <w:r w:rsidR="00DE56B9">
        <w:rPr>
          <w:rStyle w:val="Odkaznakomentr"/>
        </w:rPr>
        <w:commentReference w:id="36"/>
      </w:r>
      <w:r w:rsidR="00DE56B9" w:rsidRPr="00DE56B9">
        <w:rPr>
          <w:b/>
          <w:sz w:val="24"/>
          <w:szCs w:val="24"/>
        </w:rPr>
        <w:t xml:space="preserve">                                     </w:t>
      </w:r>
      <w:r w:rsidR="00DE56B9" w:rsidRPr="00DE56B9">
        <w:rPr>
          <w:b/>
          <w:sz w:val="24"/>
          <w:szCs w:val="24"/>
          <w:highlight w:val="red"/>
        </w:rPr>
        <w:t>FOTO</w:t>
      </w:r>
    </w:p>
    <w:p w14:paraId="135E1B05" w14:textId="6EB4AA38" w:rsidR="00DE56B9" w:rsidRDefault="00DE56B9" w:rsidP="0017775B">
      <w:pPr>
        <w:spacing w:after="0"/>
        <w:contextualSpacing/>
        <w:rPr>
          <w:sz w:val="24"/>
          <w:szCs w:val="24"/>
        </w:rPr>
      </w:pPr>
      <w:r w:rsidRPr="00DE56B9">
        <w:rPr>
          <w:sz w:val="24"/>
          <w:szCs w:val="24"/>
        </w:rPr>
        <w:t xml:space="preserve">Zima znamená tráviť viac času v uzavretých priestoroch, ale to neznamená, že si hojnosť z našej bylinkovej </w:t>
      </w:r>
      <w:r>
        <w:rPr>
          <w:sz w:val="24"/>
          <w:szCs w:val="24"/>
        </w:rPr>
        <w:t xml:space="preserve">či divokej </w:t>
      </w:r>
      <w:r w:rsidRPr="00DE56B9">
        <w:rPr>
          <w:sz w:val="24"/>
          <w:szCs w:val="24"/>
        </w:rPr>
        <w:t>záhradky nemôžeme</w:t>
      </w:r>
      <w:r>
        <w:rPr>
          <w:sz w:val="24"/>
          <w:szCs w:val="24"/>
        </w:rPr>
        <w:t xml:space="preserve"> dopriať</w:t>
      </w:r>
      <w:r w:rsidRPr="00DE56B9">
        <w:rPr>
          <w:sz w:val="24"/>
          <w:szCs w:val="24"/>
        </w:rPr>
        <w:t xml:space="preserve"> </w:t>
      </w:r>
      <w:r>
        <w:rPr>
          <w:sz w:val="24"/>
          <w:szCs w:val="24"/>
        </w:rPr>
        <w:t>aj po</w:t>
      </w:r>
      <w:r w:rsidRPr="00DE56B9">
        <w:rPr>
          <w:sz w:val="24"/>
          <w:szCs w:val="24"/>
        </w:rPr>
        <w:t xml:space="preserve"> prv</w:t>
      </w:r>
      <w:r>
        <w:rPr>
          <w:sz w:val="24"/>
          <w:szCs w:val="24"/>
        </w:rPr>
        <w:t>ých</w:t>
      </w:r>
      <w:r w:rsidRPr="00DE56B9">
        <w:rPr>
          <w:sz w:val="24"/>
          <w:szCs w:val="24"/>
        </w:rPr>
        <w:t xml:space="preserve"> mraz</w:t>
      </w:r>
      <w:r>
        <w:rPr>
          <w:sz w:val="24"/>
          <w:szCs w:val="24"/>
        </w:rPr>
        <w:t>och</w:t>
      </w:r>
      <w:r w:rsidRPr="00DE56B9">
        <w:rPr>
          <w:sz w:val="24"/>
          <w:szCs w:val="24"/>
        </w:rPr>
        <w:t>.</w:t>
      </w:r>
    </w:p>
    <w:p w14:paraId="10C642DA" w14:textId="77777777" w:rsidR="00DE56B9" w:rsidRDefault="00DE56B9" w:rsidP="0017775B">
      <w:pPr>
        <w:spacing w:after="0"/>
        <w:contextualSpacing/>
        <w:rPr>
          <w:sz w:val="24"/>
          <w:szCs w:val="24"/>
        </w:rPr>
      </w:pPr>
    </w:p>
    <w:p w14:paraId="03996D1B" w14:textId="77777777" w:rsidR="00DE56B9" w:rsidRDefault="003B2CBB" w:rsidP="0017775B">
      <w:pPr>
        <w:spacing w:after="0"/>
        <w:contextualSpacing/>
        <w:rPr>
          <w:sz w:val="24"/>
          <w:szCs w:val="24"/>
        </w:rPr>
      </w:pPr>
      <w:r w:rsidRPr="0017775B">
        <w:rPr>
          <w:sz w:val="24"/>
          <w:szCs w:val="24"/>
        </w:rPr>
        <w:t>Ďalší skvelý a v tomto prípade aj sladký spôsob, ako uchovať vitamíny a účinné látky z divokých byliniek</w:t>
      </w:r>
      <w:r w:rsidR="00910050" w:rsidRPr="0017775B">
        <w:rPr>
          <w:sz w:val="24"/>
          <w:szCs w:val="24"/>
        </w:rPr>
        <w:t>,</w:t>
      </w:r>
      <w:r w:rsidRPr="0017775B">
        <w:rPr>
          <w:sz w:val="24"/>
          <w:szCs w:val="24"/>
        </w:rPr>
        <w:t xml:space="preserve"> je vyrobiť si bylinkov</w:t>
      </w:r>
      <w:r w:rsidR="00910050" w:rsidRPr="0017775B">
        <w:rPr>
          <w:sz w:val="24"/>
          <w:szCs w:val="24"/>
        </w:rPr>
        <w:t>ý</w:t>
      </w:r>
      <w:r w:rsidRPr="0017775B">
        <w:rPr>
          <w:sz w:val="24"/>
          <w:szCs w:val="24"/>
        </w:rPr>
        <w:t xml:space="preserve"> cukor. Takýto cukor používam najčastejši</w:t>
      </w:r>
      <w:r w:rsidR="00E32380" w:rsidRPr="0017775B">
        <w:rPr>
          <w:sz w:val="24"/>
          <w:szCs w:val="24"/>
        </w:rPr>
        <w:t>e v rôznych nepečených koláčoch</w:t>
      </w:r>
      <w:r w:rsidRPr="0017775B">
        <w:rPr>
          <w:sz w:val="24"/>
          <w:szCs w:val="24"/>
        </w:rPr>
        <w:t xml:space="preserve"> alebo ako náhradu klasického cukru v dezertoch.</w:t>
      </w:r>
      <w:r w:rsidR="00DE56B9" w:rsidRPr="00DE56B9">
        <w:t xml:space="preserve"> </w:t>
      </w:r>
      <w:r w:rsidR="00DE56B9" w:rsidRPr="00DE56B9">
        <w:rPr>
          <w:sz w:val="24"/>
          <w:szCs w:val="24"/>
        </w:rPr>
        <w:t>Pridaním voňavých bylinných cukrov do vašich obľúbených zimných receptov zmeníte spôsob pečenia!</w:t>
      </w:r>
      <w:r w:rsidR="00DE56B9">
        <w:rPr>
          <w:sz w:val="24"/>
          <w:szCs w:val="24"/>
        </w:rPr>
        <w:t xml:space="preserve"> </w:t>
      </w:r>
      <w:r w:rsidRPr="0017775B">
        <w:rPr>
          <w:sz w:val="24"/>
          <w:szCs w:val="24"/>
        </w:rPr>
        <w:t xml:space="preserve"> </w:t>
      </w:r>
    </w:p>
    <w:p w14:paraId="28454676" w14:textId="6B9C34F1" w:rsidR="003B2CBB" w:rsidRDefault="003B2CBB" w:rsidP="0017775B">
      <w:pPr>
        <w:spacing w:after="0"/>
        <w:contextualSpacing/>
        <w:rPr>
          <w:sz w:val="24"/>
          <w:szCs w:val="24"/>
        </w:rPr>
      </w:pPr>
      <w:r w:rsidRPr="0017775B">
        <w:rPr>
          <w:sz w:val="24"/>
          <w:szCs w:val="24"/>
        </w:rPr>
        <w:t xml:space="preserve">Na začiatok odporúčam vyberať aromatickejšie bylinky, ako </w:t>
      </w:r>
      <w:r w:rsidR="00E32380" w:rsidRPr="0017775B">
        <w:rPr>
          <w:sz w:val="24"/>
          <w:szCs w:val="24"/>
        </w:rPr>
        <w:t>sú</w:t>
      </w:r>
      <w:r w:rsidRPr="0017775B">
        <w:rPr>
          <w:sz w:val="24"/>
          <w:szCs w:val="24"/>
        </w:rPr>
        <w:t xml:space="preserve"> mäta, medovka či levanduľa. Ale nebojte sa vyskúšať ktorékoľvek </w:t>
      </w:r>
      <w:r w:rsidR="00E32380" w:rsidRPr="0017775B">
        <w:rPr>
          <w:sz w:val="24"/>
          <w:szCs w:val="24"/>
        </w:rPr>
        <w:t>divoké bylinky z tejto knihy</w:t>
      </w:r>
      <w:r w:rsidRPr="0017775B">
        <w:rPr>
          <w:sz w:val="24"/>
          <w:szCs w:val="24"/>
        </w:rPr>
        <w:t xml:space="preserve"> alebo ich kombináciu (teda </w:t>
      </w:r>
      <w:r w:rsidR="00E32380" w:rsidRPr="0017775B">
        <w:rPr>
          <w:sz w:val="24"/>
          <w:szCs w:val="24"/>
        </w:rPr>
        <w:t xml:space="preserve">okrem </w:t>
      </w:r>
      <w:r w:rsidR="00AD0106" w:rsidRPr="0017775B">
        <w:rPr>
          <w:sz w:val="24"/>
          <w:szCs w:val="24"/>
        </w:rPr>
        <w:t xml:space="preserve">cesnaku </w:t>
      </w:r>
      <w:r w:rsidRPr="0017775B">
        <w:rPr>
          <w:sz w:val="24"/>
          <w:szCs w:val="24"/>
        </w:rPr>
        <w:t xml:space="preserve">medvedieho). Ja rada pracujem napr. so žihľavovým či skorocelovým cukrom. </w:t>
      </w:r>
    </w:p>
    <w:p w14:paraId="4C45E91C" w14:textId="77777777" w:rsidR="00DE56B9" w:rsidRDefault="00DE56B9" w:rsidP="0017775B">
      <w:pPr>
        <w:spacing w:after="0"/>
        <w:contextualSpacing/>
        <w:rPr>
          <w:sz w:val="24"/>
          <w:szCs w:val="24"/>
        </w:rPr>
      </w:pPr>
      <w:r>
        <w:rPr>
          <w:sz w:val="24"/>
          <w:szCs w:val="24"/>
        </w:rPr>
        <w:t>V</w:t>
      </w:r>
      <w:r w:rsidRPr="00DE56B9">
        <w:rPr>
          <w:sz w:val="24"/>
          <w:szCs w:val="24"/>
        </w:rPr>
        <w:t xml:space="preserve">eľa druhov cukrov s bylinkami sa dá vyrobiť doma z ingrediencií, ktoré už máte po ruke. </w:t>
      </w:r>
    </w:p>
    <w:p w14:paraId="442FB64F" w14:textId="77777777" w:rsidR="00DE56B9" w:rsidRDefault="00DE56B9" w:rsidP="0017775B">
      <w:pPr>
        <w:spacing w:after="0"/>
        <w:contextualSpacing/>
        <w:rPr>
          <w:sz w:val="24"/>
          <w:szCs w:val="24"/>
        </w:rPr>
      </w:pPr>
    </w:p>
    <w:p w14:paraId="62A7F131" w14:textId="0555B5E5" w:rsidR="00DE56B9" w:rsidRDefault="00DE56B9" w:rsidP="0017775B">
      <w:pPr>
        <w:spacing w:after="0"/>
        <w:contextualSpacing/>
        <w:rPr>
          <w:sz w:val="24"/>
          <w:szCs w:val="24"/>
        </w:rPr>
      </w:pPr>
      <w:r>
        <w:rPr>
          <w:sz w:val="24"/>
          <w:szCs w:val="24"/>
        </w:rPr>
        <w:t>Aj vy radi dávate originálne jedlé darčeky?</w:t>
      </w:r>
      <w:r w:rsidRPr="00DE56B9">
        <w:rPr>
          <w:sz w:val="24"/>
          <w:szCs w:val="24"/>
        </w:rPr>
        <w:t xml:space="preserve"> </w:t>
      </w:r>
      <w:r>
        <w:rPr>
          <w:sz w:val="24"/>
          <w:szCs w:val="24"/>
        </w:rPr>
        <w:t>Bylinkový cukor je práve ten darček</w:t>
      </w:r>
      <w:r w:rsidRPr="00DE56B9">
        <w:rPr>
          <w:sz w:val="24"/>
          <w:szCs w:val="24"/>
        </w:rPr>
        <w:t>, na ktorý vy – ani váš príjemca – tak skoro nezabudnete.</w:t>
      </w:r>
    </w:p>
    <w:p w14:paraId="25D3B649" w14:textId="4604E0F1" w:rsidR="0017775B" w:rsidRDefault="0017775B" w:rsidP="0017775B">
      <w:pPr>
        <w:spacing w:after="0"/>
        <w:contextualSpacing/>
        <w:rPr>
          <w:sz w:val="24"/>
          <w:szCs w:val="24"/>
        </w:rPr>
      </w:pPr>
    </w:p>
    <w:p w14:paraId="44364FE6" w14:textId="21DE7FAB" w:rsidR="0017775B" w:rsidRPr="0017775B" w:rsidRDefault="0017775B" w:rsidP="0017775B">
      <w:pPr>
        <w:spacing w:after="0"/>
        <w:contextualSpacing/>
        <w:rPr>
          <w:b/>
          <w:sz w:val="24"/>
          <w:szCs w:val="24"/>
        </w:rPr>
      </w:pPr>
      <w:r w:rsidRPr="0017775B">
        <w:rPr>
          <w:b/>
          <w:sz w:val="24"/>
          <w:szCs w:val="24"/>
        </w:rPr>
        <w:t>Postup:</w:t>
      </w:r>
    </w:p>
    <w:p w14:paraId="019334AF" w14:textId="16C7D7FF" w:rsidR="00D7601B" w:rsidRPr="0017775B" w:rsidRDefault="00D7601B" w:rsidP="0017775B">
      <w:pPr>
        <w:spacing w:after="0"/>
        <w:rPr>
          <w:sz w:val="24"/>
          <w:szCs w:val="24"/>
        </w:rPr>
      </w:pPr>
      <w:r w:rsidRPr="0017775B">
        <w:rPr>
          <w:sz w:val="24"/>
          <w:szCs w:val="24"/>
        </w:rPr>
        <w:t>Najskôr si vyrobíte bylinkový prášok podľa postupu v predchádzajúcej kapitole. Trstinový cukor alebo panelu (sušenú trstinovú šťavu) zomeliete na prášok a zmiešate v pomere 1:1 s bylinkovým práškom. Pomer si</w:t>
      </w:r>
      <w:r w:rsidR="004C597C" w:rsidRPr="0017775B">
        <w:rPr>
          <w:sz w:val="24"/>
          <w:szCs w:val="24"/>
        </w:rPr>
        <w:t>,</w:t>
      </w:r>
      <w:r w:rsidRPr="0017775B">
        <w:rPr>
          <w:sz w:val="24"/>
          <w:szCs w:val="24"/>
        </w:rPr>
        <w:t xml:space="preserve"> samozrejme</w:t>
      </w:r>
      <w:r w:rsidR="004C597C" w:rsidRPr="0017775B">
        <w:rPr>
          <w:sz w:val="24"/>
          <w:szCs w:val="24"/>
        </w:rPr>
        <w:t>,</w:t>
      </w:r>
      <w:r w:rsidRPr="0017775B">
        <w:rPr>
          <w:sz w:val="24"/>
          <w:szCs w:val="24"/>
        </w:rPr>
        <w:t xml:space="preserve"> môžete upraviť podľa </w:t>
      </w:r>
      <w:r w:rsidR="008B773B" w:rsidRPr="0017775B">
        <w:rPr>
          <w:sz w:val="24"/>
          <w:szCs w:val="24"/>
        </w:rPr>
        <w:t>svojich</w:t>
      </w:r>
      <w:r w:rsidRPr="0017775B">
        <w:rPr>
          <w:sz w:val="24"/>
          <w:szCs w:val="24"/>
        </w:rPr>
        <w:t xml:space="preserve"> chutí. </w:t>
      </w:r>
    </w:p>
    <w:p w14:paraId="79402823" w14:textId="77777777" w:rsidR="0017775B" w:rsidRDefault="0017775B" w:rsidP="0017775B">
      <w:pPr>
        <w:spacing w:after="0"/>
        <w:rPr>
          <w:sz w:val="24"/>
          <w:szCs w:val="24"/>
        </w:rPr>
      </w:pPr>
    </w:p>
    <w:p w14:paraId="0758C8A9" w14:textId="2D50CBCA" w:rsidR="00D7601B" w:rsidRDefault="00D7601B" w:rsidP="0017775B">
      <w:pPr>
        <w:spacing w:after="0"/>
        <w:rPr>
          <w:sz w:val="24"/>
          <w:szCs w:val="24"/>
        </w:rPr>
      </w:pPr>
      <w:r w:rsidRPr="0017775B">
        <w:rPr>
          <w:sz w:val="24"/>
          <w:szCs w:val="24"/>
        </w:rPr>
        <w:t xml:space="preserve">Skladujte v uzatvárateľnom pohári na tmavom mieste. </w:t>
      </w:r>
    </w:p>
    <w:p w14:paraId="0FA6CEA4" w14:textId="77777777" w:rsidR="0017775B" w:rsidRPr="000563E8" w:rsidRDefault="0017775B" w:rsidP="000563E8">
      <w:pPr>
        <w:spacing w:after="0"/>
        <w:contextualSpacing/>
        <w:rPr>
          <w:sz w:val="24"/>
          <w:szCs w:val="24"/>
        </w:rPr>
      </w:pPr>
    </w:p>
    <w:p w14:paraId="266DEBB0" w14:textId="77777777" w:rsidR="000563E8" w:rsidRPr="000563E8" w:rsidRDefault="000563E8" w:rsidP="000563E8">
      <w:pPr>
        <w:spacing w:after="0"/>
        <w:contextualSpacing/>
        <w:rPr>
          <w:sz w:val="24"/>
          <w:szCs w:val="24"/>
        </w:rPr>
      </w:pPr>
    </w:p>
    <w:p w14:paraId="27CC00D4" w14:textId="38B5A5D0" w:rsidR="004F404B" w:rsidRPr="000563E8" w:rsidRDefault="004F404B" w:rsidP="000563E8">
      <w:pPr>
        <w:spacing w:after="0"/>
        <w:contextualSpacing/>
        <w:jc w:val="center"/>
        <w:rPr>
          <w:b/>
          <w:sz w:val="24"/>
          <w:szCs w:val="24"/>
          <w:highlight w:val="cyan"/>
        </w:rPr>
      </w:pPr>
      <w:r w:rsidRPr="000563E8">
        <w:rPr>
          <w:b/>
          <w:sz w:val="24"/>
          <w:szCs w:val="24"/>
          <w:highlight w:val="cyan"/>
        </w:rPr>
        <w:t>Bylinkové tinktúry</w:t>
      </w:r>
      <w:r w:rsidR="00FD7BC3" w:rsidRPr="00FD7BC3">
        <w:rPr>
          <w:b/>
          <w:sz w:val="24"/>
          <w:szCs w:val="24"/>
        </w:rPr>
        <w:t xml:space="preserve">                                    </w:t>
      </w:r>
      <w:commentRangeStart w:id="37"/>
      <w:r w:rsidR="00FD7BC3" w:rsidRPr="00FD7BC3">
        <w:rPr>
          <w:b/>
          <w:sz w:val="24"/>
          <w:szCs w:val="24"/>
          <w:highlight w:val="red"/>
        </w:rPr>
        <w:t>FOTO</w:t>
      </w:r>
      <w:commentRangeEnd w:id="37"/>
      <w:r w:rsidR="00FD7BC3">
        <w:rPr>
          <w:rStyle w:val="Odkaznakomentr"/>
        </w:rPr>
        <w:commentReference w:id="37"/>
      </w:r>
    </w:p>
    <w:p w14:paraId="0928FCB8" w14:textId="77777777" w:rsidR="000563E8" w:rsidRDefault="000563E8" w:rsidP="000563E8">
      <w:pPr>
        <w:spacing w:after="0"/>
        <w:contextualSpacing/>
        <w:rPr>
          <w:sz w:val="24"/>
          <w:szCs w:val="24"/>
        </w:rPr>
      </w:pPr>
    </w:p>
    <w:p w14:paraId="58489E67" w14:textId="0473CCA1" w:rsidR="00765F8A" w:rsidRDefault="004F404B" w:rsidP="000563E8">
      <w:pPr>
        <w:spacing w:after="0"/>
        <w:contextualSpacing/>
        <w:rPr>
          <w:sz w:val="24"/>
          <w:szCs w:val="24"/>
        </w:rPr>
      </w:pPr>
      <w:r w:rsidRPr="000563E8">
        <w:rPr>
          <w:sz w:val="24"/>
          <w:szCs w:val="24"/>
        </w:rPr>
        <w:t>Chvála alkoholu? To určite nie, ale v prípade tinktúr je alkohol vítaným pomocníkom. Výroba bylinkových tinktúr patrí medzi moje začiatky s experimentovaním, na čo všetk</w:t>
      </w:r>
      <w:r w:rsidR="00F6161A" w:rsidRPr="000563E8">
        <w:rPr>
          <w:sz w:val="24"/>
          <w:szCs w:val="24"/>
        </w:rPr>
        <w:t xml:space="preserve">o sa dajú (teda okrem </w:t>
      </w:r>
      <w:r w:rsidR="00A716CB" w:rsidRPr="000563E8">
        <w:rPr>
          <w:sz w:val="24"/>
          <w:szCs w:val="24"/>
        </w:rPr>
        <w:t>jedál</w:t>
      </w:r>
      <w:r w:rsidRPr="000563E8">
        <w:rPr>
          <w:sz w:val="24"/>
          <w:szCs w:val="24"/>
        </w:rPr>
        <w:t>) bylinky využiť.</w:t>
      </w:r>
      <w:r w:rsidR="00F6161A" w:rsidRPr="000563E8">
        <w:rPr>
          <w:sz w:val="24"/>
          <w:szCs w:val="24"/>
        </w:rPr>
        <w:t xml:space="preserve"> Tinktúry sú silné extrakty z rastlín a nemali by sa používať dlhodobo, </w:t>
      </w:r>
      <w:r w:rsidR="008F3280" w:rsidRPr="000563E8">
        <w:rPr>
          <w:sz w:val="24"/>
          <w:szCs w:val="24"/>
        </w:rPr>
        <w:t xml:space="preserve">ale </w:t>
      </w:r>
      <w:r w:rsidR="00F6161A" w:rsidRPr="000563E8">
        <w:rPr>
          <w:sz w:val="24"/>
          <w:szCs w:val="24"/>
        </w:rPr>
        <w:t xml:space="preserve">iba vtedy, keď si to náš zdravotný stav vyžaduje. </w:t>
      </w:r>
      <w:r w:rsidR="00765F8A" w:rsidRPr="000563E8">
        <w:rPr>
          <w:sz w:val="24"/>
          <w:szCs w:val="24"/>
        </w:rPr>
        <w:t xml:space="preserve">Takisto platí, že tinktúry by sa mali používať </w:t>
      </w:r>
      <w:r w:rsidR="0037508E" w:rsidRPr="000563E8">
        <w:rPr>
          <w:sz w:val="24"/>
          <w:szCs w:val="24"/>
        </w:rPr>
        <w:t xml:space="preserve">len </w:t>
      </w:r>
      <w:r w:rsidR="00765F8A" w:rsidRPr="000563E8">
        <w:rPr>
          <w:sz w:val="24"/>
          <w:szCs w:val="24"/>
        </w:rPr>
        <w:t>keď máme problém, nie preventívne. Naša zdravá strava je základ pre našu imunitu. Tinktúry sú prvá pomoc, keď si telo nevie rady.</w:t>
      </w:r>
    </w:p>
    <w:p w14:paraId="697DEF4A" w14:textId="77777777" w:rsidR="000563E8" w:rsidRPr="000563E8" w:rsidRDefault="000563E8" w:rsidP="000563E8">
      <w:pPr>
        <w:spacing w:after="0"/>
        <w:contextualSpacing/>
        <w:rPr>
          <w:sz w:val="24"/>
          <w:szCs w:val="24"/>
        </w:rPr>
      </w:pPr>
    </w:p>
    <w:p w14:paraId="77B065F9" w14:textId="77777777" w:rsidR="000563E8" w:rsidRDefault="004F404B" w:rsidP="000563E8">
      <w:pPr>
        <w:spacing w:after="0"/>
        <w:contextualSpacing/>
        <w:rPr>
          <w:sz w:val="24"/>
          <w:szCs w:val="24"/>
        </w:rPr>
      </w:pPr>
      <w:r w:rsidRPr="000563E8">
        <w:rPr>
          <w:sz w:val="24"/>
          <w:szCs w:val="24"/>
        </w:rPr>
        <w:t xml:space="preserve">Pri tinktúrach v podstate ani nie je čo pokaziť, </w:t>
      </w:r>
      <w:r w:rsidR="00127E6C" w:rsidRPr="000563E8">
        <w:rPr>
          <w:sz w:val="24"/>
          <w:szCs w:val="24"/>
        </w:rPr>
        <w:t>pokiaľ</w:t>
      </w:r>
      <w:r w:rsidRPr="000563E8">
        <w:rPr>
          <w:sz w:val="24"/>
          <w:szCs w:val="24"/>
        </w:rPr>
        <w:t xml:space="preserve"> dodržíte </w:t>
      </w:r>
      <w:r w:rsidR="00127E6C" w:rsidRPr="000563E8">
        <w:rPr>
          <w:sz w:val="24"/>
          <w:szCs w:val="24"/>
        </w:rPr>
        <w:t>niekoľko</w:t>
      </w:r>
      <w:r w:rsidRPr="000563E8">
        <w:rPr>
          <w:sz w:val="24"/>
          <w:szCs w:val="24"/>
        </w:rPr>
        <w:t xml:space="preserve"> pravidiel. A to najmä:</w:t>
      </w:r>
    </w:p>
    <w:p w14:paraId="32D01BE5" w14:textId="77777777" w:rsidR="000563E8" w:rsidRDefault="000563E8" w:rsidP="000563E8">
      <w:pPr>
        <w:spacing w:after="0"/>
        <w:contextualSpacing/>
        <w:rPr>
          <w:sz w:val="24"/>
          <w:szCs w:val="24"/>
        </w:rPr>
      </w:pPr>
    </w:p>
    <w:p w14:paraId="7ADF7A7A" w14:textId="475F6C72" w:rsidR="004F404B" w:rsidRDefault="000563E8" w:rsidP="000563E8">
      <w:pPr>
        <w:spacing w:after="0"/>
        <w:contextualSpacing/>
        <w:rPr>
          <w:sz w:val="24"/>
          <w:szCs w:val="24"/>
        </w:rPr>
      </w:pPr>
      <w:r>
        <w:rPr>
          <w:sz w:val="24"/>
          <w:szCs w:val="24"/>
        </w:rPr>
        <w:t xml:space="preserve">1. </w:t>
      </w:r>
      <w:r w:rsidR="004F404B" w:rsidRPr="000563E8">
        <w:rPr>
          <w:sz w:val="24"/>
          <w:szCs w:val="24"/>
        </w:rPr>
        <w:t xml:space="preserve">Uprednostnite kvalitný biely alkohol </w:t>
      </w:r>
      <w:r w:rsidR="006908E9" w:rsidRPr="000563E8">
        <w:rPr>
          <w:sz w:val="24"/>
          <w:szCs w:val="24"/>
        </w:rPr>
        <w:t>–</w:t>
      </w:r>
      <w:r w:rsidR="004F404B" w:rsidRPr="000563E8">
        <w:rPr>
          <w:sz w:val="24"/>
          <w:szCs w:val="24"/>
        </w:rPr>
        <w:t xml:space="preserve"> destilát, maximálne </w:t>
      </w:r>
      <w:r w:rsidR="00492274" w:rsidRPr="000563E8">
        <w:rPr>
          <w:sz w:val="24"/>
          <w:szCs w:val="24"/>
        </w:rPr>
        <w:t>5</w:t>
      </w:r>
      <w:r w:rsidR="004F404B" w:rsidRPr="000563E8">
        <w:rPr>
          <w:sz w:val="24"/>
          <w:szCs w:val="24"/>
        </w:rPr>
        <w:t>0</w:t>
      </w:r>
      <w:r w:rsidR="00A716CB" w:rsidRPr="000563E8">
        <w:rPr>
          <w:sz w:val="24"/>
          <w:szCs w:val="24"/>
        </w:rPr>
        <w:t xml:space="preserve"> </w:t>
      </w:r>
      <w:r w:rsidR="004F404B" w:rsidRPr="000563E8">
        <w:rPr>
          <w:sz w:val="24"/>
          <w:szCs w:val="24"/>
        </w:rPr>
        <w:t>%, bez pridané</w:t>
      </w:r>
      <w:r w:rsidR="00900418" w:rsidRPr="000563E8">
        <w:rPr>
          <w:sz w:val="24"/>
          <w:szCs w:val="24"/>
        </w:rPr>
        <w:t>ho</w:t>
      </w:r>
      <w:r w:rsidR="004F404B" w:rsidRPr="000563E8">
        <w:rPr>
          <w:sz w:val="24"/>
          <w:szCs w:val="24"/>
        </w:rPr>
        <w:t xml:space="preserve"> cukru či príchutí. Vhodný je aj biely rum.</w:t>
      </w:r>
    </w:p>
    <w:p w14:paraId="1F16C3BA" w14:textId="77777777" w:rsidR="000563E8" w:rsidRPr="000563E8" w:rsidRDefault="000563E8" w:rsidP="000563E8">
      <w:pPr>
        <w:spacing w:after="0"/>
        <w:contextualSpacing/>
        <w:rPr>
          <w:sz w:val="24"/>
          <w:szCs w:val="24"/>
        </w:rPr>
      </w:pPr>
    </w:p>
    <w:p w14:paraId="6A6A8CBC" w14:textId="74CAE8CB" w:rsidR="004F404B" w:rsidRDefault="000563E8" w:rsidP="000563E8">
      <w:pPr>
        <w:spacing w:after="0"/>
        <w:contextualSpacing/>
        <w:rPr>
          <w:sz w:val="24"/>
          <w:szCs w:val="24"/>
        </w:rPr>
      </w:pPr>
      <w:r>
        <w:rPr>
          <w:sz w:val="24"/>
          <w:szCs w:val="24"/>
        </w:rPr>
        <w:t xml:space="preserve">2. </w:t>
      </w:r>
      <w:r w:rsidR="004F404B" w:rsidRPr="000563E8">
        <w:rPr>
          <w:sz w:val="24"/>
          <w:szCs w:val="24"/>
        </w:rPr>
        <w:t>Bylinky je vhodné nakrájať alebo nasekať, aby sa z nich uvoľnilo čo najviac látok.</w:t>
      </w:r>
      <w:r w:rsidR="00A716CB" w:rsidRPr="000563E8">
        <w:rPr>
          <w:sz w:val="24"/>
          <w:szCs w:val="24"/>
        </w:rPr>
        <w:t xml:space="preserve"> </w:t>
      </w:r>
      <w:r w:rsidR="00492274" w:rsidRPr="000563E8">
        <w:rPr>
          <w:sz w:val="24"/>
          <w:szCs w:val="24"/>
        </w:rPr>
        <w:t>Ak máte doma kvalitný lis na ovocie, určite ho využite aj pri príprave tinktúr</w:t>
      </w:r>
      <w:r w:rsidR="004F404B" w:rsidRPr="000563E8">
        <w:rPr>
          <w:sz w:val="24"/>
          <w:szCs w:val="24"/>
        </w:rPr>
        <w:t>.</w:t>
      </w:r>
      <w:r w:rsidR="00492274" w:rsidRPr="000563E8">
        <w:rPr>
          <w:sz w:val="24"/>
          <w:szCs w:val="24"/>
        </w:rPr>
        <w:t xml:space="preserve"> Bylinky tak pustia </w:t>
      </w:r>
      <w:r w:rsidR="004F404B" w:rsidRPr="000563E8">
        <w:rPr>
          <w:sz w:val="24"/>
          <w:szCs w:val="24"/>
        </w:rPr>
        <w:t>šťavu</w:t>
      </w:r>
      <w:r w:rsidR="00492274" w:rsidRPr="000563E8">
        <w:rPr>
          <w:sz w:val="24"/>
          <w:szCs w:val="24"/>
        </w:rPr>
        <w:t>, ktorú následne</w:t>
      </w:r>
      <w:r w:rsidR="004F404B" w:rsidRPr="000563E8">
        <w:rPr>
          <w:sz w:val="24"/>
          <w:szCs w:val="24"/>
        </w:rPr>
        <w:t xml:space="preserve"> zmieša</w:t>
      </w:r>
      <w:r w:rsidR="00492274" w:rsidRPr="000563E8">
        <w:rPr>
          <w:sz w:val="24"/>
          <w:szCs w:val="24"/>
        </w:rPr>
        <w:t>jte</w:t>
      </w:r>
      <w:r w:rsidR="004F404B" w:rsidRPr="000563E8">
        <w:rPr>
          <w:sz w:val="24"/>
          <w:szCs w:val="24"/>
        </w:rPr>
        <w:t xml:space="preserve"> aj s „odpadom“</w:t>
      </w:r>
      <w:r w:rsidR="00900418" w:rsidRPr="000563E8">
        <w:rPr>
          <w:sz w:val="24"/>
          <w:szCs w:val="24"/>
        </w:rPr>
        <w:t>,</w:t>
      </w:r>
      <w:r w:rsidR="004F404B" w:rsidRPr="000563E8">
        <w:rPr>
          <w:sz w:val="24"/>
          <w:szCs w:val="24"/>
        </w:rPr>
        <w:t xml:space="preserve"> čo vyjde z druhej strany lisu</w:t>
      </w:r>
      <w:r w:rsidR="00A716CB" w:rsidRPr="000563E8">
        <w:rPr>
          <w:sz w:val="24"/>
          <w:szCs w:val="24"/>
        </w:rPr>
        <w:t>,</w:t>
      </w:r>
      <w:r w:rsidR="004F404B" w:rsidRPr="000563E8">
        <w:rPr>
          <w:sz w:val="24"/>
          <w:szCs w:val="24"/>
        </w:rPr>
        <w:t xml:space="preserve"> a toto celé zalej</w:t>
      </w:r>
      <w:r w:rsidR="00492274" w:rsidRPr="000563E8">
        <w:rPr>
          <w:sz w:val="24"/>
          <w:szCs w:val="24"/>
        </w:rPr>
        <w:t>te</w:t>
      </w:r>
      <w:r w:rsidR="004F404B" w:rsidRPr="000563E8">
        <w:rPr>
          <w:sz w:val="24"/>
          <w:szCs w:val="24"/>
        </w:rPr>
        <w:t xml:space="preserve"> alkoholom. Takto vyrobená tinktúra je veľmi silná a účinná.</w:t>
      </w:r>
    </w:p>
    <w:p w14:paraId="672988A6" w14:textId="77777777" w:rsidR="000563E8" w:rsidRDefault="000563E8" w:rsidP="000563E8">
      <w:pPr>
        <w:spacing w:after="0"/>
        <w:contextualSpacing/>
        <w:rPr>
          <w:sz w:val="24"/>
          <w:szCs w:val="24"/>
        </w:rPr>
      </w:pPr>
    </w:p>
    <w:p w14:paraId="14A5F03A" w14:textId="2173A83E" w:rsidR="004F404B" w:rsidRDefault="000563E8" w:rsidP="000563E8">
      <w:pPr>
        <w:spacing w:after="0"/>
        <w:contextualSpacing/>
        <w:rPr>
          <w:sz w:val="24"/>
          <w:szCs w:val="24"/>
        </w:rPr>
      </w:pPr>
      <w:r>
        <w:rPr>
          <w:sz w:val="24"/>
          <w:szCs w:val="24"/>
        </w:rPr>
        <w:t xml:space="preserve">3. </w:t>
      </w:r>
      <w:r w:rsidR="004F404B" w:rsidRPr="000563E8">
        <w:rPr>
          <w:sz w:val="24"/>
          <w:szCs w:val="24"/>
        </w:rPr>
        <w:t>Všetky časti rastlinky musia byť ponorené pod hladinou.</w:t>
      </w:r>
    </w:p>
    <w:p w14:paraId="2F824F1F" w14:textId="77777777" w:rsidR="000563E8" w:rsidRPr="000563E8" w:rsidRDefault="000563E8" w:rsidP="000563E8">
      <w:pPr>
        <w:spacing w:after="0"/>
        <w:contextualSpacing/>
        <w:rPr>
          <w:sz w:val="24"/>
          <w:szCs w:val="24"/>
        </w:rPr>
      </w:pPr>
    </w:p>
    <w:p w14:paraId="3CFD9213" w14:textId="37C35FA6" w:rsidR="004F404B" w:rsidRDefault="000563E8" w:rsidP="000563E8">
      <w:pPr>
        <w:spacing w:after="0"/>
        <w:contextualSpacing/>
        <w:rPr>
          <w:sz w:val="24"/>
          <w:szCs w:val="24"/>
        </w:rPr>
      </w:pPr>
      <w:r>
        <w:rPr>
          <w:sz w:val="24"/>
          <w:szCs w:val="24"/>
        </w:rPr>
        <w:t xml:space="preserve">4. </w:t>
      </w:r>
      <w:r w:rsidR="004F404B" w:rsidRPr="000563E8">
        <w:rPr>
          <w:sz w:val="24"/>
          <w:szCs w:val="24"/>
        </w:rPr>
        <w:t>Tinktúru treba pravidelne premiešavať, stačí</w:t>
      </w:r>
      <w:r w:rsidR="0013496C" w:rsidRPr="000563E8">
        <w:rPr>
          <w:sz w:val="24"/>
          <w:szCs w:val="24"/>
        </w:rPr>
        <w:t>,</w:t>
      </w:r>
      <w:r w:rsidR="004F404B" w:rsidRPr="000563E8">
        <w:rPr>
          <w:sz w:val="24"/>
          <w:szCs w:val="24"/>
        </w:rPr>
        <w:t xml:space="preserve"> k</w:t>
      </w:r>
      <w:r w:rsidR="00A716CB" w:rsidRPr="000563E8">
        <w:rPr>
          <w:sz w:val="24"/>
          <w:szCs w:val="24"/>
        </w:rPr>
        <w:t>eď raz či dvakrát týždenne</w:t>
      </w:r>
      <w:r w:rsidR="0013496C" w:rsidRPr="000563E8">
        <w:rPr>
          <w:sz w:val="24"/>
          <w:szCs w:val="24"/>
        </w:rPr>
        <w:t xml:space="preserve"> </w:t>
      </w:r>
      <w:r w:rsidR="004F404B" w:rsidRPr="000563E8">
        <w:rPr>
          <w:sz w:val="24"/>
          <w:szCs w:val="24"/>
        </w:rPr>
        <w:t>pretrepete fľašku.</w:t>
      </w:r>
    </w:p>
    <w:p w14:paraId="7A7331ED" w14:textId="77777777" w:rsidR="000563E8" w:rsidRPr="000563E8" w:rsidRDefault="000563E8" w:rsidP="000563E8">
      <w:pPr>
        <w:spacing w:after="0"/>
        <w:contextualSpacing/>
        <w:rPr>
          <w:sz w:val="24"/>
          <w:szCs w:val="24"/>
        </w:rPr>
      </w:pPr>
    </w:p>
    <w:p w14:paraId="48F9E467" w14:textId="1B401AC2" w:rsidR="004F404B" w:rsidRPr="000563E8" w:rsidRDefault="000563E8" w:rsidP="000563E8">
      <w:pPr>
        <w:spacing w:after="0"/>
        <w:contextualSpacing/>
        <w:rPr>
          <w:sz w:val="24"/>
          <w:szCs w:val="24"/>
        </w:rPr>
      </w:pPr>
      <w:r>
        <w:rPr>
          <w:sz w:val="24"/>
          <w:szCs w:val="24"/>
        </w:rPr>
        <w:t xml:space="preserve">5. </w:t>
      </w:r>
      <w:r w:rsidR="004F404B" w:rsidRPr="000563E8">
        <w:rPr>
          <w:sz w:val="24"/>
          <w:szCs w:val="24"/>
        </w:rPr>
        <w:t>Maceruj</w:t>
      </w:r>
      <w:r w:rsidR="00FD7BC3">
        <w:rPr>
          <w:sz w:val="24"/>
          <w:szCs w:val="24"/>
        </w:rPr>
        <w:t>te</w:t>
      </w:r>
      <w:r w:rsidR="004F404B" w:rsidRPr="000563E8">
        <w:rPr>
          <w:sz w:val="24"/>
          <w:szCs w:val="24"/>
        </w:rPr>
        <w:t xml:space="preserve"> pri izbovej teplote a v tme.</w:t>
      </w:r>
      <w:r>
        <w:rPr>
          <w:sz w:val="24"/>
          <w:szCs w:val="24"/>
        </w:rPr>
        <w:t xml:space="preserve"> </w:t>
      </w:r>
      <w:r w:rsidR="004F404B" w:rsidRPr="000563E8">
        <w:rPr>
          <w:sz w:val="24"/>
          <w:szCs w:val="24"/>
        </w:rPr>
        <w:t xml:space="preserve">Doba výluhu závisí od veľkosti a tuhosti rastlinky, ale všeobecne platí cca 2 týždne. Tenké lístky žihľavy či púpavy stačí </w:t>
      </w:r>
      <w:r w:rsidR="00A716CB" w:rsidRPr="000563E8">
        <w:rPr>
          <w:sz w:val="24"/>
          <w:szCs w:val="24"/>
        </w:rPr>
        <w:t xml:space="preserve">lúhovať </w:t>
      </w:r>
      <w:r w:rsidR="004F404B" w:rsidRPr="000563E8">
        <w:rPr>
          <w:sz w:val="24"/>
          <w:szCs w:val="24"/>
        </w:rPr>
        <w:t>aj 10</w:t>
      </w:r>
      <w:r w:rsidR="0013496C" w:rsidRPr="000563E8">
        <w:rPr>
          <w:sz w:val="24"/>
          <w:szCs w:val="24"/>
        </w:rPr>
        <w:t xml:space="preserve"> </w:t>
      </w:r>
      <w:r w:rsidR="006908E9" w:rsidRPr="000563E8">
        <w:rPr>
          <w:sz w:val="24"/>
          <w:szCs w:val="24"/>
        </w:rPr>
        <w:t>–</w:t>
      </w:r>
      <w:r w:rsidR="0013496C" w:rsidRPr="000563E8">
        <w:rPr>
          <w:sz w:val="24"/>
          <w:szCs w:val="24"/>
        </w:rPr>
        <w:t xml:space="preserve"> </w:t>
      </w:r>
      <w:r w:rsidR="004F404B" w:rsidRPr="000563E8">
        <w:rPr>
          <w:sz w:val="24"/>
          <w:szCs w:val="24"/>
        </w:rPr>
        <w:t>12 dní. Naopak</w:t>
      </w:r>
      <w:r w:rsidR="0013496C" w:rsidRPr="000563E8">
        <w:rPr>
          <w:sz w:val="24"/>
          <w:szCs w:val="24"/>
        </w:rPr>
        <w:t>,</w:t>
      </w:r>
      <w:r w:rsidR="004F404B" w:rsidRPr="000563E8">
        <w:rPr>
          <w:sz w:val="24"/>
          <w:szCs w:val="24"/>
        </w:rPr>
        <w:t xml:space="preserve"> rastlinky, ktoré majú veľa éterických olejov a sú hrubšie, ako napr. podbeľ, pľúcnik, </w:t>
      </w:r>
      <w:proofErr w:type="spellStart"/>
      <w:r w:rsidR="004F404B" w:rsidRPr="000563E8">
        <w:rPr>
          <w:sz w:val="24"/>
          <w:szCs w:val="24"/>
        </w:rPr>
        <w:t>kostihoj</w:t>
      </w:r>
      <w:proofErr w:type="spellEnd"/>
      <w:r w:rsidR="00A716CB" w:rsidRPr="000563E8">
        <w:rPr>
          <w:sz w:val="24"/>
          <w:szCs w:val="24"/>
        </w:rPr>
        <w:t>,</w:t>
      </w:r>
      <w:r w:rsidR="004F404B" w:rsidRPr="000563E8">
        <w:rPr>
          <w:sz w:val="24"/>
          <w:szCs w:val="24"/>
        </w:rPr>
        <w:t xml:space="preserve"> ocenia aj dlhšie macerovanie. Korene bylín zase aj 2</w:t>
      </w:r>
      <w:r w:rsidR="00A716CB" w:rsidRPr="000563E8">
        <w:rPr>
          <w:sz w:val="24"/>
          <w:szCs w:val="24"/>
        </w:rPr>
        <w:t xml:space="preserve"> – </w:t>
      </w:r>
      <w:r w:rsidR="004F404B" w:rsidRPr="000563E8">
        <w:rPr>
          <w:sz w:val="24"/>
          <w:szCs w:val="24"/>
        </w:rPr>
        <w:t>3 mesiace...</w:t>
      </w:r>
    </w:p>
    <w:p w14:paraId="3A60AE4B" w14:textId="77777777" w:rsidR="000563E8" w:rsidRDefault="000563E8" w:rsidP="000563E8">
      <w:pPr>
        <w:spacing w:after="0"/>
        <w:contextualSpacing/>
        <w:rPr>
          <w:sz w:val="24"/>
          <w:szCs w:val="24"/>
        </w:rPr>
      </w:pPr>
    </w:p>
    <w:p w14:paraId="35BC2BA5" w14:textId="4C616EF5" w:rsidR="004F404B" w:rsidRDefault="000563E8" w:rsidP="000563E8">
      <w:pPr>
        <w:spacing w:after="0"/>
        <w:contextualSpacing/>
        <w:rPr>
          <w:sz w:val="24"/>
          <w:szCs w:val="24"/>
        </w:rPr>
      </w:pPr>
      <w:r>
        <w:rPr>
          <w:sz w:val="24"/>
          <w:szCs w:val="24"/>
        </w:rPr>
        <w:lastRenderedPageBreak/>
        <w:t>6.</w:t>
      </w:r>
      <w:r w:rsidR="000D4602">
        <w:rPr>
          <w:sz w:val="24"/>
          <w:szCs w:val="24"/>
        </w:rPr>
        <w:t xml:space="preserve"> </w:t>
      </w:r>
      <w:r w:rsidR="004F404B" w:rsidRPr="000563E8">
        <w:rPr>
          <w:sz w:val="24"/>
          <w:szCs w:val="24"/>
        </w:rPr>
        <w:t xml:space="preserve">Po uplynutí doby ich </w:t>
      </w:r>
      <w:proofErr w:type="spellStart"/>
      <w:r w:rsidR="004F404B" w:rsidRPr="000563E8">
        <w:rPr>
          <w:sz w:val="24"/>
          <w:szCs w:val="24"/>
        </w:rPr>
        <w:t>sce</w:t>
      </w:r>
      <w:r w:rsidR="00FD7BC3">
        <w:rPr>
          <w:sz w:val="24"/>
          <w:szCs w:val="24"/>
        </w:rPr>
        <w:t>ďte</w:t>
      </w:r>
      <w:r w:rsidR="004F404B" w:rsidRPr="000563E8">
        <w:rPr>
          <w:sz w:val="24"/>
          <w:szCs w:val="24"/>
        </w:rPr>
        <w:t>e</w:t>
      </w:r>
      <w:proofErr w:type="spellEnd"/>
      <w:r w:rsidR="004F404B" w:rsidRPr="000563E8">
        <w:rPr>
          <w:sz w:val="24"/>
          <w:szCs w:val="24"/>
        </w:rPr>
        <w:t xml:space="preserve"> cez husté sitko a odloží</w:t>
      </w:r>
      <w:r w:rsidR="00FD7BC3">
        <w:rPr>
          <w:sz w:val="24"/>
          <w:szCs w:val="24"/>
        </w:rPr>
        <w:t>t</w:t>
      </w:r>
      <w:r w:rsidR="004F404B" w:rsidRPr="000563E8">
        <w:rPr>
          <w:sz w:val="24"/>
          <w:szCs w:val="24"/>
        </w:rPr>
        <w:t>e na tmavé miesto, kde vydržia veľmi dlho.</w:t>
      </w:r>
    </w:p>
    <w:p w14:paraId="2A2F4F0A" w14:textId="77777777" w:rsidR="000563E8" w:rsidRPr="000563E8" w:rsidRDefault="000563E8" w:rsidP="000563E8">
      <w:pPr>
        <w:spacing w:after="0"/>
        <w:contextualSpacing/>
        <w:rPr>
          <w:sz w:val="24"/>
          <w:szCs w:val="24"/>
        </w:rPr>
      </w:pPr>
    </w:p>
    <w:p w14:paraId="4A4BA4CE" w14:textId="77777777" w:rsidR="000563E8" w:rsidRPr="000563E8" w:rsidRDefault="000563E8" w:rsidP="000563E8">
      <w:pPr>
        <w:spacing w:after="0"/>
        <w:contextualSpacing/>
        <w:rPr>
          <w:b/>
          <w:sz w:val="24"/>
          <w:szCs w:val="24"/>
        </w:rPr>
      </w:pPr>
      <w:r w:rsidRPr="000D4602">
        <w:rPr>
          <w:b/>
          <w:sz w:val="24"/>
          <w:szCs w:val="24"/>
          <w:highlight w:val="yellow"/>
        </w:rPr>
        <w:t>TIP:</w:t>
      </w:r>
    </w:p>
    <w:p w14:paraId="0EE325D2" w14:textId="615CC64B" w:rsidR="004F404B" w:rsidRDefault="004F404B" w:rsidP="000563E8">
      <w:pPr>
        <w:spacing w:after="0"/>
        <w:contextualSpacing/>
        <w:rPr>
          <w:sz w:val="24"/>
          <w:szCs w:val="24"/>
        </w:rPr>
      </w:pPr>
      <w:r w:rsidRPr="000563E8">
        <w:rPr>
          <w:sz w:val="24"/>
          <w:szCs w:val="24"/>
        </w:rPr>
        <w:t>Niekto</w:t>
      </w:r>
      <w:r w:rsidR="00A716CB" w:rsidRPr="000563E8">
        <w:rPr>
          <w:sz w:val="24"/>
          <w:szCs w:val="24"/>
        </w:rPr>
        <w:t>ré tinktúry používame viac</w:t>
      </w:r>
      <w:r w:rsidRPr="000563E8">
        <w:rPr>
          <w:sz w:val="24"/>
          <w:szCs w:val="24"/>
        </w:rPr>
        <w:t>, ak</w:t>
      </w:r>
      <w:r w:rsidR="00A716CB" w:rsidRPr="000563E8">
        <w:rPr>
          <w:sz w:val="24"/>
          <w:szCs w:val="24"/>
        </w:rPr>
        <w:t>o napríklad tinktúry z </w:t>
      </w:r>
      <w:proofErr w:type="spellStart"/>
      <w:r w:rsidR="00A716CB" w:rsidRPr="000563E8">
        <w:rPr>
          <w:sz w:val="24"/>
          <w:szCs w:val="24"/>
        </w:rPr>
        <w:t>echinacey</w:t>
      </w:r>
      <w:proofErr w:type="spellEnd"/>
      <w:r w:rsidRPr="000563E8">
        <w:rPr>
          <w:sz w:val="24"/>
          <w:szCs w:val="24"/>
        </w:rPr>
        <w:t xml:space="preserve"> purpurovej či </w:t>
      </w:r>
      <w:proofErr w:type="spellStart"/>
      <w:r w:rsidRPr="000563E8">
        <w:rPr>
          <w:sz w:val="24"/>
          <w:szCs w:val="24"/>
        </w:rPr>
        <w:t>kapucínky</w:t>
      </w:r>
      <w:proofErr w:type="spellEnd"/>
      <w:r w:rsidRPr="000563E8">
        <w:rPr>
          <w:sz w:val="24"/>
          <w:szCs w:val="24"/>
        </w:rPr>
        <w:t>, čo sú prírodn</w:t>
      </w:r>
      <w:r w:rsidR="00CE2C0B" w:rsidRPr="000563E8">
        <w:rPr>
          <w:sz w:val="24"/>
          <w:szCs w:val="24"/>
        </w:rPr>
        <w:t>é</w:t>
      </w:r>
      <w:r w:rsidRPr="000563E8">
        <w:rPr>
          <w:sz w:val="24"/>
          <w:szCs w:val="24"/>
        </w:rPr>
        <w:t xml:space="preserve"> antibiotik</w:t>
      </w:r>
      <w:r w:rsidR="00CE2C0B" w:rsidRPr="000563E8">
        <w:rPr>
          <w:sz w:val="24"/>
          <w:szCs w:val="24"/>
        </w:rPr>
        <w:t>á</w:t>
      </w:r>
      <w:r w:rsidRPr="000563E8">
        <w:rPr>
          <w:sz w:val="24"/>
          <w:szCs w:val="24"/>
        </w:rPr>
        <w:t xml:space="preserve">. Tak si robím železnú rezervu pre prípad, </w:t>
      </w:r>
      <w:r w:rsidR="00A716CB" w:rsidRPr="000563E8">
        <w:rPr>
          <w:sz w:val="24"/>
          <w:szCs w:val="24"/>
        </w:rPr>
        <w:t>ak by sa</w:t>
      </w:r>
      <w:r w:rsidRPr="000563E8">
        <w:rPr>
          <w:sz w:val="24"/>
          <w:szCs w:val="24"/>
        </w:rPr>
        <w:t xml:space="preserve"> náhodou minuli skôr.</w:t>
      </w:r>
    </w:p>
    <w:p w14:paraId="3F302874" w14:textId="77777777" w:rsidR="000D4602" w:rsidRPr="000563E8" w:rsidRDefault="000D4602" w:rsidP="000563E8">
      <w:pPr>
        <w:spacing w:after="0"/>
        <w:contextualSpacing/>
        <w:rPr>
          <w:sz w:val="24"/>
          <w:szCs w:val="24"/>
        </w:rPr>
      </w:pPr>
    </w:p>
    <w:p w14:paraId="3B2EAAB4" w14:textId="358CB1A0" w:rsidR="004F404B" w:rsidRDefault="00A716CB" w:rsidP="000563E8">
      <w:pPr>
        <w:spacing w:after="0"/>
        <w:contextualSpacing/>
        <w:rPr>
          <w:sz w:val="24"/>
          <w:szCs w:val="24"/>
        </w:rPr>
      </w:pPr>
      <w:r w:rsidRPr="000563E8">
        <w:rPr>
          <w:sz w:val="24"/>
          <w:szCs w:val="24"/>
        </w:rPr>
        <w:t xml:space="preserve">Robím </w:t>
      </w:r>
      <w:r w:rsidR="004F404B" w:rsidRPr="000563E8">
        <w:rPr>
          <w:sz w:val="24"/>
          <w:szCs w:val="24"/>
        </w:rPr>
        <w:t xml:space="preserve">to tak, že neprecedím celú tinktúru. Nechám trochu alkoholu aj s bylinkou a odložím ho do malého zaváraninového pohárika na tmavé miesto. </w:t>
      </w:r>
      <w:r w:rsidR="001B11B0" w:rsidRPr="000563E8">
        <w:rPr>
          <w:sz w:val="24"/>
          <w:szCs w:val="24"/>
        </w:rPr>
        <w:t>K</w:t>
      </w:r>
      <w:r w:rsidR="004F404B" w:rsidRPr="000563E8">
        <w:rPr>
          <w:sz w:val="24"/>
          <w:szCs w:val="24"/>
        </w:rPr>
        <w:t xml:space="preserve">eď </w:t>
      </w:r>
      <w:r w:rsidR="001B11B0" w:rsidRPr="000563E8">
        <w:rPr>
          <w:sz w:val="24"/>
          <w:szCs w:val="24"/>
        </w:rPr>
        <w:t>zbadám</w:t>
      </w:r>
      <w:r w:rsidR="004F404B" w:rsidRPr="000563E8">
        <w:rPr>
          <w:sz w:val="24"/>
          <w:szCs w:val="24"/>
        </w:rPr>
        <w:t xml:space="preserve">, že sa mi tinktúra míňa, dolejem do tohto silného </w:t>
      </w:r>
      <w:r w:rsidRPr="000563E8">
        <w:rPr>
          <w:sz w:val="24"/>
          <w:szCs w:val="24"/>
        </w:rPr>
        <w:t>zvyšku</w:t>
      </w:r>
      <w:r w:rsidR="004F404B" w:rsidRPr="000563E8">
        <w:rPr>
          <w:sz w:val="24"/>
          <w:szCs w:val="24"/>
        </w:rPr>
        <w:t xml:space="preserve"> alkohol na zriedenie. Už to </w:t>
      </w:r>
      <w:r w:rsidR="001E1720" w:rsidRPr="000563E8">
        <w:rPr>
          <w:sz w:val="24"/>
          <w:szCs w:val="24"/>
        </w:rPr>
        <w:t xml:space="preserve">ďalej </w:t>
      </w:r>
      <w:r w:rsidR="004F404B" w:rsidRPr="000563E8">
        <w:rPr>
          <w:sz w:val="24"/>
          <w:szCs w:val="24"/>
        </w:rPr>
        <w:t>necedím, nechám iba pri izbovej teplote.</w:t>
      </w:r>
    </w:p>
    <w:p w14:paraId="7187058A" w14:textId="77777777" w:rsidR="000D4602" w:rsidRPr="000563E8" w:rsidRDefault="000D4602" w:rsidP="000563E8">
      <w:pPr>
        <w:spacing w:after="0"/>
        <w:contextualSpacing/>
        <w:rPr>
          <w:sz w:val="24"/>
          <w:szCs w:val="24"/>
        </w:rPr>
      </w:pPr>
    </w:p>
    <w:p w14:paraId="208F466E" w14:textId="77777777" w:rsidR="004F404B" w:rsidRPr="000D4602" w:rsidRDefault="004F404B" w:rsidP="000563E8">
      <w:pPr>
        <w:spacing w:after="0"/>
        <w:contextualSpacing/>
        <w:rPr>
          <w:b/>
          <w:sz w:val="24"/>
          <w:szCs w:val="24"/>
        </w:rPr>
      </w:pPr>
      <w:r w:rsidRPr="000D4602">
        <w:rPr>
          <w:b/>
          <w:sz w:val="24"/>
          <w:szCs w:val="24"/>
        </w:rPr>
        <w:t>Dávkovanie:</w:t>
      </w:r>
    </w:p>
    <w:p w14:paraId="338DB125" w14:textId="63EC64BC" w:rsidR="004F404B" w:rsidRDefault="004F404B" w:rsidP="000563E8">
      <w:pPr>
        <w:spacing w:after="0"/>
        <w:contextualSpacing/>
        <w:rPr>
          <w:sz w:val="24"/>
          <w:szCs w:val="24"/>
        </w:rPr>
      </w:pPr>
      <w:r w:rsidRPr="000563E8">
        <w:rPr>
          <w:sz w:val="24"/>
          <w:szCs w:val="24"/>
        </w:rPr>
        <w:t xml:space="preserve">Všeobecne </w:t>
      </w:r>
      <w:r w:rsidR="00765F8A" w:rsidRPr="000563E8">
        <w:rPr>
          <w:sz w:val="24"/>
          <w:szCs w:val="24"/>
        </w:rPr>
        <w:t xml:space="preserve">pri tinktúrach </w:t>
      </w:r>
      <w:r w:rsidRPr="000563E8">
        <w:rPr>
          <w:sz w:val="24"/>
          <w:szCs w:val="24"/>
        </w:rPr>
        <w:t>platí, že sa užíva 1 kvapka na 1 kg hmotnosti, rozdelená na 2</w:t>
      </w:r>
      <w:r w:rsidR="006908E9" w:rsidRPr="000563E8">
        <w:rPr>
          <w:sz w:val="24"/>
          <w:szCs w:val="24"/>
        </w:rPr>
        <w:t xml:space="preserve"> – </w:t>
      </w:r>
      <w:r w:rsidRPr="000563E8">
        <w:rPr>
          <w:sz w:val="24"/>
          <w:szCs w:val="24"/>
        </w:rPr>
        <w:t>3 denné dávky. To znamená, ak vážim 60 kg, tak moje dávkovanie je 3</w:t>
      </w:r>
      <w:r w:rsidR="006908E9" w:rsidRPr="000563E8">
        <w:rPr>
          <w:sz w:val="24"/>
          <w:szCs w:val="24"/>
        </w:rPr>
        <w:t>-krát</w:t>
      </w:r>
      <w:r w:rsidRPr="000563E8">
        <w:rPr>
          <w:sz w:val="24"/>
          <w:szCs w:val="24"/>
        </w:rPr>
        <w:t xml:space="preserve"> denne 20 kvapiek, alebo 2</w:t>
      </w:r>
      <w:r w:rsidR="006908E9" w:rsidRPr="000563E8">
        <w:rPr>
          <w:sz w:val="24"/>
          <w:szCs w:val="24"/>
        </w:rPr>
        <w:t>-krát</w:t>
      </w:r>
      <w:r w:rsidRPr="000563E8">
        <w:rPr>
          <w:sz w:val="24"/>
          <w:szCs w:val="24"/>
        </w:rPr>
        <w:t xml:space="preserve"> denne 30 kvapiek.</w:t>
      </w:r>
    </w:p>
    <w:p w14:paraId="7EE165D2" w14:textId="77777777" w:rsidR="000D4602" w:rsidRPr="000563E8" w:rsidRDefault="000D4602" w:rsidP="000563E8">
      <w:pPr>
        <w:spacing w:after="0"/>
        <w:contextualSpacing/>
        <w:rPr>
          <w:sz w:val="24"/>
          <w:szCs w:val="24"/>
        </w:rPr>
      </w:pPr>
    </w:p>
    <w:p w14:paraId="5DD1A158" w14:textId="77121827" w:rsidR="004F404B" w:rsidRDefault="000D4602" w:rsidP="000563E8">
      <w:pPr>
        <w:spacing w:after="0"/>
        <w:contextualSpacing/>
        <w:rPr>
          <w:sz w:val="24"/>
          <w:szCs w:val="24"/>
        </w:rPr>
      </w:pPr>
      <w:r w:rsidRPr="000D4602">
        <w:rPr>
          <w:b/>
          <w:sz w:val="24"/>
          <w:szCs w:val="24"/>
          <w:highlight w:val="yellow"/>
        </w:rPr>
        <w:t>Dôležité!</w:t>
      </w:r>
      <w:r w:rsidR="004F404B" w:rsidRPr="000D4602">
        <w:rPr>
          <w:b/>
          <w:sz w:val="24"/>
          <w:szCs w:val="24"/>
        </w:rPr>
        <w:t xml:space="preserve"> </w:t>
      </w:r>
      <w:r w:rsidR="004F404B" w:rsidRPr="000563E8">
        <w:rPr>
          <w:sz w:val="24"/>
          <w:szCs w:val="24"/>
        </w:rPr>
        <w:t>K tinktúram pristupujte kvôli alkoholu</w:t>
      </w:r>
      <w:r w:rsidR="007D315D" w:rsidRPr="000563E8">
        <w:rPr>
          <w:sz w:val="24"/>
          <w:szCs w:val="24"/>
        </w:rPr>
        <w:t xml:space="preserve"> opatrne</w:t>
      </w:r>
      <w:r w:rsidR="004F404B" w:rsidRPr="000563E8">
        <w:rPr>
          <w:sz w:val="24"/>
          <w:szCs w:val="24"/>
        </w:rPr>
        <w:t xml:space="preserve">, hlavne tehotné, dojčiace ženy či deti. </w:t>
      </w:r>
      <w:r w:rsidR="00B47D3B" w:rsidRPr="000563E8">
        <w:rPr>
          <w:sz w:val="24"/>
          <w:szCs w:val="24"/>
        </w:rPr>
        <w:t>Rovnako ich neužívajte ani</w:t>
      </w:r>
      <w:r w:rsidR="004F404B" w:rsidRPr="000563E8">
        <w:rPr>
          <w:sz w:val="24"/>
          <w:szCs w:val="24"/>
        </w:rPr>
        <w:t xml:space="preserve"> pred jazdou autom. Eliminovať alkohol v tinktúre mô</w:t>
      </w:r>
      <w:r w:rsidR="009F5C9E" w:rsidRPr="000563E8">
        <w:rPr>
          <w:sz w:val="24"/>
          <w:szCs w:val="24"/>
        </w:rPr>
        <w:t>žete tak, že tinktúru nakvapkát</w:t>
      </w:r>
      <w:r w:rsidR="004F404B" w:rsidRPr="000563E8">
        <w:rPr>
          <w:sz w:val="24"/>
          <w:szCs w:val="24"/>
        </w:rPr>
        <w:t>e do horúcej vody a nechajte vychladnúť. Väčšina alkohol</w:t>
      </w:r>
      <w:r w:rsidR="00B47D3B" w:rsidRPr="000563E8">
        <w:rPr>
          <w:sz w:val="24"/>
          <w:szCs w:val="24"/>
        </w:rPr>
        <w:t>u</w:t>
      </w:r>
      <w:r w:rsidR="004F404B" w:rsidRPr="000563E8">
        <w:rPr>
          <w:sz w:val="24"/>
          <w:szCs w:val="24"/>
        </w:rPr>
        <w:t xml:space="preserve"> vyprchá a účinné látky zostanú.</w:t>
      </w:r>
    </w:p>
    <w:p w14:paraId="7655B072" w14:textId="77777777" w:rsidR="000D4602" w:rsidRPr="000563E8" w:rsidRDefault="000D4602" w:rsidP="000563E8">
      <w:pPr>
        <w:spacing w:after="0"/>
        <w:contextualSpacing/>
        <w:rPr>
          <w:sz w:val="24"/>
          <w:szCs w:val="24"/>
        </w:rPr>
      </w:pPr>
    </w:p>
    <w:p w14:paraId="4E27A30E" w14:textId="505EF5A8" w:rsidR="004F404B" w:rsidRDefault="004F404B" w:rsidP="000563E8">
      <w:pPr>
        <w:spacing w:after="0"/>
        <w:contextualSpacing/>
        <w:rPr>
          <w:sz w:val="24"/>
          <w:szCs w:val="24"/>
        </w:rPr>
      </w:pPr>
      <w:r w:rsidRPr="000563E8">
        <w:rPr>
          <w:sz w:val="24"/>
          <w:szCs w:val="24"/>
        </w:rPr>
        <w:t xml:space="preserve">Ak by sa </w:t>
      </w:r>
      <w:r w:rsidR="009F5C9E" w:rsidRPr="000563E8">
        <w:rPr>
          <w:sz w:val="24"/>
          <w:szCs w:val="24"/>
        </w:rPr>
        <w:t>v</w:t>
      </w:r>
      <w:r w:rsidRPr="000563E8">
        <w:rPr>
          <w:sz w:val="24"/>
          <w:szCs w:val="24"/>
        </w:rPr>
        <w:t xml:space="preserve">ám robenie tinktúr zapáčilo </w:t>
      </w:r>
      <w:r w:rsidR="007A3B15" w:rsidRPr="000563E8">
        <w:rPr>
          <w:sz w:val="24"/>
          <w:szCs w:val="24"/>
        </w:rPr>
        <w:t xml:space="preserve">tak </w:t>
      </w:r>
      <w:r w:rsidRPr="000563E8">
        <w:rPr>
          <w:sz w:val="24"/>
          <w:szCs w:val="24"/>
        </w:rPr>
        <w:t>ako môjmu manželovi, môžete skúšať aj rôzne kombinácie podľa účinnosti byliniek. Vyberte si 2</w:t>
      </w:r>
      <w:r w:rsidR="006908E9" w:rsidRPr="000563E8">
        <w:rPr>
          <w:sz w:val="24"/>
          <w:szCs w:val="24"/>
        </w:rPr>
        <w:t xml:space="preserve"> – </w:t>
      </w:r>
      <w:r w:rsidRPr="000563E8">
        <w:rPr>
          <w:sz w:val="24"/>
          <w:szCs w:val="24"/>
        </w:rPr>
        <w:t>3 bylinky s podobným účinkom a urobte si z nich jednu tinktúru.</w:t>
      </w:r>
    </w:p>
    <w:p w14:paraId="66030BC4" w14:textId="77777777" w:rsidR="000D4602" w:rsidRPr="000563E8" w:rsidRDefault="000D4602" w:rsidP="000563E8">
      <w:pPr>
        <w:spacing w:after="0"/>
        <w:contextualSpacing/>
        <w:rPr>
          <w:sz w:val="24"/>
          <w:szCs w:val="24"/>
        </w:rPr>
      </w:pPr>
    </w:p>
    <w:p w14:paraId="61A7341D" w14:textId="6355FD52" w:rsidR="004F404B" w:rsidRPr="000563E8" w:rsidRDefault="004F404B" w:rsidP="000563E8">
      <w:pPr>
        <w:spacing w:after="0"/>
        <w:contextualSpacing/>
        <w:rPr>
          <w:sz w:val="24"/>
          <w:szCs w:val="24"/>
        </w:rPr>
      </w:pPr>
      <w:r w:rsidRPr="000563E8">
        <w:rPr>
          <w:sz w:val="24"/>
          <w:szCs w:val="24"/>
        </w:rPr>
        <w:t>Alebo ďalší o</w:t>
      </w:r>
      <w:r w:rsidR="00765F8A" w:rsidRPr="000563E8">
        <w:rPr>
          <w:sz w:val="24"/>
          <w:szCs w:val="24"/>
        </w:rPr>
        <w:t>bľúbený spôsob môjho manžela</w:t>
      </w:r>
      <w:r w:rsidR="00D46DA6" w:rsidRPr="000563E8">
        <w:rPr>
          <w:sz w:val="24"/>
          <w:szCs w:val="24"/>
        </w:rPr>
        <w:t xml:space="preserve"> je pripravovať </w:t>
      </w:r>
      <w:r w:rsidRPr="000563E8">
        <w:rPr>
          <w:sz w:val="24"/>
          <w:szCs w:val="24"/>
        </w:rPr>
        <w:t xml:space="preserve">bylinkové tinktúry v kombinácii so sezónnym bobuľovým ovocím. Taká tinktúra zo šalvie, </w:t>
      </w:r>
      <w:r w:rsidR="00D46DA6" w:rsidRPr="000563E8">
        <w:rPr>
          <w:sz w:val="24"/>
          <w:szCs w:val="24"/>
        </w:rPr>
        <w:t xml:space="preserve">z </w:t>
      </w:r>
      <w:r w:rsidRPr="000563E8">
        <w:rPr>
          <w:sz w:val="24"/>
          <w:szCs w:val="24"/>
        </w:rPr>
        <w:t xml:space="preserve">mäty a ríbezlí je </w:t>
      </w:r>
      <w:r w:rsidR="00765F8A" w:rsidRPr="000563E8">
        <w:rPr>
          <w:sz w:val="24"/>
          <w:szCs w:val="24"/>
        </w:rPr>
        <w:t>naozaj</w:t>
      </w:r>
      <w:r w:rsidRPr="000563E8">
        <w:rPr>
          <w:sz w:val="24"/>
          <w:szCs w:val="24"/>
        </w:rPr>
        <w:t xml:space="preserve"> famózna</w:t>
      </w:r>
      <w:r w:rsidR="00D46DA6" w:rsidRPr="000563E8">
        <w:rPr>
          <w:sz w:val="24"/>
          <w:szCs w:val="24"/>
        </w:rPr>
        <w:t>.</w:t>
      </w:r>
    </w:p>
    <w:p w14:paraId="6687292E" w14:textId="0C357A92" w:rsidR="004F404B" w:rsidRDefault="004F404B" w:rsidP="000563E8">
      <w:pPr>
        <w:spacing w:after="0"/>
        <w:contextualSpacing/>
        <w:rPr>
          <w:sz w:val="24"/>
          <w:szCs w:val="24"/>
          <w:highlight w:val="red"/>
        </w:rPr>
      </w:pPr>
      <w:r w:rsidRPr="000563E8">
        <w:rPr>
          <w:sz w:val="24"/>
          <w:szCs w:val="24"/>
          <w:highlight w:val="red"/>
        </w:rPr>
        <w:t>„</w:t>
      </w:r>
      <w:commentRangeStart w:id="38"/>
      <w:r w:rsidRPr="000563E8">
        <w:rPr>
          <w:sz w:val="24"/>
          <w:szCs w:val="24"/>
          <w:highlight w:val="red"/>
        </w:rPr>
        <w:t>FOTO</w:t>
      </w:r>
      <w:commentRangeEnd w:id="38"/>
      <w:r w:rsidR="00FD7BC3">
        <w:rPr>
          <w:rStyle w:val="Odkaznakomentr"/>
        </w:rPr>
        <w:commentReference w:id="38"/>
      </w:r>
      <w:r w:rsidRPr="000563E8">
        <w:rPr>
          <w:sz w:val="24"/>
          <w:szCs w:val="24"/>
          <w:highlight w:val="red"/>
        </w:rPr>
        <w:t>“</w:t>
      </w:r>
    </w:p>
    <w:p w14:paraId="7AABE3D0" w14:textId="77777777" w:rsidR="000D4602" w:rsidRPr="000D4602" w:rsidRDefault="000D4602" w:rsidP="000D4602">
      <w:pPr>
        <w:spacing w:after="0"/>
        <w:contextualSpacing/>
        <w:rPr>
          <w:sz w:val="28"/>
          <w:szCs w:val="24"/>
        </w:rPr>
      </w:pPr>
    </w:p>
    <w:p w14:paraId="5FA3F7BA" w14:textId="77777777" w:rsidR="007F1A82" w:rsidRDefault="007F1A82" w:rsidP="000D4602">
      <w:pPr>
        <w:spacing w:after="0"/>
        <w:contextualSpacing/>
        <w:jc w:val="center"/>
        <w:rPr>
          <w:b/>
          <w:sz w:val="24"/>
          <w:highlight w:val="cyan"/>
        </w:rPr>
      </w:pPr>
    </w:p>
    <w:p w14:paraId="4A0014D5" w14:textId="77777777" w:rsidR="007F1A82" w:rsidRDefault="007F1A82" w:rsidP="000D4602">
      <w:pPr>
        <w:spacing w:after="0"/>
        <w:contextualSpacing/>
        <w:jc w:val="center"/>
        <w:rPr>
          <w:b/>
          <w:sz w:val="24"/>
          <w:highlight w:val="cyan"/>
        </w:rPr>
      </w:pPr>
    </w:p>
    <w:p w14:paraId="6A43B215" w14:textId="4680D0F2" w:rsidR="003667BC" w:rsidRPr="000D4602" w:rsidRDefault="003667BC" w:rsidP="000D4602">
      <w:pPr>
        <w:spacing w:after="0"/>
        <w:contextualSpacing/>
        <w:jc w:val="center"/>
        <w:rPr>
          <w:b/>
          <w:sz w:val="24"/>
          <w:highlight w:val="cyan"/>
        </w:rPr>
      </w:pPr>
      <w:r w:rsidRPr="000D4602">
        <w:rPr>
          <w:b/>
          <w:sz w:val="24"/>
          <w:highlight w:val="cyan"/>
        </w:rPr>
        <w:t>Bylinkové liečivé vína</w:t>
      </w:r>
      <w:r w:rsidR="007F1A82" w:rsidRPr="007F1A82">
        <w:rPr>
          <w:b/>
          <w:sz w:val="24"/>
        </w:rPr>
        <w:t xml:space="preserve">                                   </w:t>
      </w:r>
      <w:commentRangeStart w:id="39"/>
      <w:r w:rsidR="007F1A82" w:rsidRPr="007F1A82">
        <w:rPr>
          <w:b/>
          <w:sz w:val="24"/>
          <w:highlight w:val="red"/>
        </w:rPr>
        <w:t>FOTO</w:t>
      </w:r>
      <w:commentRangeEnd w:id="39"/>
      <w:r w:rsidR="007F1A82">
        <w:rPr>
          <w:rStyle w:val="Odkaznakomentr"/>
        </w:rPr>
        <w:commentReference w:id="39"/>
      </w:r>
      <w:r w:rsidR="007F1A82" w:rsidRPr="007F1A82">
        <w:rPr>
          <w:b/>
          <w:sz w:val="24"/>
        </w:rPr>
        <w:t xml:space="preserve"> </w:t>
      </w:r>
    </w:p>
    <w:p w14:paraId="5E039D3B" w14:textId="77777777" w:rsidR="000D4602" w:rsidRDefault="000D4602" w:rsidP="000D4602">
      <w:pPr>
        <w:spacing w:after="0"/>
        <w:contextualSpacing/>
        <w:rPr>
          <w:sz w:val="24"/>
        </w:rPr>
      </w:pPr>
    </w:p>
    <w:p w14:paraId="16C35E74" w14:textId="2DB54323" w:rsidR="000D4602" w:rsidRDefault="003667BC" w:rsidP="000D4602">
      <w:pPr>
        <w:spacing w:after="0"/>
        <w:contextualSpacing/>
        <w:rPr>
          <w:sz w:val="24"/>
        </w:rPr>
      </w:pPr>
      <w:r w:rsidRPr="000D4602">
        <w:rPr>
          <w:sz w:val="24"/>
        </w:rPr>
        <w:t>Bylinkové vína sú tak trochu zabudnutou tradíciou. Na víno sa skôr pozerá iba ako na alkohol, ale jeho liečivé účinky sú vedecky dokázané. Samozrejme</w:t>
      </w:r>
      <w:r w:rsidR="004C5992" w:rsidRPr="000D4602">
        <w:rPr>
          <w:sz w:val="24"/>
        </w:rPr>
        <w:t>,</w:t>
      </w:r>
      <w:r w:rsidRPr="000D4602">
        <w:rPr>
          <w:sz w:val="24"/>
        </w:rPr>
        <w:t xml:space="preserve"> ako vo všetkom</w:t>
      </w:r>
      <w:r w:rsidR="00D46DA6" w:rsidRPr="000D4602">
        <w:rPr>
          <w:sz w:val="24"/>
        </w:rPr>
        <w:t>,</w:t>
      </w:r>
      <w:r w:rsidRPr="000D4602">
        <w:rPr>
          <w:sz w:val="24"/>
        </w:rPr>
        <w:t xml:space="preserve"> aj tu platí:</w:t>
      </w:r>
    </w:p>
    <w:p w14:paraId="1DDD55A2" w14:textId="77777777" w:rsidR="000D4602" w:rsidRPr="000D4602" w:rsidRDefault="000D4602" w:rsidP="000D4602">
      <w:pPr>
        <w:spacing w:after="0"/>
        <w:contextualSpacing/>
        <w:rPr>
          <w:sz w:val="24"/>
        </w:rPr>
      </w:pPr>
    </w:p>
    <w:p w14:paraId="0D3E4E5F" w14:textId="77777777" w:rsidR="003667BC" w:rsidRPr="000D4602" w:rsidRDefault="003667BC" w:rsidP="000D4602">
      <w:pPr>
        <w:spacing w:after="0"/>
        <w:contextualSpacing/>
        <w:jc w:val="center"/>
        <w:rPr>
          <w:b/>
          <w:sz w:val="24"/>
        </w:rPr>
      </w:pPr>
      <w:r w:rsidRPr="000D4602">
        <w:rPr>
          <w:b/>
          <w:sz w:val="24"/>
        </w:rPr>
        <w:t>„Dobrý sluha, zlý pán.“</w:t>
      </w:r>
    </w:p>
    <w:p w14:paraId="4D64AE68" w14:textId="77777777" w:rsidR="000D4602" w:rsidRDefault="000D4602" w:rsidP="000D4602">
      <w:pPr>
        <w:spacing w:after="0"/>
        <w:contextualSpacing/>
        <w:rPr>
          <w:sz w:val="24"/>
        </w:rPr>
      </w:pPr>
    </w:p>
    <w:p w14:paraId="2A515CB1" w14:textId="4F2AD901" w:rsidR="004C5AEE" w:rsidRDefault="003667BC" w:rsidP="000D4602">
      <w:pPr>
        <w:spacing w:after="0"/>
        <w:contextualSpacing/>
        <w:rPr>
          <w:sz w:val="24"/>
        </w:rPr>
      </w:pPr>
      <w:r w:rsidRPr="000D4602">
        <w:rPr>
          <w:sz w:val="24"/>
        </w:rPr>
        <w:lastRenderedPageBreak/>
        <w:t>To znamená</w:t>
      </w:r>
      <w:r w:rsidR="004C5992" w:rsidRPr="000D4602">
        <w:rPr>
          <w:sz w:val="24"/>
        </w:rPr>
        <w:t>, že</w:t>
      </w:r>
      <w:r w:rsidRPr="000D4602">
        <w:rPr>
          <w:sz w:val="24"/>
        </w:rPr>
        <w:t xml:space="preserve"> v malom množstve je to liek, vo väčšom jed. </w:t>
      </w:r>
      <w:r w:rsidR="004C5AEE" w:rsidRPr="000D4602">
        <w:rPr>
          <w:sz w:val="24"/>
        </w:rPr>
        <w:t>Čo je na bylinkových vínach skvelé,</w:t>
      </w:r>
      <w:r w:rsidR="00D46DA6" w:rsidRPr="000D4602">
        <w:rPr>
          <w:sz w:val="24"/>
        </w:rPr>
        <w:t xml:space="preserve"> je, že si ich môžete </w:t>
      </w:r>
      <w:r w:rsidR="004C5AEE" w:rsidRPr="000D4602">
        <w:rPr>
          <w:sz w:val="24"/>
        </w:rPr>
        <w:t xml:space="preserve">pripraviť podľa </w:t>
      </w:r>
      <w:r w:rsidR="00D46DA6" w:rsidRPr="000D4602">
        <w:rPr>
          <w:sz w:val="24"/>
        </w:rPr>
        <w:t>vlastných</w:t>
      </w:r>
      <w:r w:rsidR="004C5AEE" w:rsidRPr="000D4602">
        <w:rPr>
          <w:sz w:val="24"/>
        </w:rPr>
        <w:t xml:space="preserve"> chutí tak</w:t>
      </w:r>
      <w:r w:rsidR="00BA08C5" w:rsidRPr="000D4602">
        <w:rPr>
          <w:sz w:val="24"/>
        </w:rPr>
        <w:t>,</w:t>
      </w:r>
      <w:r w:rsidR="004C5AEE" w:rsidRPr="000D4602">
        <w:rPr>
          <w:sz w:val="24"/>
        </w:rPr>
        <w:t xml:space="preserve"> aby v prvom rade bol</w:t>
      </w:r>
      <w:r w:rsidR="00BA08C5" w:rsidRPr="000D4602">
        <w:rPr>
          <w:sz w:val="24"/>
        </w:rPr>
        <w:t>i</w:t>
      </w:r>
      <w:r w:rsidR="004C5AEE" w:rsidRPr="000D4602">
        <w:rPr>
          <w:sz w:val="24"/>
        </w:rPr>
        <w:t xml:space="preserve"> liekom pre </w:t>
      </w:r>
      <w:r w:rsidR="00D46DA6" w:rsidRPr="000D4602">
        <w:rPr>
          <w:sz w:val="24"/>
        </w:rPr>
        <w:t>v</w:t>
      </w:r>
      <w:r w:rsidR="004C5AEE" w:rsidRPr="000D4602">
        <w:rPr>
          <w:sz w:val="24"/>
        </w:rPr>
        <w:t>ás. Bylinkové vína sú aj skvel</w:t>
      </w:r>
      <w:r w:rsidR="00E22304" w:rsidRPr="000D4602">
        <w:rPr>
          <w:sz w:val="24"/>
        </w:rPr>
        <w:t>ou</w:t>
      </w:r>
      <w:r w:rsidR="004C5AEE" w:rsidRPr="000D4602">
        <w:rPr>
          <w:sz w:val="24"/>
        </w:rPr>
        <w:t xml:space="preserve"> alternatív</w:t>
      </w:r>
      <w:r w:rsidR="00E22304" w:rsidRPr="000D4602">
        <w:rPr>
          <w:sz w:val="24"/>
        </w:rPr>
        <w:t>ou</w:t>
      </w:r>
      <w:r w:rsidR="004C5AEE" w:rsidRPr="000D4602">
        <w:rPr>
          <w:sz w:val="24"/>
        </w:rPr>
        <w:t xml:space="preserve"> pre tých, ktorým sú tinktúry veľmi silné. Ak chcete </w:t>
      </w:r>
      <w:r w:rsidR="004D1912" w:rsidRPr="000D4602">
        <w:rPr>
          <w:sz w:val="24"/>
        </w:rPr>
        <w:t xml:space="preserve">alkohol z vína </w:t>
      </w:r>
      <w:r w:rsidR="004C5AEE" w:rsidRPr="000D4602">
        <w:rPr>
          <w:sz w:val="24"/>
        </w:rPr>
        <w:t xml:space="preserve">úplne eliminovať, stačí ho iba prevariť. </w:t>
      </w:r>
    </w:p>
    <w:p w14:paraId="39D3DB33" w14:textId="77777777" w:rsidR="000D4602" w:rsidRPr="000D4602" w:rsidRDefault="000D4602" w:rsidP="000D4602">
      <w:pPr>
        <w:spacing w:after="0"/>
        <w:contextualSpacing/>
        <w:rPr>
          <w:sz w:val="24"/>
        </w:rPr>
      </w:pPr>
    </w:p>
    <w:p w14:paraId="0E5DC566" w14:textId="0F8CF338" w:rsidR="003667BC" w:rsidRDefault="004C5AEE" w:rsidP="000D4602">
      <w:pPr>
        <w:spacing w:after="0"/>
        <w:contextualSpacing/>
        <w:rPr>
          <w:sz w:val="24"/>
        </w:rPr>
      </w:pPr>
      <w:r w:rsidRPr="000D4602">
        <w:rPr>
          <w:sz w:val="24"/>
        </w:rPr>
        <w:t xml:space="preserve">Pridaním divých byliniek do kvalitného vína zachováte všetky vitamíny a účinné látky byliniek. </w:t>
      </w:r>
    </w:p>
    <w:p w14:paraId="2D5B6DF5" w14:textId="77777777" w:rsidR="000D4602" w:rsidRPr="000D4602" w:rsidRDefault="000D4602" w:rsidP="000D4602">
      <w:pPr>
        <w:spacing w:after="0"/>
        <w:contextualSpacing/>
        <w:rPr>
          <w:sz w:val="24"/>
        </w:rPr>
      </w:pPr>
    </w:p>
    <w:p w14:paraId="3E6A9E64" w14:textId="2E28C886" w:rsidR="004C5AEE" w:rsidRPr="000D4602" w:rsidRDefault="006661FA" w:rsidP="000D4602">
      <w:pPr>
        <w:spacing w:after="0"/>
        <w:contextualSpacing/>
        <w:rPr>
          <w:b/>
          <w:sz w:val="24"/>
        </w:rPr>
      </w:pPr>
      <w:r>
        <w:rPr>
          <w:b/>
          <w:sz w:val="24"/>
        </w:rPr>
        <w:t>Základný p</w:t>
      </w:r>
      <w:r w:rsidR="004C5AEE" w:rsidRPr="000D4602">
        <w:rPr>
          <w:b/>
          <w:sz w:val="24"/>
        </w:rPr>
        <w:t>ostup:</w:t>
      </w:r>
    </w:p>
    <w:p w14:paraId="1B4B2EFB" w14:textId="47C5D7DC" w:rsidR="004C5AEE" w:rsidRDefault="004C5AEE" w:rsidP="000D4602">
      <w:pPr>
        <w:spacing w:after="0"/>
        <w:contextualSpacing/>
        <w:rPr>
          <w:sz w:val="24"/>
        </w:rPr>
      </w:pPr>
      <w:r w:rsidRPr="000D4602">
        <w:rPr>
          <w:sz w:val="24"/>
        </w:rPr>
        <w:t>Do čistej fľaše voľne pridajte nasekané divoké bylinky a zalejte kvalitným, odporúčam červeným vínom. Môžete tak nakombinovať množstvo druhov, chutí a vôní. Pridať sa dá aj med a korenie. Po nasypaní bylín fľašu poriadne pretrepte a nechajte jeden až dva týždne stáť na chladnejšom mieste. Potom preceďte do čistej f</w:t>
      </w:r>
      <w:r w:rsidR="00D46DA6" w:rsidRPr="000D4602">
        <w:rPr>
          <w:sz w:val="24"/>
        </w:rPr>
        <w:t>ľaše. Opäť zatvorte a skladujte</w:t>
      </w:r>
      <w:r w:rsidRPr="000D4602">
        <w:rPr>
          <w:sz w:val="24"/>
        </w:rPr>
        <w:t xml:space="preserve"> na chladnejšom mieste.</w:t>
      </w:r>
    </w:p>
    <w:p w14:paraId="0BF6E6D9" w14:textId="77777777" w:rsidR="000D4602" w:rsidRPr="000D4602" w:rsidRDefault="000D4602" w:rsidP="000D4602">
      <w:pPr>
        <w:spacing w:after="0"/>
        <w:contextualSpacing/>
        <w:rPr>
          <w:sz w:val="24"/>
        </w:rPr>
      </w:pPr>
    </w:p>
    <w:p w14:paraId="2E56260E" w14:textId="36016C01" w:rsidR="00F2101A" w:rsidRPr="000D4602" w:rsidRDefault="00F2101A" w:rsidP="000D4602">
      <w:pPr>
        <w:spacing w:after="0"/>
        <w:contextualSpacing/>
        <w:jc w:val="center"/>
        <w:rPr>
          <w:b/>
          <w:sz w:val="24"/>
          <w:highlight w:val="cyan"/>
        </w:rPr>
      </w:pPr>
      <w:r w:rsidRPr="000D4602">
        <w:rPr>
          <w:b/>
          <w:sz w:val="24"/>
          <w:highlight w:val="cyan"/>
        </w:rPr>
        <w:t>Bylinkové oleje</w:t>
      </w:r>
      <w:r w:rsidR="007F1A82" w:rsidRPr="007F1A82">
        <w:rPr>
          <w:b/>
          <w:sz w:val="24"/>
        </w:rPr>
        <w:t xml:space="preserve">                                   </w:t>
      </w:r>
      <w:commentRangeStart w:id="40"/>
      <w:r w:rsidR="007F1A82" w:rsidRPr="007F1A82">
        <w:rPr>
          <w:b/>
          <w:sz w:val="24"/>
          <w:highlight w:val="red"/>
        </w:rPr>
        <w:t>FOTO</w:t>
      </w:r>
      <w:commentRangeEnd w:id="40"/>
      <w:r w:rsidR="007F1A82">
        <w:rPr>
          <w:rStyle w:val="Odkaznakomentr"/>
        </w:rPr>
        <w:commentReference w:id="40"/>
      </w:r>
      <w:r w:rsidR="007F1A82">
        <w:rPr>
          <w:b/>
          <w:sz w:val="24"/>
          <w:highlight w:val="red"/>
        </w:rPr>
        <w:t xml:space="preserve"> </w:t>
      </w:r>
    </w:p>
    <w:p w14:paraId="75FA87D4" w14:textId="77777777" w:rsidR="000D4602" w:rsidRDefault="000D4602" w:rsidP="000D4602">
      <w:pPr>
        <w:spacing w:after="0"/>
        <w:contextualSpacing/>
        <w:rPr>
          <w:sz w:val="24"/>
        </w:rPr>
      </w:pPr>
    </w:p>
    <w:p w14:paraId="39FEBCE1" w14:textId="1A02BC32" w:rsidR="00B26756" w:rsidRPr="000D4602" w:rsidRDefault="00B26756" w:rsidP="000D4602">
      <w:pPr>
        <w:spacing w:after="0"/>
        <w:contextualSpacing/>
        <w:rPr>
          <w:sz w:val="24"/>
        </w:rPr>
      </w:pPr>
      <w:r w:rsidRPr="000D4602">
        <w:rPr>
          <w:sz w:val="24"/>
        </w:rPr>
        <w:t>Bylinky macerované v oleji mám veľmi rada, pretože sa dajú využiť hneď na dva účely:</w:t>
      </w:r>
    </w:p>
    <w:p w14:paraId="7CA0DCC0" w14:textId="77777777" w:rsidR="00B26756" w:rsidRPr="000D4602" w:rsidRDefault="00B26756" w:rsidP="000D4602">
      <w:pPr>
        <w:pStyle w:val="Odsekzoznamu"/>
        <w:numPr>
          <w:ilvl w:val="0"/>
          <w:numId w:val="16"/>
        </w:numPr>
        <w:spacing w:after="0"/>
        <w:rPr>
          <w:sz w:val="24"/>
        </w:rPr>
      </w:pPr>
      <w:r w:rsidRPr="000D4602">
        <w:rPr>
          <w:sz w:val="24"/>
        </w:rPr>
        <w:t>ako zdravý olej na ochutenie šalátov či jedál;</w:t>
      </w:r>
    </w:p>
    <w:p w14:paraId="4241A9DC" w14:textId="77777777" w:rsidR="00425E4A" w:rsidRPr="000D4602" w:rsidRDefault="000B1C7B" w:rsidP="000D4602">
      <w:pPr>
        <w:pStyle w:val="Odsekzoznamu"/>
        <w:numPr>
          <w:ilvl w:val="0"/>
          <w:numId w:val="16"/>
        </w:numPr>
        <w:spacing w:after="0"/>
        <w:rPr>
          <w:sz w:val="24"/>
        </w:rPr>
      </w:pPr>
      <w:r w:rsidRPr="000D4602">
        <w:rPr>
          <w:sz w:val="24"/>
        </w:rPr>
        <w:t xml:space="preserve">zvonka, nielen na liečenie kožných problémov, ale aj ako </w:t>
      </w:r>
      <w:r w:rsidR="00B26756" w:rsidRPr="000D4602">
        <w:rPr>
          <w:sz w:val="24"/>
        </w:rPr>
        <w:t>kozmetický doplnok.</w:t>
      </w:r>
      <w:r w:rsidR="00425E4A" w:rsidRPr="000D4602">
        <w:rPr>
          <w:sz w:val="24"/>
        </w:rPr>
        <w:t xml:space="preserve"> </w:t>
      </w:r>
    </w:p>
    <w:p w14:paraId="6D0787EB" w14:textId="77777777" w:rsidR="000D4602" w:rsidRDefault="000D4602" w:rsidP="000D4602">
      <w:pPr>
        <w:spacing w:after="0"/>
        <w:contextualSpacing/>
        <w:rPr>
          <w:sz w:val="24"/>
        </w:rPr>
      </w:pPr>
    </w:p>
    <w:p w14:paraId="6C1E3D5A" w14:textId="7CD1E47C" w:rsidR="00425E4A" w:rsidRDefault="00B26756" w:rsidP="000D4602">
      <w:pPr>
        <w:spacing w:after="0"/>
        <w:contextualSpacing/>
        <w:rPr>
          <w:sz w:val="24"/>
        </w:rPr>
      </w:pPr>
      <w:r w:rsidRPr="000D4602">
        <w:rPr>
          <w:sz w:val="24"/>
        </w:rPr>
        <w:t>Má</w:t>
      </w:r>
      <w:r w:rsidR="000B1C7B" w:rsidRPr="000D4602">
        <w:rPr>
          <w:sz w:val="24"/>
        </w:rPr>
        <w:t>m</w:t>
      </w:r>
      <w:r w:rsidRPr="000D4602">
        <w:rPr>
          <w:sz w:val="24"/>
        </w:rPr>
        <w:t xml:space="preserve"> suchú pleť a už dávno som zistila, že okrem stravy treba dbať a</w:t>
      </w:r>
      <w:r w:rsidR="000B1C7B" w:rsidRPr="000D4602">
        <w:rPr>
          <w:sz w:val="24"/>
        </w:rPr>
        <w:t>j na to, čo si na pokožku dávam</w:t>
      </w:r>
      <w:r w:rsidRPr="000D4602">
        <w:rPr>
          <w:sz w:val="24"/>
        </w:rPr>
        <w:t>. Koža je najväčší ľudský orgán a všetko, čo na ňu dáme</w:t>
      </w:r>
      <w:r w:rsidR="00425E4A" w:rsidRPr="000D4602">
        <w:rPr>
          <w:sz w:val="24"/>
        </w:rPr>
        <w:t>,</w:t>
      </w:r>
      <w:r w:rsidRPr="000D4602">
        <w:rPr>
          <w:sz w:val="24"/>
        </w:rPr>
        <w:t xml:space="preserve"> presakuje do nášho tela. </w:t>
      </w:r>
      <w:r w:rsidR="00425E4A" w:rsidRPr="000D4602">
        <w:rPr>
          <w:sz w:val="24"/>
        </w:rPr>
        <w:t>Hlavne pri deťoch sa držím pravidla, že čo sa nedá zjesť</w:t>
      </w:r>
      <w:r w:rsidR="00AE7D33" w:rsidRPr="000D4602">
        <w:rPr>
          <w:sz w:val="24"/>
        </w:rPr>
        <w:t>,</w:t>
      </w:r>
      <w:r w:rsidR="00425E4A" w:rsidRPr="000D4602">
        <w:rPr>
          <w:sz w:val="24"/>
        </w:rPr>
        <w:t xml:space="preserve"> to nepatrí ani na kožu</w:t>
      </w:r>
      <w:r w:rsidR="00F86778" w:rsidRPr="000D4602">
        <w:rPr>
          <w:sz w:val="24"/>
        </w:rPr>
        <w:t xml:space="preserve">. </w:t>
      </w:r>
    </w:p>
    <w:p w14:paraId="1B376A60" w14:textId="77777777" w:rsidR="006661FA" w:rsidRPr="000D4602" w:rsidRDefault="006661FA" w:rsidP="000D4602">
      <w:pPr>
        <w:spacing w:after="0"/>
        <w:contextualSpacing/>
        <w:rPr>
          <w:sz w:val="24"/>
        </w:rPr>
      </w:pPr>
    </w:p>
    <w:p w14:paraId="5F249D21" w14:textId="3EDAA339" w:rsidR="000B1C7B" w:rsidRPr="000D4602" w:rsidRDefault="000B1C7B" w:rsidP="000D4602">
      <w:pPr>
        <w:spacing w:after="0"/>
        <w:contextualSpacing/>
        <w:rPr>
          <w:sz w:val="24"/>
        </w:rPr>
      </w:pPr>
      <w:r w:rsidRPr="000D4602">
        <w:rPr>
          <w:sz w:val="24"/>
        </w:rPr>
        <w:t xml:space="preserve">Podľa toho, na čo chceme olej využívať, </w:t>
      </w:r>
      <w:r w:rsidR="00F86778" w:rsidRPr="000D4602">
        <w:rPr>
          <w:sz w:val="24"/>
        </w:rPr>
        <w:t xml:space="preserve">si </w:t>
      </w:r>
      <w:r w:rsidRPr="000D4602">
        <w:rPr>
          <w:sz w:val="24"/>
        </w:rPr>
        <w:t xml:space="preserve">treba vybrať </w:t>
      </w:r>
      <w:r w:rsidRPr="006661FA">
        <w:rPr>
          <w:sz w:val="24"/>
        </w:rPr>
        <w:t>vhodný základový olej:</w:t>
      </w:r>
    </w:p>
    <w:p w14:paraId="1AACE983" w14:textId="77777777" w:rsidR="004F404B" w:rsidRPr="000D4602" w:rsidRDefault="000B1C7B" w:rsidP="000D4602">
      <w:pPr>
        <w:pStyle w:val="Odsekzoznamu"/>
        <w:numPr>
          <w:ilvl w:val="0"/>
          <w:numId w:val="17"/>
        </w:numPr>
        <w:spacing w:after="0"/>
        <w:rPr>
          <w:b/>
          <w:sz w:val="24"/>
        </w:rPr>
      </w:pPr>
      <w:r w:rsidRPr="000D4602">
        <w:rPr>
          <w:sz w:val="24"/>
        </w:rPr>
        <w:t xml:space="preserve">Na vnútorné použitie si vyberte kvalitný, za studena lisovaný olej, je to klasika, ktorou nič nepokazíte. </w:t>
      </w:r>
    </w:p>
    <w:p w14:paraId="7686F6FE" w14:textId="014FA98F" w:rsidR="00F2101A" w:rsidRPr="000D4602" w:rsidRDefault="000B1C7B" w:rsidP="000D4602">
      <w:pPr>
        <w:pStyle w:val="Odsekzoznamu"/>
        <w:numPr>
          <w:ilvl w:val="0"/>
          <w:numId w:val="17"/>
        </w:numPr>
        <w:spacing w:after="0"/>
        <w:rPr>
          <w:sz w:val="24"/>
        </w:rPr>
      </w:pPr>
      <w:r w:rsidRPr="000D4602">
        <w:rPr>
          <w:sz w:val="24"/>
        </w:rPr>
        <w:t>Na vonkajšie použitie odporúčam mandľový</w:t>
      </w:r>
      <w:r w:rsidR="00485333" w:rsidRPr="000D4602">
        <w:rPr>
          <w:sz w:val="24"/>
        </w:rPr>
        <w:t>, za studena lisovaný</w:t>
      </w:r>
      <w:r w:rsidRPr="000D4602">
        <w:rPr>
          <w:sz w:val="24"/>
        </w:rPr>
        <w:t xml:space="preserve"> olej, ktorý </w:t>
      </w:r>
      <w:r w:rsidR="008A5B31" w:rsidRPr="000D4602">
        <w:rPr>
          <w:sz w:val="24"/>
        </w:rPr>
        <w:t>sa</w:t>
      </w:r>
      <w:r w:rsidR="00F86778" w:rsidRPr="000D4602">
        <w:rPr>
          <w:sz w:val="24"/>
        </w:rPr>
        <w:t>,</w:t>
      </w:r>
      <w:r w:rsidR="008A5B31" w:rsidRPr="000D4602">
        <w:rPr>
          <w:sz w:val="24"/>
        </w:rPr>
        <w:t xml:space="preserve"> paradoxne</w:t>
      </w:r>
      <w:r w:rsidR="00F86778" w:rsidRPr="000D4602">
        <w:rPr>
          <w:sz w:val="24"/>
        </w:rPr>
        <w:t>,</w:t>
      </w:r>
      <w:r w:rsidR="008A5B31" w:rsidRPr="000D4602">
        <w:rPr>
          <w:sz w:val="24"/>
        </w:rPr>
        <w:t xml:space="preserve"> nemastí aj </w:t>
      </w:r>
      <w:r w:rsidRPr="000D4602">
        <w:rPr>
          <w:sz w:val="24"/>
        </w:rPr>
        <w:t xml:space="preserve">napriek tomu, že je to olej. Rýchlo sa vstrebe a nemusíte sa obávať mastných vankúšových obliečok. </w:t>
      </w:r>
      <w:r w:rsidR="00485333" w:rsidRPr="000D4602">
        <w:rPr>
          <w:sz w:val="24"/>
        </w:rPr>
        <w:t xml:space="preserve">Takýto olej si rada po kvapkách pridávam do krémov na tvár. </w:t>
      </w:r>
      <w:r w:rsidR="00211EA0" w:rsidRPr="000D4602">
        <w:rPr>
          <w:sz w:val="24"/>
        </w:rPr>
        <w:t xml:space="preserve">Vhodnou alternatívou je aj </w:t>
      </w:r>
      <w:proofErr w:type="spellStart"/>
      <w:r w:rsidR="00211EA0" w:rsidRPr="000D4602">
        <w:rPr>
          <w:sz w:val="24"/>
        </w:rPr>
        <w:t>bambucké</w:t>
      </w:r>
      <w:proofErr w:type="spellEnd"/>
      <w:r w:rsidR="00211EA0" w:rsidRPr="000D4602">
        <w:rPr>
          <w:sz w:val="24"/>
        </w:rPr>
        <w:t xml:space="preserve"> maslo.</w:t>
      </w:r>
    </w:p>
    <w:p w14:paraId="59F06439" w14:textId="77777777" w:rsidR="006661FA" w:rsidRDefault="006661FA" w:rsidP="000D4602">
      <w:pPr>
        <w:spacing w:after="0"/>
        <w:contextualSpacing/>
        <w:rPr>
          <w:b/>
          <w:sz w:val="24"/>
        </w:rPr>
      </w:pPr>
    </w:p>
    <w:p w14:paraId="32BE5527" w14:textId="5A3F0416" w:rsidR="00485333" w:rsidRPr="000D4602" w:rsidRDefault="006661FA" w:rsidP="000D4602">
      <w:pPr>
        <w:spacing w:after="0"/>
        <w:contextualSpacing/>
        <w:rPr>
          <w:sz w:val="24"/>
        </w:rPr>
      </w:pPr>
      <w:r>
        <w:rPr>
          <w:b/>
          <w:sz w:val="24"/>
        </w:rPr>
        <w:t>Postup pri výrobe:</w:t>
      </w:r>
    </w:p>
    <w:p w14:paraId="4AD57BC7" w14:textId="7641D0AC" w:rsidR="00485333" w:rsidRDefault="005C7424" w:rsidP="000D4602">
      <w:pPr>
        <w:spacing w:after="0"/>
        <w:contextualSpacing/>
        <w:rPr>
          <w:sz w:val="24"/>
        </w:rPr>
      </w:pPr>
      <w:r w:rsidRPr="000D4602">
        <w:rPr>
          <w:sz w:val="24"/>
        </w:rPr>
        <w:t>Bylinky</w:t>
      </w:r>
      <w:r w:rsidR="00565DC8" w:rsidRPr="000D4602">
        <w:rPr>
          <w:sz w:val="24"/>
        </w:rPr>
        <w:t xml:space="preserve"> </w:t>
      </w:r>
      <w:r w:rsidRPr="000D4602">
        <w:rPr>
          <w:sz w:val="24"/>
        </w:rPr>
        <w:t>zalejet</w:t>
      </w:r>
      <w:r w:rsidR="00485333" w:rsidRPr="000D4602">
        <w:rPr>
          <w:sz w:val="24"/>
        </w:rPr>
        <w:t>e olejom</w:t>
      </w:r>
      <w:r w:rsidRPr="000D4602">
        <w:rPr>
          <w:sz w:val="24"/>
        </w:rPr>
        <w:t xml:space="preserve"> tak</w:t>
      </w:r>
      <w:r w:rsidR="00D56C9C" w:rsidRPr="000D4602">
        <w:rPr>
          <w:sz w:val="24"/>
        </w:rPr>
        <w:t>,</w:t>
      </w:r>
      <w:r w:rsidRPr="000D4602">
        <w:rPr>
          <w:sz w:val="24"/>
        </w:rPr>
        <w:t xml:space="preserve"> aby boli ponorené pod hladinou</w:t>
      </w:r>
      <w:r w:rsidR="00F86778" w:rsidRPr="000D4602">
        <w:rPr>
          <w:sz w:val="24"/>
        </w:rPr>
        <w:t>,</w:t>
      </w:r>
      <w:r w:rsidRPr="000D4602">
        <w:rPr>
          <w:sz w:val="24"/>
        </w:rPr>
        <w:t xml:space="preserve"> a premiešajte</w:t>
      </w:r>
      <w:r w:rsidR="00485333" w:rsidRPr="000D4602">
        <w:rPr>
          <w:sz w:val="24"/>
        </w:rPr>
        <w:t>.</w:t>
      </w:r>
      <w:r w:rsidRPr="000D4602">
        <w:rPr>
          <w:sz w:val="24"/>
        </w:rPr>
        <w:t xml:space="preserve"> Vrch pohárika zakryte látkou a prichyťte gumičkou. </w:t>
      </w:r>
      <w:r w:rsidR="00485333" w:rsidRPr="000D4602">
        <w:rPr>
          <w:sz w:val="24"/>
        </w:rPr>
        <w:t>Na 4</w:t>
      </w:r>
      <w:r w:rsidR="00B54DCB" w:rsidRPr="000D4602">
        <w:rPr>
          <w:sz w:val="24"/>
        </w:rPr>
        <w:t xml:space="preserve"> </w:t>
      </w:r>
      <w:r w:rsidR="00F86778" w:rsidRPr="000D4602">
        <w:rPr>
          <w:sz w:val="24"/>
        </w:rPr>
        <w:t>–</w:t>
      </w:r>
      <w:r w:rsidR="00B54DCB" w:rsidRPr="000D4602">
        <w:rPr>
          <w:sz w:val="24"/>
        </w:rPr>
        <w:t xml:space="preserve"> </w:t>
      </w:r>
      <w:r w:rsidR="00485333" w:rsidRPr="000D4602">
        <w:rPr>
          <w:sz w:val="24"/>
        </w:rPr>
        <w:t xml:space="preserve">6 týždňov odložíme na teplé </w:t>
      </w:r>
      <w:r w:rsidRPr="000D4602">
        <w:rPr>
          <w:sz w:val="24"/>
        </w:rPr>
        <w:t xml:space="preserve">a tmavé </w:t>
      </w:r>
      <w:r w:rsidR="00485333" w:rsidRPr="000D4602">
        <w:rPr>
          <w:sz w:val="24"/>
        </w:rPr>
        <w:t xml:space="preserve">miesto a každý deň (alebo keď si spomenieme) </w:t>
      </w:r>
      <w:r w:rsidRPr="000D4602">
        <w:rPr>
          <w:sz w:val="24"/>
        </w:rPr>
        <w:t>premiešame</w:t>
      </w:r>
      <w:r w:rsidR="00485333" w:rsidRPr="000D4602">
        <w:rPr>
          <w:sz w:val="24"/>
        </w:rPr>
        <w:t xml:space="preserve">. Precedíme cez sitko do sterilnej nádobky (prelejte vriacou vodou). </w:t>
      </w:r>
    </w:p>
    <w:p w14:paraId="55EF3AE3" w14:textId="77777777" w:rsidR="006661FA" w:rsidRPr="000D4602" w:rsidRDefault="006661FA" w:rsidP="000D4602">
      <w:pPr>
        <w:spacing w:after="0"/>
        <w:contextualSpacing/>
        <w:rPr>
          <w:sz w:val="24"/>
        </w:rPr>
      </w:pPr>
    </w:p>
    <w:p w14:paraId="7AFA6D7C" w14:textId="55B2FF97" w:rsidR="00D37E3B" w:rsidRDefault="00485333" w:rsidP="000D4602">
      <w:pPr>
        <w:spacing w:after="0"/>
        <w:contextualSpacing/>
        <w:rPr>
          <w:sz w:val="24"/>
        </w:rPr>
      </w:pPr>
      <w:r w:rsidRPr="000D4602">
        <w:rPr>
          <w:sz w:val="24"/>
        </w:rPr>
        <w:t>Hotovo! Skladovať ho treba na chladnom</w:t>
      </w:r>
      <w:r w:rsidR="005C7424" w:rsidRPr="000D4602">
        <w:rPr>
          <w:sz w:val="24"/>
        </w:rPr>
        <w:t>,</w:t>
      </w:r>
      <w:r w:rsidRPr="000D4602">
        <w:rPr>
          <w:sz w:val="24"/>
        </w:rPr>
        <w:t xml:space="preserve"> tmavom mieste a hlavne dobre uzavretý (ochrana pred oxidáciou).</w:t>
      </w:r>
    </w:p>
    <w:p w14:paraId="4F0417A0" w14:textId="77777777" w:rsidR="006661FA" w:rsidRPr="000D4602" w:rsidRDefault="006661FA" w:rsidP="000D4602">
      <w:pPr>
        <w:spacing w:after="0"/>
        <w:contextualSpacing/>
        <w:rPr>
          <w:sz w:val="24"/>
        </w:rPr>
      </w:pPr>
    </w:p>
    <w:p w14:paraId="74473956" w14:textId="77777777" w:rsidR="00485333" w:rsidRPr="000D4602" w:rsidRDefault="00485333" w:rsidP="000D4602">
      <w:pPr>
        <w:spacing w:after="0"/>
        <w:contextualSpacing/>
        <w:rPr>
          <w:sz w:val="24"/>
        </w:rPr>
      </w:pPr>
      <w:r w:rsidRPr="006661FA">
        <w:rPr>
          <w:b/>
          <w:sz w:val="24"/>
          <w:highlight w:val="yellow"/>
        </w:rPr>
        <w:t>Pri výrobe olejov je dobré vedieť</w:t>
      </w:r>
      <w:r w:rsidRPr="006661FA">
        <w:rPr>
          <w:sz w:val="24"/>
          <w:highlight w:val="yellow"/>
        </w:rPr>
        <w:t>:</w:t>
      </w:r>
    </w:p>
    <w:p w14:paraId="6B6F8BDB" w14:textId="50A2B9DF" w:rsidR="00485333" w:rsidRPr="000D4602" w:rsidRDefault="00485333" w:rsidP="000D4602">
      <w:pPr>
        <w:pStyle w:val="Odsekzoznamu"/>
        <w:numPr>
          <w:ilvl w:val="0"/>
          <w:numId w:val="18"/>
        </w:numPr>
        <w:spacing w:after="0"/>
        <w:rPr>
          <w:sz w:val="24"/>
        </w:rPr>
      </w:pPr>
      <w:r w:rsidRPr="000D4602">
        <w:rPr>
          <w:sz w:val="24"/>
        </w:rPr>
        <w:t>Kvietky je vhodné nechať 1</w:t>
      </w:r>
      <w:r w:rsidR="006908E9" w:rsidRPr="000D4602">
        <w:rPr>
          <w:sz w:val="24"/>
        </w:rPr>
        <w:t xml:space="preserve"> – </w:t>
      </w:r>
      <w:r w:rsidRPr="000D4602">
        <w:rPr>
          <w:sz w:val="24"/>
        </w:rPr>
        <w:t>2 dni postáť, aby sa z nich vyparila voda. Zníži</w:t>
      </w:r>
      <w:r w:rsidR="00761246">
        <w:rPr>
          <w:sz w:val="24"/>
        </w:rPr>
        <w:t xml:space="preserve"> sa</w:t>
      </w:r>
      <w:r w:rsidRPr="000D4602">
        <w:rPr>
          <w:sz w:val="24"/>
        </w:rPr>
        <w:t xml:space="preserve"> tak šanc</w:t>
      </w:r>
      <w:r w:rsidR="00761246">
        <w:rPr>
          <w:sz w:val="24"/>
        </w:rPr>
        <w:t>a</w:t>
      </w:r>
      <w:r w:rsidRPr="000D4602">
        <w:rPr>
          <w:sz w:val="24"/>
        </w:rPr>
        <w:t xml:space="preserve"> na splesnivenie. </w:t>
      </w:r>
    </w:p>
    <w:p w14:paraId="315534E4" w14:textId="50DDE34F" w:rsidR="0078137D" w:rsidRPr="000D4602" w:rsidRDefault="0078137D" w:rsidP="000D4602">
      <w:pPr>
        <w:pStyle w:val="Odsekzoznamu"/>
        <w:numPr>
          <w:ilvl w:val="0"/>
          <w:numId w:val="18"/>
        </w:numPr>
        <w:spacing w:after="0"/>
        <w:rPr>
          <w:sz w:val="24"/>
        </w:rPr>
      </w:pPr>
      <w:r w:rsidRPr="000D4602">
        <w:rPr>
          <w:sz w:val="24"/>
        </w:rPr>
        <w:t>Po zaliatí olejom nechajte bylinky post</w:t>
      </w:r>
      <w:r w:rsidR="00B1795D" w:rsidRPr="000D4602">
        <w:rPr>
          <w:sz w:val="24"/>
        </w:rPr>
        <w:t>á</w:t>
      </w:r>
      <w:r w:rsidRPr="000D4602">
        <w:rPr>
          <w:sz w:val="24"/>
        </w:rPr>
        <w:t xml:space="preserve">ť bez zakrytia, aby sa uvoľnil prebytočný vzduch. </w:t>
      </w:r>
    </w:p>
    <w:p w14:paraId="2CDACAB3" w14:textId="4396C5C4" w:rsidR="00485333" w:rsidRPr="000D4602" w:rsidRDefault="00485333" w:rsidP="000D4602">
      <w:pPr>
        <w:pStyle w:val="Odsekzoznamu"/>
        <w:numPr>
          <w:ilvl w:val="0"/>
          <w:numId w:val="18"/>
        </w:numPr>
        <w:spacing w:after="0"/>
        <w:rPr>
          <w:sz w:val="24"/>
        </w:rPr>
      </w:pPr>
      <w:r w:rsidRPr="000D4602">
        <w:rPr>
          <w:sz w:val="24"/>
        </w:rPr>
        <w:t xml:space="preserve">Bylinky </w:t>
      </w:r>
      <w:r w:rsidR="00425E4A" w:rsidRPr="000D4602">
        <w:rPr>
          <w:sz w:val="24"/>
        </w:rPr>
        <w:t>treba držať</w:t>
      </w:r>
      <w:r w:rsidRPr="000D4602">
        <w:rPr>
          <w:sz w:val="24"/>
        </w:rPr>
        <w:t xml:space="preserve"> ponorené pod hladinou, preto aj nádobu vyberajte s čo najužším hrdlom</w:t>
      </w:r>
      <w:r w:rsidR="00425E4A" w:rsidRPr="000D4602">
        <w:rPr>
          <w:sz w:val="24"/>
        </w:rPr>
        <w:t>.</w:t>
      </w:r>
      <w:r w:rsidR="00E130C8" w:rsidRPr="000D4602">
        <w:rPr>
          <w:sz w:val="24"/>
        </w:rPr>
        <w:t xml:space="preserve"> Pri dlhších byliach je vhodné nasekať </w:t>
      </w:r>
      <w:r w:rsidR="00F86778" w:rsidRPr="000D4602">
        <w:rPr>
          <w:sz w:val="24"/>
        </w:rPr>
        <w:t xml:space="preserve">ich </w:t>
      </w:r>
      <w:r w:rsidR="00E130C8" w:rsidRPr="000D4602">
        <w:rPr>
          <w:sz w:val="24"/>
        </w:rPr>
        <w:t xml:space="preserve">na menšie kúsky, aby nepresahovali hladinu oleja, časom by mohli začať plesnivieť. </w:t>
      </w:r>
    </w:p>
    <w:p w14:paraId="609EED86" w14:textId="77777777" w:rsidR="00425E4A" w:rsidRPr="000D4602" w:rsidRDefault="00425E4A" w:rsidP="000D4602">
      <w:pPr>
        <w:pStyle w:val="Odsekzoznamu"/>
        <w:numPr>
          <w:ilvl w:val="0"/>
          <w:numId w:val="18"/>
        </w:numPr>
        <w:spacing w:after="0"/>
        <w:rPr>
          <w:sz w:val="24"/>
        </w:rPr>
      </w:pPr>
      <w:r w:rsidRPr="000D4602">
        <w:rPr>
          <w:sz w:val="24"/>
        </w:rPr>
        <w:t xml:space="preserve">Vrchnáčik a aj vrch nádoby občas prejdite vatovým tampónom namočeným v silnom alkohole, predídete tým znečisteniu a následným plesniam. </w:t>
      </w:r>
    </w:p>
    <w:p w14:paraId="2782C67D" w14:textId="77777777" w:rsidR="006661FA" w:rsidRDefault="006661FA" w:rsidP="000D4602">
      <w:pPr>
        <w:spacing w:after="0"/>
        <w:contextualSpacing/>
        <w:rPr>
          <w:sz w:val="24"/>
        </w:rPr>
      </w:pPr>
    </w:p>
    <w:p w14:paraId="029AFF60" w14:textId="6B061926" w:rsidR="006661FA" w:rsidRPr="006661FA" w:rsidRDefault="006661FA" w:rsidP="000D4602">
      <w:pPr>
        <w:spacing w:after="0"/>
        <w:contextualSpacing/>
        <w:rPr>
          <w:b/>
          <w:sz w:val="24"/>
        </w:rPr>
      </w:pPr>
      <w:r w:rsidRPr="006661FA">
        <w:rPr>
          <w:b/>
          <w:sz w:val="24"/>
          <w:highlight w:val="yellow"/>
        </w:rPr>
        <w:t>TIP:</w:t>
      </w:r>
    </w:p>
    <w:p w14:paraId="5DED0DD5" w14:textId="63FFAA88" w:rsidR="00D37E3B" w:rsidRDefault="00185239" w:rsidP="000D4602">
      <w:pPr>
        <w:spacing w:after="0"/>
        <w:contextualSpacing/>
        <w:rPr>
          <w:sz w:val="24"/>
        </w:rPr>
      </w:pPr>
      <w:r w:rsidRPr="000D4602">
        <w:rPr>
          <w:sz w:val="24"/>
        </w:rPr>
        <w:t xml:space="preserve">Milé dámy, nevyhadzujte sklenené fľaštičky s pipetou, keď </w:t>
      </w:r>
      <w:r w:rsidR="00F86778" w:rsidRPr="000D4602">
        <w:rPr>
          <w:sz w:val="24"/>
        </w:rPr>
        <w:t>miniete</w:t>
      </w:r>
      <w:r w:rsidRPr="000D4602">
        <w:rPr>
          <w:sz w:val="24"/>
        </w:rPr>
        <w:t xml:space="preserve"> pleťové sérum. Poriadne ich umyte, vysterilizujte horúcou vodou a poslúžia </w:t>
      </w:r>
      <w:r w:rsidR="00F86778" w:rsidRPr="000D4602">
        <w:rPr>
          <w:sz w:val="24"/>
        </w:rPr>
        <w:t>v</w:t>
      </w:r>
      <w:r w:rsidRPr="000D4602">
        <w:rPr>
          <w:sz w:val="24"/>
        </w:rPr>
        <w:t xml:space="preserve">ám ďalej práve </w:t>
      </w:r>
      <w:r w:rsidR="00F86778" w:rsidRPr="000D4602">
        <w:rPr>
          <w:sz w:val="24"/>
        </w:rPr>
        <w:t>na</w:t>
      </w:r>
      <w:r w:rsidRPr="000D4602">
        <w:rPr>
          <w:sz w:val="24"/>
        </w:rPr>
        <w:t xml:space="preserve"> bylinkové oleje. </w:t>
      </w:r>
    </w:p>
    <w:p w14:paraId="623E1A9E" w14:textId="77777777" w:rsidR="006661FA" w:rsidRPr="000D4602" w:rsidRDefault="006661FA" w:rsidP="000D4602">
      <w:pPr>
        <w:spacing w:after="0"/>
        <w:contextualSpacing/>
        <w:rPr>
          <w:sz w:val="24"/>
        </w:rPr>
      </w:pPr>
    </w:p>
    <w:p w14:paraId="6A388BB4" w14:textId="4CB5D18A" w:rsidR="00185239" w:rsidRPr="00496BF2" w:rsidRDefault="00185239" w:rsidP="000D4602">
      <w:pPr>
        <w:spacing w:after="0"/>
        <w:contextualSpacing/>
        <w:jc w:val="center"/>
        <w:rPr>
          <w:b/>
          <w:sz w:val="24"/>
          <w:highlight w:val="cyan"/>
          <w:lang w:val="en-GB"/>
        </w:rPr>
      </w:pPr>
      <w:r w:rsidRPr="000D4602">
        <w:rPr>
          <w:b/>
          <w:sz w:val="24"/>
          <w:highlight w:val="cyan"/>
        </w:rPr>
        <w:t>Bylinkové liečivé masti</w:t>
      </w:r>
      <w:r w:rsidR="00761246" w:rsidRPr="00496BF2">
        <w:rPr>
          <w:b/>
          <w:sz w:val="24"/>
        </w:rPr>
        <w:t xml:space="preserve"> </w:t>
      </w:r>
      <w:r w:rsidR="00496BF2" w:rsidRPr="00496BF2">
        <w:rPr>
          <w:b/>
          <w:sz w:val="24"/>
        </w:rPr>
        <w:t xml:space="preserve">                                                    </w:t>
      </w:r>
      <w:commentRangeStart w:id="41"/>
      <w:r w:rsidR="00496BF2" w:rsidRPr="00496BF2">
        <w:rPr>
          <w:b/>
          <w:sz w:val="24"/>
          <w:highlight w:val="red"/>
        </w:rPr>
        <w:t>FOTO</w:t>
      </w:r>
      <w:commentRangeEnd w:id="41"/>
      <w:r w:rsidR="00496BF2">
        <w:rPr>
          <w:rStyle w:val="Odkaznakomentr"/>
        </w:rPr>
        <w:commentReference w:id="41"/>
      </w:r>
    </w:p>
    <w:p w14:paraId="454B0B7B" w14:textId="77777777" w:rsidR="006661FA" w:rsidRDefault="006661FA" w:rsidP="000D4602">
      <w:pPr>
        <w:spacing w:after="0"/>
        <w:contextualSpacing/>
        <w:rPr>
          <w:sz w:val="24"/>
        </w:rPr>
      </w:pPr>
    </w:p>
    <w:p w14:paraId="165464BD" w14:textId="6B043550" w:rsidR="00185239" w:rsidRDefault="00185239" w:rsidP="000D4602">
      <w:pPr>
        <w:spacing w:after="0"/>
        <w:contextualSpacing/>
        <w:rPr>
          <w:sz w:val="24"/>
        </w:rPr>
      </w:pPr>
      <w:r w:rsidRPr="000D4602">
        <w:rPr>
          <w:sz w:val="24"/>
        </w:rPr>
        <w:t>Ak sa už pustíte do výroby bylinkových olejov, tak určite vyskúšajte aj bylinkové masti. Výroba je veľmi jed</w:t>
      </w:r>
      <w:r w:rsidR="00523274" w:rsidRPr="000D4602">
        <w:rPr>
          <w:sz w:val="24"/>
        </w:rPr>
        <w:t>noduchá a výsledok prekvapivý. Z malého množstva byliniek</w:t>
      </w:r>
      <w:r w:rsidRPr="000D4602">
        <w:rPr>
          <w:sz w:val="24"/>
        </w:rPr>
        <w:t xml:space="preserve"> si vyrobíte hojivý liek, ktorý dlho vydrží v chladničke. </w:t>
      </w:r>
    </w:p>
    <w:p w14:paraId="1B7E30C8" w14:textId="77777777" w:rsidR="006661FA" w:rsidRPr="000D4602" w:rsidRDefault="006661FA" w:rsidP="000D4602">
      <w:pPr>
        <w:spacing w:after="0"/>
        <w:contextualSpacing/>
        <w:rPr>
          <w:sz w:val="24"/>
        </w:rPr>
      </w:pPr>
    </w:p>
    <w:p w14:paraId="3EA9732A" w14:textId="53221FBA" w:rsidR="00185239" w:rsidRDefault="00185239" w:rsidP="000D4602">
      <w:pPr>
        <w:spacing w:after="0"/>
        <w:contextualSpacing/>
        <w:rPr>
          <w:sz w:val="24"/>
        </w:rPr>
      </w:pPr>
      <w:r w:rsidRPr="000D4602">
        <w:rPr>
          <w:sz w:val="24"/>
        </w:rPr>
        <w:t>Masť potrebuje tukový základ, ale</w:t>
      </w:r>
      <w:r w:rsidR="00D61215" w:rsidRPr="000D4602">
        <w:rPr>
          <w:sz w:val="24"/>
        </w:rPr>
        <w:t>,</w:t>
      </w:r>
      <w:r w:rsidRPr="000D4602">
        <w:rPr>
          <w:sz w:val="24"/>
        </w:rPr>
        <w:t xml:space="preserve"> bohužiaľ</w:t>
      </w:r>
      <w:r w:rsidR="00D61215" w:rsidRPr="000D4602">
        <w:rPr>
          <w:sz w:val="24"/>
        </w:rPr>
        <w:t>,</w:t>
      </w:r>
      <w:r w:rsidRPr="000D4602">
        <w:rPr>
          <w:sz w:val="24"/>
        </w:rPr>
        <w:t xml:space="preserve"> v bežných mastiach z lekárne väčšinou nájdete vazelínu (ropný produkt) alebo bravčovú masť. </w:t>
      </w:r>
    </w:p>
    <w:p w14:paraId="5F280FD0" w14:textId="77777777" w:rsidR="006661FA" w:rsidRPr="000D4602" w:rsidRDefault="006661FA" w:rsidP="000D4602">
      <w:pPr>
        <w:spacing w:after="0"/>
        <w:contextualSpacing/>
        <w:rPr>
          <w:sz w:val="24"/>
        </w:rPr>
      </w:pPr>
    </w:p>
    <w:p w14:paraId="05B3D732" w14:textId="222AB767" w:rsidR="004C44F5" w:rsidRPr="000D4602" w:rsidRDefault="004C44F5" w:rsidP="000D4602">
      <w:pPr>
        <w:spacing w:after="0"/>
        <w:contextualSpacing/>
        <w:rPr>
          <w:sz w:val="24"/>
        </w:rPr>
      </w:pPr>
      <w:r w:rsidRPr="000D4602">
        <w:rPr>
          <w:sz w:val="24"/>
        </w:rPr>
        <w:t xml:space="preserve">Preto je vhodné jednoducho nadviazať na bylinkové oleje, ktoré sa </w:t>
      </w:r>
      <w:r w:rsidR="00F2668E" w:rsidRPr="000D4602">
        <w:rPr>
          <w:sz w:val="24"/>
        </w:rPr>
        <w:t>používajú</w:t>
      </w:r>
      <w:r w:rsidRPr="000D4602">
        <w:rPr>
          <w:sz w:val="24"/>
        </w:rPr>
        <w:t xml:space="preserve"> ako základ pri výrobe mastí. A na to</w:t>
      </w:r>
      <w:r w:rsidR="0063308D" w:rsidRPr="000D4602">
        <w:rPr>
          <w:sz w:val="24"/>
        </w:rPr>
        <w:t xml:space="preserve">, aby sa z oleja stala masť, stačí </w:t>
      </w:r>
      <w:r w:rsidRPr="000D4602">
        <w:rPr>
          <w:sz w:val="24"/>
        </w:rPr>
        <w:t xml:space="preserve">pridať iba včelí vosk. Ak máte známeho včelára, určite </w:t>
      </w:r>
      <w:r w:rsidR="0063308D" w:rsidRPr="000D4602">
        <w:rPr>
          <w:sz w:val="24"/>
        </w:rPr>
        <w:t>v</w:t>
      </w:r>
      <w:r w:rsidRPr="000D4602">
        <w:rPr>
          <w:sz w:val="24"/>
        </w:rPr>
        <w:t xml:space="preserve">ám </w:t>
      </w:r>
      <w:r w:rsidR="00D61215" w:rsidRPr="000D4602">
        <w:rPr>
          <w:sz w:val="24"/>
        </w:rPr>
        <w:t xml:space="preserve">kúsok </w:t>
      </w:r>
      <w:r w:rsidRPr="000D4602">
        <w:rPr>
          <w:sz w:val="24"/>
        </w:rPr>
        <w:t>odleje, inak to nie je drahá záležitosť, dá sa b</w:t>
      </w:r>
      <w:r w:rsidR="00F2668E" w:rsidRPr="000D4602">
        <w:rPr>
          <w:sz w:val="24"/>
        </w:rPr>
        <w:t xml:space="preserve">ežne kúpiť na internete. Na </w:t>
      </w:r>
      <w:r w:rsidR="00565DC8" w:rsidRPr="000D4602">
        <w:rPr>
          <w:sz w:val="24"/>
        </w:rPr>
        <w:t xml:space="preserve">bežnú </w:t>
      </w:r>
      <w:r w:rsidR="00F2668E" w:rsidRPr="000D4602">
        <w:rPr>
          <w:sz w:val="24"/>
        </w:rPr>
        <w:t xml:space="preserve">výrobu mastičiek </w:t>
      </w:r>
      <w:r w:rsidR="00565DC8" w:rsidRPr="000D4602">
        <w:rPr>
          <w:sz w:val="24"/>
        </w:rPr>
        <w:t>pre vlastnú spotrebu stačí malé množstvo</w:t>
      </w:r>
      <w:r w:rsidRPr="000D4602">
        <w:rPr>
          <w:sz w:val="24"/>
        </w:rPr>
        <w:t xml:space="preserve">. </w:t>
      </w:r>
    </w:p>
    <w:p w14:paraId="02276200" w14:textId="77777777" w:rsidR="006661FA" w:rsidRDefault="006661FA" w:rsidP="000D4602">
      <w:pPr>
        <w:spacing w:after="0"/>
        <w:contextualSpacing/>
        <w:rPr>
          <w:b/>
          <w:sz w:val="24"/>
        </w:rPr>
      </w:pPr>
    </w:p>
    <w:p w14:paraId="5F5350D6" w14:textId="1EF39853" w:rsidR="004C44F5" w:rsidRPr="000D4602" w:rsidRDefault="004C44F5" w:rsidP="000D4602">
      <w:pPr>
        <w:spacing w:after="0"/>
        <w:contextualSpacing/>
        <w:rPr>
          <w:sz w:val="24"/>
        </w:rPr>
      </w:pPr>
      <w:r w:rsidRPr="000D4602">
        <w:rPr>
          <w:b/>
          <w:sz w:val="24"/>
        </w:rPr>
        <w:t>Základná výroba bylinkovej masti</w:t>
      </w:r>
      <w:r w:rsidRPr="000D4602">
        <w:rPr>
          <w:sz w:val="24"/>
        </w:rPr>
        <w:t>:</w:t>
      </w:r>
    </w:p>
    <w:p w14:paraId="5A8B6628" w14:textId="6DC91037" w:rsidR="00226E1F" w:rsidRDefault="004C44F5" w:rsidP="006661FA">
      <w:pPr>
        <w:spacing w:after="0"/>
        <w:rPr>
          <w:sz w:val="24"/>
        </w:rPr>
      </w:pPr>
      <w:r w:rsidRPr="006661FA">
        <w:rPr>
          <w:sz w:val="24"/>
        </w:rPr>
        <w:t>Aj tu platí, že kvietky nechám</w:t>
      </w:r>
      <w:r w:rsidR="0063308D" w:rsidRPr="006661FA">
        <w:rPr>
          <w:sz w:val="24"/>
        </w:rPr>
        <w:t>e trošku zvädnúť, stačia 2 dni.</w:t>
      </w:r>
      <w:r w:rsidR="006661FA">
        <w:rPr>
          <w:sz w:val="24"/>
        </w:rPr>
        <w:t xml:space="preserve"> </w:t>
      </w:r>
      <w:r w:rsidR="00226E1F" w:rsidRPr="006661FA">
        <w:rPr>
          <w:sz w:val="24"/>
        </w:rPr>
        <w:t>Vo vodnom kúpeli nech</w:t>
      </w:r>
      <w:r w:rsidR="00173FFB">
        <w:rPr>
          <w:sz w:val="24"/>
        </w:rPr>
        <w:t>ajt</w:t>
      </w:r>
      <w:r w:rsidR="00226E1F" w:rsidRPr="006661FA">
        <w:rPr>
          <w:sz w:val="24"/>
        </w:rPr>
        <w:t>e na miernej teplote zohrievať</w:t>
      </w:r>
      <w:r w:rsidR="002D0031" w:rsidRPr="006661FA">
        <w:rPr>
          <w:sz w:val="24"/>
        </w:rPr>
        <w:t xml:space="preserve"> hrsť byliniek</w:t>
      </w:r>
      <w:r w:rsidR="00226E1F" w:rsidRPr="006661FA">
        <w:rPr>
          <w:sz w:val="24"/>
        </w:rPr>
        <w:t xml:space="preserve"> </w:t>
      </w:r>
      <w:r w:rsidR="002D0031" w:rsidRPr="006661FA">
        <w:rPr>
          <w:sz w:val="24"/>
        </w:rPr>
        <w:t>v cca 150 ml oleji po dobu 1 hodiny</w:t>
      </w:r>
      <w:r w:rsidR="00226E1F" w:rsidRPr="006661FA">
        <w:rPr>
          <w:sz w:val="24"/>
        </w:rPr>
        <w:t>.</w:t>
      </w:r>
      <w:r w:rsidR="006661FA">
        <w:rPr>
          <w:sz w:val="24"/>
        </w:rPr>
        <w:t xml:space="preserve"> </w:t>
      </w:r>
      <w:r w:rsidR="00226E1F" w:rsidRPr="006661FA">
        <w:rPr>
          <w:sz w:val="24"/>
        </w:rPr>
        <w:t>Potom zmes odstav</w:t>
      </w:r>
      <w:r w:rsidR="00173FFB">
        <w:rPr>
          <w:sz w:val="24"/>
        </w:rPr>
        <w:t>te</w:t>
      </w:r>
      <w:r w:rsidR="00226E1F" w:rsidRPr="006661FA">
        <w:rPr>
          <w:sz w:val="24"/>
        </w:rPr>
        <w:t xml:space="preserve"> a nech</w:t>
      </w:r>
      <w:r w:rsidR="00173FFB">
        <w:rPr>
          <w:sz w:val="24"/>
        </w:rPr>
        <w:t>ajt</w:t>
      </w:r>
      <w:r w:rsidR="00226E1F" w:rsidRPr="006661FA">
        <w:rPr>
          <w:sz w:val="24"/>
        </w:rPr>
        <w:t xml:space="preserve">e do ďalšieho dňa postáť. </w:t>
      </w:r>
    </w:p>
    <w:p w14:paraId="03C133FC" w14:textId="77777777" w:rsidR="006661FA" w:rsidRPr="006661FA" w:rsidRDefault="006661FA" w:rsidP="006661FA">
      <w:pPr>
        <w:spacing w:after="0"/>
        <w:rPr>
          <w:sz w:val="24"/>
        </w:rPr>
      </w:pPr>
    </w:p>
    <w:p w14:paraId="5B98FB98" w14:textId="041AD6F3" w:rsidR="00226E1F" w:rsidRPr="006661FA" w:rsidRDefault="00226E1F" w:rsidP="006661FA">
      <w:pPr>
        <w:spacing w:after="0"/>
        <w:rPr>
          <w:sz w:val="24"/>
        </w:rPr>
      </w:pPr>
      <w:r w:rsidRPr="006661FA">
        <w:rPr>
          <w:sz w:val="24"/>
        </w:rPr>
        <w:t xml:space="preserve">Nasledujúci deň bylinky </w:t>
      </w:r>
      <w:proofErr w:type="spellStart"/>
      <w:r w:rsidRPr="006661FA">
        <w:rPr>
          <w:sz w:val="24"/>
        </w:rPr>
        <w:t>sce</w:t>
      </w:r>
      <w:r w:rsidR="00173FFB">
        <w:rPr>
          <w:sz w:val="24"/>
        </w:rPr>
        <w:t>ďte</w:t>
      </w:r>
      <w:r w:rsidRPr="006661FA">
        <w:rPr>
          <w:sz w:val="24"/>
        </w:rPr>
        <w:t>e</w:t>
      </w:r>
      <w:proofErr w:type="spellEnd"/>
      <w:r w:rsidRPr="006661FA">
        <w:rPr>
          <w:sz w:val="24"/>
        </w:rPr>
        <w:t xml:space="preserve"> a</w:t>
      </w:r>
      <w:r w:rsidR="002D0031" w:rsidRPr="006661FA">
        <w:rPr>
          <w:sz w:val="24"/>
        </w:rPr>
        <w:t> </w:t>
      </w:r>
      <w:r w:rsidRPr="006661FA">
        <w:rPr>
          <w:sz w:val="24"/>
        </w:rPr>
        <w:t>prid</w:t>
      </w:r>
      <w:r w:rsidR="00173FFB">
        <w:rPr>
          <w:sz w:val="24"/>
        </w:rPr>
        <w:t>ajt</w:t>
      </w:r>
      <w:r w:rsidRPr="006661FA">
        <w:rPr>
          <w:sz w:val="24"/>
        </w:rPr>
        <w:t>e</w:t>
      </w:r>
      <w:r w:rsidR="002D0031" w:rsidRPr="006661FA">
        <w:rPr>
          <w:sz w:val="24"/>
        </w:rPr>
        <w:t xml:space="preserve"> cca 25 g včelieho</w:t>
      </w:r>
      <w:r w:rsidRPr="006661FA">
        <w:rPr>
          <w:sz w:val="24"/>
        </w:rPr>
        <w:t xml:space="preserve"> vosk</w:t>
      </w:r>
      <w:r w:rsidR="002D0031" w:rsidRPr="006661FA">
        <w:rPr>
          <w:sz w:val="24"/>
        </w:rPr>
        <w:t>u</w:t>
      </w:r>
      <w:r w:rsidRPr="006661FA">
        <w:rPr>
          <w:sz w:val="24"/>
        </w:rPr>
        <w:t xml:space="preserve">. </w:t>
      </w:r>
      <w:proofErr w:type="spellStart"/>
      <w:r w:rsidRPr="006661FA">
        <w:rPr>
          <w:sz w:val="24"/>
        </w:rPr>
        <w:t>Zahrieva</w:t>
      </w:r>
      <w:r w:rsidR="00173FFB">
        <w:rPr>
          <w:sz w:val="24"/>
        </w:rPr>
        <w:t>jte</w:t>
      </w:r>
      <w:r w:rsidRPr="006661FA">
        <w:rPr>
          <w:sz w:val="24"/>
        </w:rPr>
        <w:t>e</w:t>
      </w:r>
      <w:proofErr w:type="spellEnd"/>
      <w:r w:rsidRPr="006661FA">
        <w:rPr>
          <w:sz w:val="24"/>
        </w:rPr>
        <w:t xml:space="preserve"> vo vodnom kúpeli, kým sa vosk </w:t>
      </w:r>
      <w:r w:rsidR="0076472A" w:rsidRPr="006661FA">
        <w:rPr>
          <w:sz w:val="24"/>
        </w:rPr>
        <w:t>ne</w:t>
      </w:r>
      <w:r w:rsidRPr="006661FA">
        <w:rPr>
          <w:sz w:val="24"/>
        </w:rPr>
        <w:t>rozpustí (ide to rýchlo). Hotovú mastičku nalej</w:t>
      </w:r>
      <w:r w:rsidR="00173FFB">
        <w:rPr>
          <w:sz w:val="24"/>
        </w:rPr>
        <w:t>t</w:t>
      </w:r>
      <w:r w:rsidRPr="006661FA">
        <w:rPr>
          <w:sz w:val="24"/>
        </w:rPr>
        <w:t>e do nádobiek, nech</w:t>
      </w:r>
      <w:r w:rsidR="00173FFB">
        <w:rPr>
          <w:sz w:val="24"/>
        </w:rPr>
        <w:t>ajt</w:t>
      </w:r>
      <w:r w:rsidRPr="006661FA">
        <w:rPr>
          <w:sz w:val="24"/>
        </w:rPr>
        <w:t>e vychladnúť a stuhnúť. Skladuj</w:t>
      </w:r>
      <w:r w:rsidR="00173FFB">
        <w:rPr>
          <w:sz w:val="24"/>
        </w:rPr>
        <w:t>t</w:t>
      </w:r>
      <w:r w:rsidRPr="006661FA">
        <w:rPr>
          <w:sz w:val="24"/>
        </w:rPr>
        <w:t>e v chladničke.</w:t>
      </w:r>
      <w:r w:rsidR="006661FA">
        <w:rPr>
          <w:sz w:val="24"/>
        </w:rPr>
        <w:t xml:space="preserve"> </w:t>
      </w:r>
      <w:r w:rsidRPr="006661FA">
        <w:rPr>
          <w:sz w:val="24"/>
        </w:rPr>
        <w:t>Aj tu</w:t>
      </w:r>
      <w:r w:rsidR="00686EE9" w:rsidRPr="006661FA">
        <w:rPr>
          <w:sz w:val="24"/>
        </w:rPr>
        <w:t>,</w:t>
      </w:r>
      <w:r w:rsidRPr="006661FA">
        <w:rPr>
          <w:sz w:val="24"/>
        </w:rPr>
        <w:t xml:space="preserve"> milé dámy</w:t>
      </w:r>
      <w:r w:rsidR="0076472A" w:rsidRPr="006661FA">
        <w:rPr>
          <w:sz w:val="24"/>
        </w:rPr>
        <w:t>:</w:t>
      </w:r>
      <w:r w:rsidRPr="006661FA">
        <w:rPr>
          <w:sz w:val="24"/>
        </w:rPr>
        <w:t xml:space="preserve"> nezabudnite si odkladať pekné sklenené nádobky z</w:t>
      </w:r>
      <w:r w:rsidR="0076472A" w:rsidRPr="006661FA">
        <w:rPr>
          <w:sz w:val="24"/>
        </w:rPr>
        <w:t>o svojich</w:t>
      </w:r>
      <w:r w:rsidRPr="006661FA">
        <w:rPr>
          <w:sz w:val="24"/>
        </w:rPr>
        <w:t xml:space="preserve"> krémov.</w:t>
      </w:r>
    </w:p>
    <w:p w14:paraId="6371B950" w14:textId="77777777" w:rsidR="006661FA" w:rsidRPr="000D4602" w:rsidRDefault="006661FA" w:rsidP="000D4602">
      <w:pPr>
        <w:spacing w:after="0"/>
        <w:contextualSpacing/>
        <w:rPr>
          <w:sz w:val="24"/>
        </w:rPr>
      </w:pPr>
    </w:p>
    <w:p w14:paraId="61D9E68D" w14:textId="6B523527" w:rsidR="00324FE9" w:rsidRPr="000D4602" w:rsidRDefault="00324FE9" w:rsidP="000D4602">
      <w:pPr>
        <w:spacing w:after="0"/>
        <w:contextualSpacing/>
        <w:jc w:val="center"/>
        <w:rPr>
          <w:b/>
          <w:sz w:val="24"/>
          <w:highlight w:val="cyan"/>
        </w:rPr>
      </w:pPr>
      <w:r w:rsidRPr="000D4602">
        <w:rPr>
          <w:b/>
          <w:sz w:val="24"/>
          <w:highlight w:val="cyan"/>
        </w:rPr>
        <w:t>Bylinkové octy</w:t>
      </w:r>
      <w:r w:rsidR="00173FFB" w:rsidRPr="00173FFB">
        <w:rPr>
          <w:b/>
          <w:sz w:val="24"/>
        </w:rPr>
        <w:t xml:space="preserve">                                               </w:t>
      </w:r>
      <w:commentRangeStart w:id="42"/>
      <w:r w:rsidR="00173FFB" w:rsidRPr="00173FFB">
        <w:rPr>
          <w:b/>
          <w:sz w:val="24"/>
          <w:highlight w:val="red"/>
        </w:rPr>
        <w:t>FOTO</w:t>
      </w:r>
      <w:commentRangeEnd w:id="42"/>
      <w:r w:rsidR="00173FFB">
        <w:rPr>
          <w:rStyle w:val="Odkaznakomentr"/>
        </w:rPr>
        <w:commentReference w:id="42"/>
      </w:r>
    </w:p>
    <w:p w14:paraId="369E6EA6" w14:textId="77777777" w:rsidR="006661FA" w:rsidRDefault="006661FA" w:rsidP="000D4602">
      <w:pPr>
        <w:spacing w:after="0"/>
        <w:contextualSpacing/>
        <w:rPr>
          <w:sz w:val="24"/>
        </w:rPr>
      </w:pPr>
    </w:p>
    <w:p w14:paraId="7F6E9C3D" w14:textId="51DDAD8C" w:rsidR="00EB3F80" w:rsidRDefault="00EB3F80" w:rsidP="000D4602">
      <w:pPr>
        <w:spacing w:after="0"/>
        <w:contextualSpacing/>
        <w:rPr>
          <w:sz w:val="24"/>
        </w:rPr>
      </w:pPr>
      <w:r w:rsidRPr="000D4602">
        <w:rPr>
          <w:sz w:val="24"/>
        </w:rPr>
        <w:t xml:space="preserve">Ak sa už veziete na divokej bylinkovej vlne, tak </w:t>
      </w:r>
      <w:r w:rsidR="0091573E" w:rsidRPr="000D4602">
        <w:rPr>
          <w:sz w:val="24"/>
        </w:rPr>
        <w:t xml:space="preserve">si </w:t>
      </w:r>
      <w:r w:rsidRPr="000D4602">
        <w:rPr>
          <w:sz w:val="24"/>
        </w:rPr>
        <w:t xml:space="preserve">určite pripravujete aj rôzne šaláty, ktoré okrem bylinkového oleja odporúčam dochutiť aj bylinkovým octom. Priznám sa, že moja cesta k octom nebola od začiatku taká jednoznačná, lebo ocot vo všeobecnosti </w:t>
      </w:r>
      <w:r w:rsidR="0091573E" w:rsidRPr="000D4602">
        <w:rPr>
          <w:sz w:val="24"/>
        </w:rPr>
        <w:t>veľmi</w:t>
      </w:r>
      <w:r w:rsidRPr="000D4602">
        <w:rPr>
          <w:sz w:val="24"/>
        </w:rPr>
        <w:t xml:space="preserve"> nemusím. Ale dobrá kombinácia byliniek a primerané množstvo octu v jedle robia zázraky. </w:t>
      </w:r>
    </w:p>
    <w:p w14:paraId="4057B81D" w14:textId="77777777" w:rsidR="006661FA" w:rsidRPr="000D4602" w:rsidRDefault="006661FA" w:rsidP="000D4602">
      <w:pPr>
        <w:spacing w:after="0"/>
        <w:contextualSpacing/>
        <w:rPr>
          <w:sz w:val="24"/>
        </w:rPr>
      </w:pPr>
    </w:p>
    <w:p w14:paraId="516CDB60" w14:textId="6F118626" w:rsidR="00EB3F80" w:rsidRDefault="00EB3F80" w:rsidP="000D4602">
      <w:pPr>
        <w:spacing w:after="0"/>
        <w:contextualSpacing/>
        <w:rPr>
          <w:sz w:val="24"/>
        </w:rPr>
      </w:pPr>
      <w:r w:rsidRPr="000D4602">
        <w:rPr>
          <w:sz w:val="24"/>
        </w:rPr>
        <w:t>Spojenie divokých byliniek a jablčného octu je jednoduchý, lahodný a efektívny spôsob, ako uchovať byliny a získať z nich minerály a vitamíny. Vyberte sa do prírody a určite nájdete veľa divých bylín, ktoré si môžete vziať do svojej kuchyne.</w:t>
      </w:r>
      <w:r w:rsidR="009C25B1" w:rsidRPr="000D4602">
        <w:rPr>
          <w:sz w:val="24"/>
        </w:rPr>
        <w:t xml:space="preserve"> </w:t>
      </w:r>
    </w:p>
    <w:p w14:paraId="0E5444BD" w14:textId="77777777" w:rsidR="006661FA" w:rsidRPr="000D4602" w:rsidRDefault="006661FA" w:rsidP="000D4602">
      <w:pPr>
        <w:spacing w:after="0"/>
        <w:contextualSpacing/>
        <w:rPr>
          <w:sz w:val="24"/>
        </w:rPr>
      </w:pPr>
    </w:p>
    <w:p w14:paraId="5828DE98" w14:textId="003F0BBA" w:rsidR="009C25B1" w:rsidRDefault="009C25B1" w:rsidP="000D4602">
      <w:pPr>
        <w:spacing w:after="0"/>
        <w:contextualSpacing/>
        <w:rPr>
          <w:sz w:val="24"/>
        </w:rPr>
      </w:pPr>
      <w:r w:rsidRPr="000D4602">
        <w:rPr>
          <w:sz w:val="24"/>
        </w:rPr>
        <w:t xml:space="preserve">Takýto ocot </w:t>
      </w:r>
      <w:r w:rsidR="00F71D4D" w:rsidRPr="000D4602">
        <w:rPr>
          <w:sz w:val="24"/>
        </w:rPr>
        <w:t xml:space="preserve">je </w:t>
      </w:r>
      <w:r w:rsidRPr="000D4602">
        <w:rPr>
          <w:sz w:val="24"/>
        </w:rPr>
        <w:t xml:space="preserve">bohatý na živiny a chutí vynikajúco. Je úžasným spojencom v kuchyni pri príprave chutných šalátových dresingov, </w:t>
      </w:r>
      <w:r w:rsidR="00D75D0A" w:rsidRPr="000D4602">
        <w:rPr>
          <w:sz w:val="24"/>
        </w:rPr>
        <w:t>môžete</w:t>
      </w:r>
      <w:r w:rsidRPr="000D4602">
        <w:rPr>
          <w:sz w:val="24"/>
        </w:rPr>
        <w:t xml:space="preserve"> ho primiešať do </w:t>
      </w:r>
      <w:proofErr w:type="spellStart"/>
      <w:r w:rsidRPr="000D4602">
        <w:rPr>
          <w:sz w:val="24"/>
        </w:rPr>
        <w:t>dipov</w:t>
      </w:r>
      <w:proofErr w:type="spellEnd"/>
      <w:r w:rsidRPr="000D4602">
        <w:rPr>
          <w:sz w:val="24"/>
        </w:rPr>
        <w:t xml:space="preserve"> a omáčok, či pridávať do polievok alebo iných pokrmov.</w:t>
      </w:r>
    </w:p>
    <w:p w14:paraId="0DB19439" w14:textId="77777777" w:rsidR="006661FA" w:rsidRPr="000D4602" w:rsidRDefault="006661FA" w:rsidP="000D4602">
      <w:pPr>
        <w:spacing w:after="0"/>
        <w:contextualSpacing/>
        <w:rPr>
          <w:sz w:val="24"/>
        </w:rPr>
      </w:pPr>
    </w:p>
    <w:p w14:paraId="32F05C90" w14:textId="05D0D7E0" w:rsidR="009C25B1" w:rsidRPr="000D4602" w:rsidRDefault="009C25B1" w:rsidP="000D4602">
      <w:pPr>
        <w:spacing w:after="0"/>
        <w:contextualSpacing/>
        <w:rPr>
          <w:sz w:val="24"/>
        </w:rPr>
      </w:pPr>
      <w:r w:rsidRPr="000D4602">
        <w:rPr>
          <w:b/>
          <w:sz w:val="24"/>
        </w:rPr>
        <w:t>Základn</w:t>
      </w:r>
      <w:r w:rsidR="006661FA">
        <w:rPr>
          <w:b/>
          <w:sz w:val="24"/>
        </w:rPr>
        <w:t xml:space="preserve">ý postup pri bylinkových octoch: </w:t>
      </w:r>
    </w:p>
    <w:p w14:paraId="29142146" w14:textId="63B0CF21" w:rsidR="009C25B1" w:rsidRPr="006661FA" w:rsidRDefault="009C25B1" w:rsidP="006661FA">
      <w:pPr>
        <w:spacing w:after="0"/>
        <w:rPr>
          <w:sz w:val="24"/>
        </w:rPr>
      </w:pPr>
      <w:r w:rsidRPr="006661FA">
        <w:rPr>
          <w:sz w:val="24"/>
        </w:rPr>
        <w:t>Bylink</w:t>
      </w:r>
      <w:r w:rsidR="00A6271F" w:rsidRPr="006661FA">
        <w:rPr>
          <w:sz w:val="24"/>
        </w:rPr>
        <w:t>y</w:t>
      </w:r>
      <w:r w:rsidRPr="006661FA">
        <w:rPr>
          <w:sz w:val="24"/>
        </w:rPr>
        <w:t xml:space="preserve"> nakrájajte alebo nastrihajte na menšie kúsky a vložte do čistej nádoby. Môžete pridať aj iné chuťovo výrazné doplnky</w:t>
      </w:r>
      <w:r w:rsidR="00E6520B" w:rsidRPr="006661FA">
        <w:rPr>
          <w:sz w:val="24"/>
        </w:rPr>
        <w:t>,</w:t>
      </w:r>
      <w:r w:rsidRPr="006661FA">
        <w:rPr>
          <w:sz w:val="24"/>
        </w:rPr>
        <w:t xml:space="preserve"> ako</w:t>
      </w:r>
      <w:r w:rsidR="00E6520B" w:rsidRPr="006661FA">
        <w:rPr>
          <w:sz w:val="24"/>
        </w:rPr>
        <w:t xml:space="preserve"> sú</w:t>
      </w:r>
      <w:r w:rsidRPr="006661FA">
        <w:rPr>
          <w:sz w:val="24"/>
        </w:rPr>
        <w:t xml:space="preserve"> cesnak, zázvor, cibuľ</w:t>
      </w:r>
      <w:r w:rsidR="00E6520B" w:rsidRPr="006661FA">
        <w:rPr>
          <w:sz w:val="24"/>
        </w:rPr>
        <w:t xml:space="preserve">a, čili, </w:t>
      </w:r>
      <w:proofErr w:type="spellStart"/>
      <w:r w:rsidR="00E6520B" w:rsidRPr="006661FA">
        <w:rPr>
          <w:sz w:val="24"/>
        </w:rPr>
        <w:t>kardamóm</w:t>
      </w:r>
      <w:proofErr w:type="spellEnd"/>
      <w:r w:rsidR="00E6520B" w:rsidRPr="006661FA">
        <w:rPr>
          <w:sz w:val="24"/>
        </w:rPr>
        <w:t xml:space="preserve"> či škorica</w:t>
      </w:r>
      <w:r w:rsidRPr="006661FA">
        <w:rPr>
          <w:sz w:val="24"/>
        </w:rPr>
        <w:t xml:space="preserve">. </w:t>
      </w:r>
      <w:r w:rsidR="00E6520B" w:rsidRPr="006661FA">
        <w:rPr>
          <w:sz w:val="24"/>
        </w:rPr>
        <w:t>Okrem chuti pridáte</w:t>
      </w:r>
      <w:r w:rsidR="007B7698" w:rsidRPr="006661FA">
        <w:rPr>
          <w:sz w:val="24"/>
        </w:rPr>
        <w:t xml:space="preserve"> </w:t>
      </w:r>
      <w:r w:rsidR="00E46F8A" w:rsidRPr="006661FA">
        <w:rPr>
          <w:sz w:val="24"/>
        </w:rPr>
        <w:t xml:space="preserve">octu aj ďalšie liečivé vlastnosti. </w:t>
      </w:r>
    </w:p>
    <w:p w14:paraId="5434FB2A" w14:textId="77777777" w:rsidR="006661FA" w:rsidRDefault="006661FA" w:rsidP="006661FA">
      <w:pPr>
        <w:spacing w:after="0"/>
        <w:rPr>
          <w:sz w:val="24"/>
        </w:rPr>
      </w:pPr>
    </w:p>
    <w:p w14:paraId="3FD3C40A" w14:textId="54B5BC3A" w:rsidR="009C25B1" w:rsidRPr="006661FA" w:rsidRDefault="009C25B1" w:rsidP="006661FA">
      <w:pPr>
        <w:spacing w:after="0"/>
        <w:rPr>
          <w:sz w:val="24"/>
        </w:rPr>
      </w:pPr>
      <w:r w:rsidRPr="006661FA">
        <w:rPr>
          <w:sz w:val="24"/>
        </w:rPr>
        <w:t>Zalej</w:t>
      </w:r>
      <w:r w:rsidR="007B7698" w:rsidRPr="006661FA">
        <w:rPr>
          <w:sz w:val="24"/>
        </w:rPr>
        <w:t>te</w:t>
      </w:r>
      <w:r w:rsidRPr="006661FA">
        <w:rPr>
          <w:sz w:val="24"/>
        </w:rPr>
        <w:t xml:space="preserve"> </w:t>
      </w:r>
      <w:r w:rsidR="007B7698" w:rsidRPr="006661FA">
        <w:rPr>
          <w:sz w:val="24"/>
        </w:rPr>
        <w:t xml:space="preserve">to </w:t>
      </w:r>
      <w:r w:rsidRPr="006661FA">
        <w:rPr>
          <w:sz w:val="24"/>
        </w:rPr>
        <w:t xml:space="preserve">jablčným </w:t>
      </w:r>
      <w:r w:rsidR="002D0031" w:rsidRPr="006661FA">
        <w:rPr>
          <w:sz w:val="24"/>
        </w:rPr>
        <w:t xml:space="preserve">bio </w:t>
      </w:r>
      <w:r w:rsidRPr="006661FA">
        <w:rPr>
          <w:sz w:val="24"/>
        </w:rPr>
        <w:t xml:space="preserve">octom. </w:t>
      </w:r>
      <w:r w:rsidR="002D0031" w:rsidRPr="006661FA">
        <w:rPr>
          <w:sz w:val="24"/>
        </w:rPr>
        <w:t>Už ten sám o sebe obsahuje veľa prospešných látok a </w:t>
      </w:r>
      <w:proofErr w:type="spellStart"/>
      <w:r w:rsidR="002D0031" w:rsidRPr="006661FA">
        <w:rPr>
          <w:sz w:val="24"/>
        </w:rPr>
        <w:t>probiotík</w:t>
      </w:r>
      <w:proofErr w:type="spellEnd"/>
      <w:r w:rsidR="002D0031" w:rsidRPr="006661FA">
        <w:rPr>
          <w:sz w:val="24"/>
        </w:rPr>
        <w:t>.</w:t>
      </w:r>
      <w:r w:rsidR="006661FA">
        <w:rPr>
          <w:sz w:val="24"/>
        </w:rPr>
        <w:t xml:space="preserve"> </w:t>
      </w:r>
      <w:r w:rsidRPr="006661FA">
        <w:rPr>
          <w:sz w:val="24"/>
        </w:rPr>
        <w:t xml:space="preserve">Zatlačte vareškou trochu bylinky nadol, aby všetok prebytočný vzduch vystúpil na povrch. </w:t>
      </w:r>
      <w:r w:rsidR="006661FA">
        <w:rPr>
          <w:sz w:val="24"/>
        </w:rPr>
        <w:t xml:space="preserve"> </w:t>
      </w:r>
      <w:r w:rsidR="00E6520B" w:rsidRPr="006661FA">
        <w:rPr>
          <w:sz w:val="24"/>
        </w:rPr>
        <w:t>Zavrite nádobu –</w:t>
      </w:r>
      <w:r w:rsidRPr="006661FA">
        <w:rPr>
          <w:sz w:val="24"/>
        </w:rPr>
        <w:t xml:space="preserve"> ale keďže ocot reaguje s kovom, použite buď plastový vrchnák, ale</w:t>
      </w:r>
      <w:r w:rsidR="00CE6251" w:rsidRPr="006661FA">
        <w:rPr>
          <w:sz w:val="24"/>
        </w:rPr>
        <w:t>bo</w:t>
      </w:r>
      <w:r w:rsidRPr="006661FA">
        <w:rPr>
          <w:sz w:val="24"/>
        </w:rPr>
        <w:t xml:space="preserve"> vložte </w:t>
      </w:r>
      <w:r w:rsidR="00E46F8A" w:rsidRPr="006661FA">
        <w:rPr>
          <w:sz w:val="24"/>
        </w:rPr>
        <w:t xml:space="preserve">pod vrchnák </w:t>
      </w:r>
      <w:r w:rsidRPr="006661FA">
        <w:rPr>
          <w:sz w:val="24"/>
        </w:rPr>
        <w:t>kúsok papiera na pečenie</w:t>
      </w:r>
      <w:r w:rsidR="00E46F8A" w:rsidRPr="006661FA">
        <w:rPr>
          <w:sz w:val="24"/>
        </w:rPr>
        <w:t xml:space="preserve"> (</w:t>
      </w:r>
      <w:r w:rsidR="00E46F8A" w:rsidRPr="006661FA">
        <w:rPr>
          <w:sz w:val="24"/>
          <w:highlight w:val="yellow"/>
        </w:rPr>
        <w:t>ako vidno na fotografii).</w:t>
      </w:r>
      <w:r w:rsidR="00E46F8A" w:rsidRPr="006661FA">
        <w:rPr>
          <w:sz w:val="24"/>
        </w:rPr>
        <w:t xml:space="preserve"> </w:t>
      </w:r>
    </w:p>
    <w:p w14:paraId="3E81A763" w14:textId="77777777" w:rsidR="006661FA" w:rsidRDefault="006661FA" w:rsidP="006661FA">
      <w:pPr>
        <w:spacing w:after="0"/>
        <w:rPr>
          <w:sz w:val="24"/>
        </w:rPr>
      </w:pPr>
    </w:p>
    <w:p w14:paraId="42A67F91" w14:textId="13AC7950" w:rsidR="00E46F8A" w:rsidRDefault="00E46F8A" w:rsidP="006661FA">
      <w:pPr>
        <w:spacing w:after="0"/>
        <w:rPr>
          <w:sz w:val="24"/>
        </w:rPr>
      </w:pPr>
      <w:r w:rsidRPr="006661FA">
        <w:rPr>
          <w:sz w:val="24"/>
        </w:rPr>
        <w:t>Bylink</w:t>
      </w:r>
      <w:r w:rsidR="00CE6251" w:rsidRPr="006661FA">
        <w:rPr>
          <w:sz w:val="24"/>
        </w:rPr>
        <w:t>y</w:t>
      </w:r>
      <w:r w:rsidRPr="006661FA">
        <w:rPr>
          <w:sz w:val="24"/>
        </w:rPr>
        <w:t xml:space="preserve"> nechajte v octe macerovať po dobu 4</w:t>
      </w:r>
      <w:r w:rsidR="00CE6251" w:rsidRPr="006661FA">
        <w:rPr>
          <w:sz w:val="24"/>
        </w:rPr>
        <w:t xml:space="preserve"> </w:t>
      </w:r>
      <w:r w:rsidR="00E6520B" w:rsidRPr="006661FA">
        <w:rPr>
          <w:sz w:val="24"/>
        </w:rPr>
        <w:t>–</w:t>
      </w:r>
      <w:r w:rsidR="00CE6251" w:rsidRPr="006661FA">
        <w:rPr>
          <w:sz w:val="24"/>
        </w:rPr>
        <w:t xml:space="preserve"> </w:t>
      </w:r>
      <w:r w:rsidRPr="006661FA">
        <w:rPr>
          <w:sz w:val="24"/>
        </w:rPr>
        <w:t>6 týždňov pri izbovej teplote. Občas nádobu pretraste, aby sa bylink</w:t>
      </w:r>
      <w:r w:rsidR="00D75D0A" w:rsidRPr="006661FA">
        <w:rPr>
          <w:sz w:val="24"/>
        </w:rPr>
        <w:t>y</w:t>
      </w:r>
      <w:r w:rsidRPr="006661FA">
        <w:rPr>
          <w:sz w:val="24"/>
        </w:rPr>
        <w:t xml:space="preserve"> premiešali. Potom už len preceďte cez sitko a ocot je hotový!</w:t>
      </w:r>
      <w:r w:rsidR="00C707EF" w:rsidRPr="006661FA">
        <w:rPr>
          <w:sz w:val="24"/>
        </w:rPr>
        <w:t xml:space="preserve"> Nie je </w:t>
      </w:r>
      <w:r w:rsidR="00CE6251" w:rsidRPr="006661FA">
        <w:rPr>
          <w:sz w:val="24"/>
        </w:rPr>
        <w:t>nutné</w:t>
      </w:r>
      <w:r w:rsidR="00C707EF" w:rsidRPr="006661FA">
        <w:rPr>
          <w:sz w:val="24"/>
        </w:rPr>
        <w:t xml:space="preserve"> mať ho v chladničke, dajte si ho </w:t>
      </w:r>
      <w:r w:rsidR="007E6335" w:rsidRPr="006661FA">
        <w:rPr>
          <w:sz w:val="24"/>
        </w:rPr>
        <w:t xml:space="preserve">tak, aby bol </w:t>
      </w:r>
      <w:r w:rsidR="00C707EF" w:rsidRPr="006661FA">
        <w:rPr>
          <w:sz w:val="24"/>
        </w:rPr>
        <w:t xml:space="preserve">poruke, aby ste ho používali čo najčastejšie. </w:t>
      </w:r>
    </w:p>
    <w:p w14:paraId="5AB6A7B6" w14:textId="77777777" w:rsidR="006661FA" w:rsidRPr="006661FA" w:rsidRDefault="006661FA" w:rsidP="006661FA">
      <w:pPr>
        <w:spacing w:after="0"/>
        <w:rPr>
          <w:sz w:val="24"/>
        </w:rPr>
      </w:pPr>
    </w:p>
    <w:p w14:paraId="4447E2A6" w14:textId="77777777" w:rsidR="000D4602" w:rsidRPr="006661FA" w:rsidRDefault="000D4602" w:rsidP="006661FA">
      <w:pPr>
        <w:spacing w:after="0"/>
        <w:contextualSpacing/>
        <w:rPr>
          <w:sz w:val="24"/>
          <w:szCs w:val="24"/>
        </w:rPr>
      </w:pPr>
    </w:p>
    <w:p w14:paraId="1AF12B72" w14:textId="7B258376" w:rsidR="00EB3F80" w:rsidRPr="006661FA" w:rsidRDefault="00C63C0B" w:rsidP="006661FA">
      <w:pPr>
        <w:spacing w:after="0"/>
        <w:contextualSpacing/>
        <w:jc w:val="center"/>
        <w:rPr>
          <w:b/>
          <w:sz w:val="24"/>
          <w:szCs w:val="24"/>
          <w:highlight w:val="cyan"/>
        </w:rPr>
      </w:pPr>
      <w:r w:rsidRPr="006661FA">
        <w:rPr>
          <w:b/>
          <w:sz w:val="24"/>
          <w:szCs w:val="24"/>
          <w:highlight w:val="cyan"/>
        </w:rPr>
        <w:t>Bylinkové soli</w:t>
      </w:r>
      <w:r w:rsidR="00173FFB" w:rsidRPr="00F60755">
        <w:rPr>
          <w:b/>
          <w:sz w:val="24"/>
          <w:szCs w:val="24"/>
        </w:rPr>
        <w:t xml:space="preserve">        </w:t>
      </w:r>
      <w:r w:rsidR="00F60755" w:rsidRPr="00F60755">
        <w:rPr>
          <w:b/>
          <w:sz w:val="24"/>
          <w:szCs w:val="24"/>
        </w:rPr>
        <w:t xml:space="preserve">                                          </w:t>
      </w:r>
      <w:commentRangeStart w:id="43"/>
      <w:r w:rsidR="00F60755" w:rsidRPr="00F60755">
        <w:rPr>
          <w:b/>
          <w:sz w:val="24"/>
          <w:szCs w:val="24"/>
          <w:highlight w:val="red"/>
        </w:rPr>
        <w:t>FOTO</w:t>
      </w:r>
      <w:commentRangeEnd w:id="43"/>
      <w:r w:rsidR="00F60755">
        <w:rPr>
          <w:rStyle w:val="Odkaznakomentr"/>
        </w:rPr>
        <w:commentReference w:id="43"/>
      </w:r>
    </w:p>
    <w:p w14:paraId="4485BADA" w14:textId="77777777" w:rsidR="006661FA" w:rsidRDefault="006661FA" w:rsidP="006661FA">
      <w:pPr>
        <w:spacing w:after="0"/>
        <w:contextualSpacing/>
        <w:rPr>
          <w:sz w:val="24"/>
          <w:szCs w:val="24"/>
        </w:rPr>
      </w:pPr>
    </w:p>
    <w:p w14:paraId="311C75C1" w14:textId="595E22F2" w:rsidR="00C63C0B" w:rsidRDefault="00C63C0B" w:rsidP="006661FA">
      <w:pPr>
        <w:spacing w:after="0"/>
        <w:contextualSpacing/>
        <w:rPr>
          <w:sz w:val="24"/>
          <w:szCs w:val="24"/>
        </w:rPr>
      </w:pPr>
      <w:r w:rsidRPr="006661FA">
        <w:rPr>
          <w:sz w:val="24"/>
          <w:szCs w:val="24"/>
        </w:rPr>
        <w:t xml:space="preserve">Čerstvé bylinky ťažko nahradiť, ale v období, keď ich rastie dosť, </w:t>
      </w:r>
      <w:r w:rsidR="00E51377" w:rsidRPr="006661FA">
        <w:rPr>
          <w:sz w:val="24"/>
          <w:szCs w:val="24"/>
        </w:rPr>
        <w:t xml:space="preserve">ich </w:t>
      </w:r>
      <w:r w:rsidRPr="006661FA">
        <w:rPr>
          <w:sz w:val="24"/>
          <w:szCs w:val="24"/>
        </w:rPr>
        <w:t xml:space="preserve">skúste zapracovať do jedál aj </w:t>
      </w:r>
      <w:r w:rsidR="00E51377" w:rsidRPr="006661FA">
        <w:rPr>
          <w:sz w:val="24"/>
          <w:szCs w:val="24"/>
        </w:rPr>
        <w:t>vo forme bylinkových solí. V</w:t>
      </w:r>
      <w:r w:rsidRPr="006661FA">
        <w:rPr>
          <w:sz w:val="24"/>
          <w:szCs w:val="24"/>
        </w:rPr>
        <w:t xml:space="preserve">ýhodou je, že soľ je prirodzený konzervant, takže sa nemusíte báť, že sa pokazí. </w:t>
      </w:r>
      <w:r w:rsidR="008B7362" w:rsidRPr="006661FA">
        <w:rPr>
          <w:sz w:val="24"/>
          <w:szCs w:val="24"/>
        </w:rPr>
        <w:t xml:space="preserve">Iba ich skladujte v uzatvárateľnej nádobe, aby nevyprchali tie úžasné vône. </w:t>
      </w:r>
    </w:p>
    <w:p w14:paraId="0B6F9162" w14:textId="77777777" w:rsidR="006661FA" w:rsidRPr="006661FA" w:rsidRDefault="006661FA" w:rsidP="006661FA">
      <w:pPr>
        <w:spacing w:after="0"/>
        <w:contextualSpacing/>
        <w:rPr>
          <w:sz w:val="24"/>
          <w:szCs w:val="24"/>
        </w:rPr>
      </w:pPr>
    </w:p>
    <w:p w14:paraId="29BA3C4B" w14:textId="52290C8E" w:rsidR="000656D3" w:rsidRDefault="000656D3" w:rsidP="006661FA">
      <w:pPr>
        <w:spacing w:after="0"/>
        <w:contextualSpacing/>
        <w:rPr>
          <w:sz w:val="24"/>
          <w:szCs w:val="24"/>
        </w:rPr>
      </w:pPr>
      <w:r w:rsidRPr="006661FA">
        <w:rPr>
          <w:sz w:val="24"/>
          <w:szCs w:val="24"/>
        </w:rPr>
        <w:t>Ochutené soli sú rýchlym a jednoduchým spôsobom, ako do jedál pridať divoké chute byliniek, nehovoriac o tom, že sú skvelým spôsobo</w:t>
      </w:r>
      <w:r w:rsidR="00E51377" w:rsidRPr="006661FA">
        <w:rPr>
          <w:sz w:val="24"/>
          <w:szCs w:val="24"/>
        </w:rPr>
        <w:t xml:space="preserve">m, ako uchovať čerstvé aj bylinky </w:t>
      </w:r>
      <w:r w:rsidRPr="006661FA">
        <w:rPr>
          <w:sz w:val="24"/>
          <w:szCs w:val="24"/>
        </w:rPr>
        <w:t>z vašej záhrady.</w:t>
      </w:r>
    </w:p>
    <w:p w14:paraId="0BD38705" w14:textId="77777777" w:rsidR="006661FA" w:rsidRPr="006661FA" w:rsidRDefault="006661FA" w:rsidP="006661FA">
      <w:pPr>
        <w:spacing w:after="0"/>
        <w:contextualSpacing/>
        <w:rPr>
          <w:sz w:val="24"/>
          <w:szCs w:val="24"/>
        </w:rPr>
      </w:pPr>
    </w:p>
    <w:p w14:paraId="08F24A1D" w14:textId="6E4AF0AE" w:rsidR="00B52F34" w:rsidRDefault="008B7362" w:rsidP="006661FA">
      <w:pPr>
        <w:spacing w:after="0"/>
        <w:contextualSpacing/>
        <w:rPr>
          <w:sz w:val="24"/>
          <w:szCs w:val="24"/>
        </w:rPr>
      </w:pPr>
      <w:r w:rsidRPr="006661FA">
        <w:rPr>
          <w:sz w:val="24"/>
          <w:szCs w:val="24"/>
        </w:rPr>
        <w:lastRenderedPageBreak/>
        <w:t xml:space="preserve">Bylinkové soli odporúčam kombinovať s ostatnými aromatickými bylinkami, ako </w:t>
      </w:r>
      <w:r w:rsidR="00E51377" w:rsidRPr="006661FA">
        <w:rPr>
          <w:sz w:val="24"/>
          <w:szCs w:val="24"/>
        </w:rPr>
        <w:t>sú</w:t>
      </w:r>
      <w:r w:rsidRPr="006661FA">
        <w:rPr>
          <w:sz w:val="24"/>
          <w:szCs w:val="24"/>
        </w:rPr>
        <w:t xml:space="preserve"> napríklad materi</w:t>
      </w:r>
      <w:r w:rsidR="00E51377" w:rsidRPr="006661FA">
        <w:rPr>
          <w:sz w:val="24"/>
          <w:szCs w:val="24"/>
        </w:rPr>
        <w:t xml:space="preserve">na dúška, zádušník </w:t>
      </w:r>
      <w:proofErr w:type="spellStart"/>
      <w:r w:rsidR="00E51377" w:rsidRPr="006661FA">
        <w:rPr>
          <w:sz w:val="24"/>
          <w:szCs w:val="24"/>
        </w:rPr>
        <w:t>brečtanovitý</w:t>
      </w:r>
      <w:proofErr w:type="spellEnd"/>
      <w:r w:rsidRPr="006661FA">
        <w:rPr>
          <w:sz w:val="24"/>
          <w:szCs w:val="24"/>
        </w:rPr>
        <w:t xml:space="preserve"> alebo aj rozmarín</w:t>
      </w:r>
      <w:r w:rsidR="00E51377" w:rsidRPr="006661FA">
        <w:rPr>
          <w:sz w:val="24"/>
          <w:szCs w:val="24"/>
        </w:rPr>
        <w:t>,</w:t>
      </w:r>
      <w:r w:rsidRPr="006661FA">
        <w:rPr>
          <w:sz w:val="24"/>
          <w:szCs w:val="24"/>
        </w:rPr>
        <w:t xml:space="preserve"> či sušený cesnak. </w:t>
      </w:r>
      <w:r w:rsidR="00B52F34" w:rsidRPr="006661FA">
        <w:rPr>
          <w:sz w:val="24"/>
          <w:szCs w:val="24"/>
        </w:rPr>
        <w:t>Soľ si môžeme vyrobiť buď priamo z čerstvých byliniek, alebo</w:t>
      </w:r>
      <w:r w:rsidR="00E51377" w:rsidRPr="006661FA">
        <w:rPr>
          <w:sz w:val="24"/>
          <w:szCs w:val="24"/>
        </w:rPr>
        <w:t xml:space="preserve"> </w:t>
      </w:r>
      <w:r w:rsidR="00B52F34" w:rsidRPr="006661FA">
        <w:rPr>
          <w:sz w:val="24"/>
          <w:szCs w:val="24"/>
        </w:rPr>
        <w:t>už usušených.</w:t>
      </w:r>
    </w:p>
    <w:p w14:paraId="1B037277" w14:textId="77777777" w:rsidR="006661FA" w:rsidRPr="006661FA" w:rsidRDefault="006661FA" w:rsidP="006661FA">
      <w:pPr>
        <w:spacing w:after="0"/>
        <w:contextualSpacing/>
        <w:rPr>
          <w:sz w:val="24"/>
          <w:szCs w:val="24"/>
        </w:rPr>
      </w:pPr>
    </w:p>
    <w:p w14:paraId="295A311C" w14:textId="7C8FBA65" w:rsidR="00B52F34" w:rsidRPr="006661FA" w:rsidRDefault="00B52F34" w:rsidP="006661FA">
      <w:pPr>
        <w:spacing w:after="0"/>
        <w:contextualSpacing/>
        <w:rPr>
          <w:b/>
          <w:sz w:val="24"/>
          <w:szCs w:val="24"/>
        </w:rPr>
      </w:pPr>
      <w:r w:rsidRPr="006661FA">
        <w:rPr>
          <w:b/>
          <w:sz w:val="24"/>
          <w:szCs w:val="24"/>
        </w:rPr>
        <w:t>Základná príprava bylinkovej soli z </w:t>
      </w:r>
      <w:r w:rsidR="000656D3" w:rsidRPr="006661FA">
        <w:rPr>
          <w:b/>
          <w:sz w:val="24"/>
          <w:szCs w:val="24"/>
        </w:rPr>
        <w:t>čerstvých</w:t>
      </w:r>
      <w:r w:rsidRPr="006661FA">
        <w:rPr>
          <w:b/>
          <w:sz w:val="24"/>
          <w:szCs w:val="24"/>
        </w:rPr>
        <w:t xml:space="preserve"> byliniek:</w:t>
      </w:r>
    </w:p>
    <w:p w14:paraId="0571F8E3" w14:textId="422954AE" w:rsidR="00B52F34" w:rsidRPr="006661FA" w:rsidRDefault="000656D3" w:rsidP="006661FA">
      <w:pPr>
        <w:spacing w:after="0"/>
        <w:rPr>
          <w:b/>
          <w:sz w:val="24"/>
          <w:szCs w:val="24"/>
        </w:rPr>
      </w:pPr>
      <w:r w:rsidRPr="006661FA">
        <w:rPr>
          <w:sz w:val="24"/>
          <w:szCs w:val="24"/>
        </w:rPr>
        <w:t>Ak treba, čerstvé bylinky umyte a následne poriadne osušte. Potom oddeľte stonky od listov. Používajte iba listy, stonky dodávajú soli horkú chuť.</w:t>
      </w:r>
    </w:p>
    <w:p w14:paraId="7B4819A3" w14:textId="77777777" w:rsidR="006661FA" w:rsidRDefault="006661FA" w:rsidP="006661FA">
      <w:pPr>
        <w:spacing w:after="0"/>
        <w:rPr>
          <w:sz w:val="24"/>
          <w:szCs w:val="24"/>
        </w:rPr>
      </w:pPr>
    </w:p>
    <w:p w14:paraId="46A2662F" w14:textId="097F7F6C" w:rsidR="000656D3" w:rsidRPr="006661FA" w:rsidRDefault="00C47D7C" w:rsidP="006661FA">
      <w:pPr>
        <w:spacing w:after="0"/>
        <w:rPr>
          <w:b/>
          <w:sz w:val="24"/>
          <w:szCs w:val="24"/>
        </w:rPr>
      </w:pPr>
      <w:r w:rsidRPr="006661FA">
        <w:rPr>
          <w:sz w:val="24"/>
          <w:szCs w:val="24"/>
        </w:rPr>
        <w:t>Do mixéra pr</w:t>
      </w:r>
      <w:r w:rsidR="00E51377" w:rsidRPr="006661FA">
        <w:rPr>
          <w:sz w:val="24"/>
          <w:szCs w:val="24"/>
        </w:rPr>
        <w:t>idajte 2 šálky byliniek a cca 0,5 pohára hrubšej soli.</w:t>
      </w:r>
      <w:r w:rsidRPr="006661FA">
        <w:rPr>
          <w:sz w:val="24"/>
          <w:szCs w:val="24"/>
        </w:rPr>
        <w:t xml:space="preserve"> Mixujte, kým </w:t>
      </w:r>
      <w:r w:rsidR="00E51377" w:rsidRPr="006661FA">
        <w:rPr>
          <w:sz w:val="24"/>
          <w:szCs w:val="24"/>
        </w:rPr>
        <w:t>zmes</w:t>
      </w:r>
      <w:r w:rsidRPr="006661FA">
        <w:rPr>
          <w:sz w:val="24"/>
          <w:szCs w:val="24"/>
        </w:rPr>
        <w:t xml:space="preserve"> nebude pripomínať na hrubo zomletú soľ. Určite nespracúvajte úplne najemno, pretože potom to bude skôr pasta či pyré.</w:t>
      </w:r>
    </w:p>
    <w:p w14:paraId="2FE57CE2" w14:textId="77777777" w:rsidR="006661FA" w:rsidRDefault="006661FA" w:rsidP="006661FA">
      <w:pPr>
        <w:spacing w:after="0"/>
        <w:rPr>
          <w:sz w:val="24"/>
          <w:szCs w:val="24"/>
        </w:rPr>
      </w:pPr>
    </w:p>
    <w:p w14:paraId="076AC5C1" w14:textId="1D9D201B" w:rsidR="00C47D7C" w:rsidRPr="006661FA" w:rsidRDefault="00C47D7C" w:rsidP="006661FA">
      <w:pPr>
        <w:spacing w:after="0"/>
        <w:rPr>
          <w:sz w:val="24"/>
          <w:szCs w:val="24"/>
        </w:rPr>
      </w:pPr>
      <w:r w:rsidRPr="006661FA">
        <w:rPr>
          <w:sz w:val="24"/>
          <w:szCs w:val="24"/>
        </w:rPr>
        <w:t xml:space="preserve">V tomto okamihu môžete zmes umiestniť priamo do sklenenej nádoby. Ak chcete, aby bola zmes suchšia, rozložte ju v tenkej vrstve na plech a nechajte vyschnúť na vzduchu. Prípadne použite sušičku na ovocie. </w:t>
      </w:r>
    </w:p>
    <w:p w14:paraId="3A24A639" w14:textId="77777777" w:rsidR="006661FA" w:rsidRDefault="006661FA" w:rsidP="006661FA">
      <w:pPr>
        <w:spacing w:after="0"/>
        <w:rPr>
          <w:sz w:val="24"/>
          <w:szCs w:val="24"/>
        </w:rPr>
      </w:pPr>
    </w:p>
    <w:p w14:paraId="5EB636F3" w14:textId="2B09B2D9" w:rsidR="00C47D7C" w:rsidRDefault="00C47D7C" w:rsidP="006661FA">
      <w:pPr>
        <w:spacing w:after="0"/>
        <w:rPr>
          <w:sz w:val="24"/>
          <w:szCs w:val="24"/>
        </w:rPr>
      </w:pPr>
      <w:r w:rsidRPr="006661FA">
        <w:rPr>
          <w:sz w:val="24"/>
          <w:szCs w:val="24"/>
        </w:rPr>
        <w:t xml:space="preserve">Ak </w:t>
      </w:r>
      <w:r w:rsidR="00E51377" w:rsidRPr="006661FA">
        <w:rPr>
          <w:sz w:val="24"/>
          <w:szCs w:val="24"/>
        </w:rPr>
        <w:t xml:space="preserve">je </w:t>
      </w:r>
      <w:r w:rsidRPr="006661FA">
        <w:rPr>
          <w:sz w:val="24"/>
          <w:szCs w:val="24"/>
        </w:rPr>
        <w:t xml:space="preserve">soľ dobre usušená, vydrží </w:t>
      </w:r>
      <w:r w:rsidR="00FA6A55" w:rsidRPr="006661FA">
        <w:rPr>
          <w:sz w:val="24"/>
          <w:szCs w:val="24"/>
        </w:rPr>
        <w:t>až rok (technicky</w:t>
      </w:r>
      <w:r w:rsidRPr="006661FA">
        <w:rPr>
          <w:sz w:val="24"/>
          <w:szCs w:val="24"/>
        </w:rPr>
        <w:t xml:space="preserve"> vydrží na neurčito – ale chuť sa časom zníži).</w:t>
      </w:r>
    </w:p>
    <w:p w14:paraId="2E1EF604" w14:textId="77777777" w:rsidR="006661FA" w:rsidRPr="006661FA" w:rsidRDefault="006661FA" w:rsidP="006661FA">
      <w:pPr>
        <w:spacing w:after="0"/>
        <w:rPr>
          <w:sz w:val="24"/>
          <w:szCs w:val="24"/>
        </w:rPr>
      </w:pPr>
    </w:p>
    <w:p w14:paraId="05D3F8AA" w14:textId="41E77C6B" w:rsidR="008B7362" w:rsidRPr="006661FA" w:rsidRDefault="008B7362" w:rsidP="006661FA">
      <w:pPr>
        <w:spacing w:after="0"/>
        <w:contextualSpacing/>
        <w:rPr>
          <w:sz w:val="24"/>
          <w:szCs w:val="24"/>
        </w:rPr>
      </w:pPr>
      <w:r w:rsidRPr="006661FA">
        <w:rPr>
          <w:b/>
          <w:sz w:val="24"/>
          <w:szCs w:val="24"/>
        </w:rPr>
        <w:t>Základná príprava bylinkovej soli</w:t>
      </w:r>
      <w:r w:rsidR="00B52F34" w:rsidRPr="006661FA">
        <w:rPr>
          <w:b/>
          <w:sz w:val="24"/>
          <w:szCs w:val="24"/>
        </w:rPr>
        <w:t xml:space="preserve"> z usušených byliniek</w:t>
      </w:r>
      <w:r w:rsidRPr="006661FA">
        <w:rPr>
          <w:sz w:val="24"/>
          <w:szCs w:val="24"/>
        </w:rPr>
        <w:t>:</w:t>
      </w:r>
    </w:p>
    <w:p w14:paraId="03D1ECC7" w14:textId="11AA6451" w:rsidR="008B7362" w:rsidRPr="006661FA" w:rsidRDefault="008B7362" w:rsidP="006661FA">
      <w:pPr>
        <w:spacing w:after="0"/>
        <w:rPr>
          <w:sz w:val="24"/>
          <w:szCs w:val="24"/>
        </w:rPr>
      </w:pPr>
      <w:r w:rsidRPr="006661FA">
        <w:rPr>
          <w:sz w:val="24"/>
          <w:szCs w:val="24"/>
        </w:rPr>
        <w:t>Bylinky treba v prvom rade poriadne vysušiť tak</w:t>
      </w:r>
      <w:r w:rsidR="00790436" w:rsidRPr="006661FA">
        <w:rPr>
          <w:sz w:val="24"/>
          <w:szCs w:val="24"/>
        </w:rPr>
        <w:t>,</w:t>
      </w:r>
      <w:r w:rsidRPr="006661FA">
        <w:rPr>
          <w:sz w:val="24"/>
          <w:szCs w:val="24"/>
        </w:rPr>
        <w:t xml:space="preserve"> aby sa zlomili, keď ich chytíte. V mise zmiešajte všetky bylinky podľa </w:t>
      </w:r>
      <w:r w:rsidR="00E51377" w:rsidRPr="006661FA">
        <w:rPr>
          <w:sz w:val="24"/>
          <w:szCs w:val="24"/>
        </w:rPr>
        <w:t>svojich</w:t>
      </w:r>
      <w:r w:rsidRPr="006661FA">
        <w:rPr>
          <w:sz w:val="24"/>
          <w:szCs w:val="24"/>
        </w:rPr>
        <w:t xml:space="preserve"> chutí alebo</w:t>
      </w:r>
      <w:r w:rsidR="00E51377" w:rsidRPr="006661FA">
        <w:rPr>
          <w:sz w:val="24"/>
          <w:szCs w:val="24"/>
        </w:rPr>
        <w:t xml:space="preserve"> ich</w:t>
      </w:r>
      <w:r w:rsidRPr="006661FA">
        <w:rPr>
          <w:sz w:val="24"/>
          <w:szCs w:val="24"/>
        </w:rPr>
        <w:t xml:space="preserve"> účinkov. Teraz treba bylinky roz</w:t>
      </w:r>
      <w:r w:rsidR="00E51377" w:rsidRPr="006661FA">
        <w:rPr>
          <w:sz w:val="24"/>
          <w:szCs w:val="24"/>
        </w:rPr>
        <w:t xml:space="preserve">drviť na čo najmenšie kúsky, </w:t>
      </w:r>
      <w:r w:rsidRPr="006661FA">
        <w:rPr>
          <w:sz w:val="24"/>
          <w:szCs w:val="24"/>
        </w:rPr>
        <w:t>čo</w:t>
      </w:r>
      <w:r w:rsidR="00E51377" w:rsidRPr="006661FA">
        <w:rPr>
          <w:sz w:val="24"/>
          <w:szCs w:val="24"/>
        </w:rPr>
        <w:t>mu</w:t>
      </w:r>
      <w:r w:rsidRPr="006661FA">
        <w:rPr>
          <w:sz w:val="24"/>
          <w:szCs w:val="24"/>
        </w:rPr>
        <w:t xml:space="preserve"> perfektne a rýchlo poslúži </w:t>
      </w:r>
      <w:r w:rsidR="002D0031" w:rsidRPr="006661FA">
        <w:rPr>
          <w:sz w:val="24"/>
          <w:szCs w:val="24"/>
        </w:rPr>
        <w:t>kuchynský mixér</w:t>
      </w:r>
      <w:r w:rsidRPr="006661FA">
        <w:rPr>
          <w:sz w:val="24"/>
          <w:szCs w:val="24"/>
        </w:rPr>
        <w:t xml:space="preserve">. </w:t>
      </w:r>
    </w:p>
    <w:p w14:paraId="4BC27087" w14:textId="77777777" w:rsidR="006661FA" w:rsidRDefault="006661FA" w:rsidP="006661FA">
      <w:pPr>
        <w:spacing w:after="0"/>
        <w:rPr>
          <w:sz w:val="24"/>
          <w:szCs w:val="24"/>
        </w:rPr>
      </w:pPr>
    </w:p>
    <w:p w14:paraId="4584E2D7" w14:textId="77777777" w:rsidR="006661FA" w:rsidRDefault="00560650" w:rsidP="006661FA">
      <w:pPr>
        <w:spacing w:after="0"/>
        <w:rPr>
          <w:sz w:val="24"/>
          <w:szCs w:val="24"/>
        </w:rPr>
      </w:pPr>
      <w:r w:rsidRPr="006661FA">
        <w:rPr>
          <w:sz w:val="24"/>
          <w:szCs w:val="24"/>
        </w:rPr>
        <w:t>Do d</w:t>
      </w:r>
      <w:r w:rsidR="008B7362" w:rsidRPr="006661FA">
        <w:rPr>
          <w:sz w:val="24"/>
          <w:szCs w:val="24"/>
        </w:rPr>
        <w:t>ruhej mis</w:t>
      </w:r>
      <w:r w:rsidRPr="006661FA">
        <w:rPr>
          <w:sz w:val="24"/>
          <w:szCs w:val="24"/>
        </w:rPr>
        <w:t>y</w:t>
      </w:r>
      <w:r w:rsidR="008B7362" w:rsidRPr="006661FA">
        <w:rPr>
          <w:sz w:val="24"/>
          <w:szCs w:val="24"/>
        </w:rPr>
        <w:t>, radšej po menších dávkach</w:t>
      </w:r>
      <w:r w:rsidR="004E27A7" w:rsidRPr="006661FA">
        <w:rPr>
          <w:sz w:val="24"/>
          <w:szCs w:val="24"/>
        </w:rPr>
        <w:t>,</w:t>
      </w:r>
      <w:r w:rsidR="008B7362" w:rsidRPr="006661FA">
        <w:rPr>
          <w:sz w:val="24"/>
          <w:szCs w:val="24"/>
        </w:rPr>
        <w:t xml:space="preserve"> pridávajte soľ, ideálne ružovú himalájsku. Množstvo soli záleží na </w:t>
      </w:r>
      <w:r w:rsidR="00E51377" w:rsidRPr="006661FA">
        <w:rPr>
          <w:sz w:val="24"/>
          <w:szCs w:val="24"/>
        </w:rPr>
        <w:t>v</w:t>
      </w:r>
      <w:r w:rsidR="008B7362" w:rsidRPr="006661FA">
        <w:rPr>
          <w:sz w:val="24"/>
          <w:szCs w:val="24"/>
        </w:rPr>
        <w:t xml:space="preserve">ašich chutiach. </w:t>
      </w:r>
      <w:r w:rsidR="00CA2EC7" w:rsidRPr="006661FA">
        <w:rPr>
          <w:sz w:val="24"/>
          <w:szCs w:val="24"/>
        </w:rPr>
        <w:t xml:space="preserve">Môžete pridať aj sušený cesnak alebo sušenú cibuľu. </w:t>
      </w:r>
    </w:p>
    <w:p w14:paraId="1DF68B6A" w14:textId="05F5E5FE" w:rsidR="008B7362" w:rsidRPr="006661FA" w:rsidRDefault="00E51377" w:rsidP="006661FA">
      <w:pPr>
        <w:spacing w:after="0"/>
        <w:rPr>
          <w:sz w:val="24"/>
          <w:szCs w:val="24"/>
        </w:rPr>
      </w:pPr>
      <w:r w:rsidRPr="006661FA">
        <w:rPr>
          <w:sz w:val="24"/>
          <w:szCs w:val="24"/>
        </w:rPr>
        <w:t>Zmes p</w:t>
      </w:r>
      <w:r w:rsidR="008B7362" w:rsidRPr="006661FA">
        <w:rPr>
          <w:sz w:val="24"/>
          <w:szCs w:val="24"/>
        </w:rPr>
        <w:t xml:space="preserve">resypte do zatváracích </w:t>
      </w:r>
      <w:r w:rsidR="00CA2EC7" w:rsidRPr="006661FA">
        <w:rPr>
          <w:sz w:val="24"/>
          <w:szCs w:val="24"/>
        </w:rPr>
        <w:t>pohárikov</w:t>
      </w:r>
      <w:r w:rsidR="008B7362" w:rsidRPr="006661FA">
        <w:rPr>
          <w:sz w:val="24"/>
          <w:szCs w:val="24"/>
        </w:rPr>
        <w:t xml:space="preserve">. </w:t>
      </w:r>
    </w:p>
    <w:p w14:paraId="7B6D9BC1" w14:textId="77777777" w:rsidR="006661FA" w:rsidRDefault="006661FA" w:rsidP="006661FA">
      <w:pPr>
        <w:spacing w:after="0"/>
        <w:contextualSpacing/>
        <w:rPr>
          <w:sz w:val="24"/>
          <w:szCs w:val="24"/>
        </w:rPr>
      </w:pPr>
    </w:p>
    <w:p w14:paraId="164F32F5" w14:textId="36FD22E4" w:rsidR="00644138" w:rsidRDefault="00644138" w:rsidP="006661FA">
      <w:pPr>
        <w:spacing w:after="0"/>
        <w:contextualSpacing/>
        <w:rPr>
          <w:sz w:val="24"/>
          <w:szCs w:val="24"/>
        </w:rPr>
      </w:pPr>
      <w:r w:rsidRPr="006661FA">
        <w:rPr>
          <w:sz w:val="24"/>
          <w:szCs w:val="24"/>
        </w:rPr>
        <w:t xml:space="preserve">Výhoda bylinkových solí je, že si </w:t>
      </w:r>
      <w:r w:rsidR="00E51377" w:rsidRPr="006661FA">
        <w:rPr>
          <w:sz w:val="24"/>
          <w:szCs w:val="24"/>
        </w:rPr>
        <w:t>ich</w:t>
      </w:r>
      <w:r w:rsidRPr="006661FA">
        <w:rPr>
          <w:sz w:val="24"/>
          <w:szCs w:val="24"/>
        </w:rPr>
        <w:t xml:space="preserve"> rýchlo vyrobíte podľa chuti a dostupnosti sušených byliniek</w:t>
      </w:r>
      <w:r w:rsidR="004E27A7" w:rsidRPr="006661FA">
        <w:rPr>
          <w:sz w:val="24"/>
          <w:szCs w:val="24"/>
        </w:rPr>
        <w:t>,</w:t>
      </w:r>
      <w:r w:rsidRPr="006661FA">
        <w:rPr>
          <w:sz w:val="24"/>
          <w:szCs w:val="24"/>
        </w:rPr>
        <w:t xml:space="preserve"> </w:t>
      </w:r>
      <w:r w:rsidR="004E27A7" w:rsidRPr="006661FA">
        <w:rPr>
          <w:sz w:val="24"/>
          <w:szCs w:val="24"/>
        </w:rPr>
        <w:t>ktoré</w:t>
      </w:r>
      <w:r w:rsidRPr="006661FA">
        <w:rPr>
          <w:sz w:val="24"/>
          <w:szCs w:val="24"/>
        </w:rPr>
        <w:t xml:space="preserve"> máte doma</w:t>
      </w:r>
      <w:r w:rsidR="00391D9B" w:rsidRPr="006661FA">
        <w:rPr>
          <w:sz w:val="24"/>
          <w:szCs w:val="24"/>
        </w:rPr>
        <w:t>, p</w:t>
      </w:r>
      <w:r w:rsidRPr="006661FA">
        <w:rPr>
          <w:sz w:val="24"/>
          <w:szCs w:val="24"/>
        </w:rPr>
        <w:t xml:space="preserve">reto netreba robiť veľké množstvá. </w:t>
      </w:r>
      <w:r w:rsidR="004F2E7B" w:rsidRPr="006661FA">
        <w:rPr>
          <w:sz w:val="24"/>
          <w:szCs w:val="24"/>
        </w:rPr>
        <w:t>Ak zvyknete robiť marinády, tak tieto soli určite vyskúšajte, stačí ich zmiešať iba s olejom a chuť jedla posuniete o </w:t>
      </w:r>
      <w:r w:rsidR="002D0031" w:rsidRPr="006661FA">
        <w:rPr>
          <w:sz w:val="24"/>
          <w:szCs w:val="24"/>
        </w:rPr>
        <w:t>úroveň</w:t>
      </w:r>
      <w:r w:rsidR="004F2E7B" w:rsidRPr="006661FA">
        <w:rPr>
          <w:sz w:val="24"/>
          <w:szCs w:val="24"/>
        </w:rPr>
        <w:t xml:space="preserve"> vyššie...</w:t>
      </w:r>
    </w:p>
    <w:p w14:paraId="28304E56" w14:textId="77777777" w:rsidR="006661FA" w:rsidRPr="006661FA" w:rsidRDefault="006661FA" w:rsidP="006661FA">
      <w:pPr>
        <w:spacing w:after="0"/>
        <w:contextualSpacing/>
        <w:rPr>
          <w:sz w:val="24"/>
          <w:szCs w:val="24"/>
        </w:rPr>
      </w:pPr>
    </w:p>
    <w:p w14:paraId="2A51F3F9" w14:textId="77777777" w:rsidR="006661FA" w:rsidRDefault="00644138" w:rsidP="006661FA">
      <w:pPr>
        <w:spacing w:after="0"/>
        <w:contextualSpacing/>
        <w:rPr>
          <w:b/>
          <w:sz w:val="24"/>
          <w:szCs w:val="24"/>
        </w:rPr>
      </w:pPr>
      <w:r w:rsidRPr="006661FA">
        <w:rPr>
          <w:b/>
          <w:sz w:val="24"/>
          <w:szCs w:val="24"/>
          <w:highlight w:val="yellow"/>
        </w:rPr>
        <w:t>TIP:</w:t>
      </w:r>
      <w:r w:rsidRPr="006661FA">
        <w:rPr>
          <w:b/>
          <w:sz w:val="24"/>
          <w:szCs w:val="24"/>
        </w:rPr>
        <w:t xml:space="preserve"> </w:t>
      </w:r>
    </w:p>
    <w:p w14:paraId="7762A57C" w14:textId="250960BD" w:rsidR="00644138" w:rsidRDefault="00644138" w:rsidP="006661FA">
      <w:pPr>
        <w:spacing w:after="0"/>
        <w:contextualSpacing/>
        <w:rPr>
          <w:sz w:val="24"/>
          <w:szCs w:val="24"/>
        </w:rPr>
      </w:pPr>
      <w:r w:rsidRPr="006661FA">
        <w:rPr>
          <w:sz w:val="24"/>
          <w:szCs w:val="24"/>
        </w:rPr>
        <w:t xml:space="preserve">Ak by ste chceli vylepšiť výživovú, ale aj chuťovú hodnotu bylinkovej soli, pridajte do nej nasucho opražené </w:t>
      </w:r>
      <w:r w:rsidR="00C02A99" w:rsidRPr="006661FA">
        <w:rPr>
          <w:sz w:val="24"/>
          <w:szCs w:val="24"/>
        </w:rPr>
        <w:t xml:space="preserve">slnečnicové alebo </w:t>
      </w:r>
      <w:r w:rsidRPr="006661FA">
        <w:rPr>
          <w:sz w:val="24"/>
          <w:szCs w:val="24"/>
        </w:rPr>
        <w:t>sezamové semiačka</w:t>
      </w:r>
      <w:r w:rsidR="00C02A99" w:rsidRPr="006661FA">
        <w:rPr>
          <w:sz w:val="24"/>
          <w:szCs w:val="24"/>
        </w:rPr>
        <w:t xml:space="preserve"> (pozri žihľavovú soľ)</w:t>
      </w:r>
      <w:r w:rsidRPr="006661FA">
        <w:rPr>
          <w:sz w:val="24"/>
          <w:szCs w:val="24"/>
        </w:rPr>
        <w:t xml:space="preserve">. </w:t>
      </w:r>
    </w:p>
    <w:p w14:paraId="73D0FEDC" w14:textId="77777777" w:rsidR="006661FA" w:rsidRPr="006661FA" w:rsidRDefault="006661FA" w:rsidP="006661FA">
      <w:pPr>
        <w:spacing w:after="0"/>
        <w:contextualSpacing/>
        <w:rPr>
          <w:sz w:val="24"/>
          <w:szCs w:val="24"/>
        </w:rPr>
      </w:pPr>
    </w:p>
    <w:p w14:paraId="08A29547" w14:textId="77777777" w:rsidR="006661FA" w:rsidRPr="006661FA" w:rsidRDefault="006661FA" w:rsidP="006661FA">
      <w:pPr>
        <w:spacing w:after="0"/>
        <w:contextualSpacing/>
        <w:rPr>
          <w:sz w:val="24"/>
          <w:szCs w:val="24"/>
        </w:rPr>
      </w:pPr>
    </w:p>
    <w:p w14:paraId="510ED5B4" w14:textId="0DF1874A" w:rsidR="009223A9" w:rsidRPr="006661FA" w:rsidRDefault="0077405C" w:rsidP="006661FA">
      <w:pPr>
        <w:spacing w:after="0"/>
        <w:contextualSpacing/>
        <w:jc w:val="center"/>
        <w:rPr>
          <w:b/>
          <w:sz w:val="24"/>
          <w:szCs w:val="24"/>
          <w:highlight w:val="cyan"/>
        </w:rPr>
      </w:pPr>
      <w:r w:rsidRPr="006661FA">
        <w:rPr>
          <w:b/>
          <w:sz w:val="24"/>
          <w:szCs w:val="24"/>
          <w:highlight w:val="cyan"/>
        </w:rPr>
        <w:t>Fermentovanie divokých byliniek</w:t>
      </w:r>
      <w:r w:rsidR="00F60755" w:rsidRPr="00F60755">
        <w:rPr>
          <w:b/>
          <w:sz w:val="24"/>
          <w:szCs w:val="24"/>
        </w:rPr>
        <w:t xml:space="preserve">                                  </w:t>
      </w:r>
      <w:commentRangeStart w:id="44"/>
      <w:r w:rsidR="00F60755" w:rsidRPr="00F60755">
        <w:rPr>
          <w:b/>
          <w:sz w:val="24"/>
          <w:szCs w:val="24"/>
          <w:highlight w:val="red"/>
        </w:rPr>
        <w:t>FOTO</w:t>
      </w:r>
      <w:commentRangeEnd w:id="44"/>
      <w:r w:rsidR="00F60755">
        <w:rPr>
          <w:rStyle w:val="Odkaznakomentr"/>
        </w:rPr>
        <w:commentReference w:id="44"/>
      </w:r>
    </w:p>
    <w:p w14:paraId="45DA10A7" w14:textId="77777777" w:rsidR="006661FA" w:rsidRDefault="006661FA" w:rsidP="006661FA">
      <w:pPr>
        <w:spacing w:after="0"/>
        <w:rPr>
          <w:b/>
          <w:sz w:val="24"/>
          <w:szCs w:val="24"/>
        </w:rPr>
      </w:pPr>
    </w:p>
    <w:p w14:paraId="412937E7" w14:textId="6210447D" w:rsidR="00324FE9" w:rsidRDefault="006661FA" w:rsidP="006661FA">
      <w:pPr>
        <w:spacing w:after="0"/>
        <w:jc w:val="center"/>
        <w:rPr>
          <w:b/>
          <w:sz w:val="24"/>
          <w:szCs w:val="24"/>
        </w:rPr>
      </w:pPr>
      <w:r>
        <w:rPr>
          <w:b/>
          <w:sz w:val="24"/>
          <w:szCs w:val="24"/>
        </w:rPr>
        <w:t>„Kvasím, kvasíš, kvasíme.“</w:t>
      </w:r>
    </w:p>
    <w:p w14:paraId="5B51D21B" w14:textId="77777777" w:rsidR="006661FA" w:rsidRPr="006661FA" w:rsidRDefault="006661FA" w:rsidP="006661FA">
      <w:pPr>
        <w:spacing w:after="0"/>
        <w:rPr>
          <w:b/>
          <w:sz w:val="24"/>
          <w:szCs w:val="24"/>
          <w:highlight w:val="yellow"/>
        </w:rPr>
      </w:pPr>
    </w:p>
    <w:p w14:paraId="655266C4" w14:textId="25205816" w:rsidR="00557924" w:rsidRDefault="00557924" w:rsidP="006661FA">
      <w:pPr>
        <w:spacing w:after="0"/>
        <w:contextualSpacing/>
        <w:rPr>
          <w:sz w:val="24"/>
          <w:szCs w:val="24"/>
        </w:rPr>
      </w:pPr>
      <w:r w:rsidRPr="006661FA">
        <w:rPr>
          <w:sz w:val="24"/>
          <w:szCs w:val="24"/>
        </w:rPr>
        <w:t>Ak sleduj</w:t>
      </w:r>
      <w:r w:rsidR="00471CBE" w:rsidRPr="006661FA">
        <w:rPr>
          <w:sz w:val="24"/>
          <w:szCs w:val="24"/>
        </w:rPr>
        <w:t>e</w:t>
      </w:r>
      <w:r w:rsidRPr="006661FA">
        <w:rPr>
          <w:sz w:val="24"/>
          <w:szCs w:val="24"/>
        </w:rPr>
        <w:t>te trendy týkajúce sa zdravého životného štýlu, tak ste určite zachytili informácie ohľadom kvasenia či fermentácie</w:t>
      </w:r>
      <w:r w:rsidR="006F1A0E" w:rsidRPr="006661FA">
        <w:rPr>
          <w:sz w:val="24"/>
          <w:szCs w:val="24"/>
        </w:rPr>
        <w:t>,</w:t>
      </w:r>
      <w:r w:rsidRPr="006661FA">
        <w:rPr>
          <w:sz w:val="24"/>
          <w:szCs w:val="24"/>
        </w:rPr>
        <w:t xml:space="preserve"> hlavne zeleniny. </w:t>
      </w:r>
      <w:r w:rsidR="00016DD3" w:rsidRPr="006661FA">
        <w:rPr>
          <w:sz w:val="24"/>
          <w:szCs w:val="24"/>
        </w:rPr>
        <w:t>Ak sa zaujímate aj o liečivé bylinky, určite premýšľate aj</w:t>
      </w:r>
      <w:r w:rsidR="00471CBE" w:rsidRPr="006661FA">
        <w:rPr>
          <w:sz w:val="24"/>
          <w:szCs w:val="24"/>
        </w:rPr>
        <w:t xml:space="preserve"> o </w:t>
      </w:r>
      <w:r w:rsidR="00016DD3" w:rsidRPr="006661FA">
        <w:rPr>
          <w:sz w:val="24"/>
          <w:szCs w:val="24"/>
        </w:rPr>
        <w:t xml:space="preserve"> tom, ako ich uchovať a tešiť sa z nich aj </w:t>
      </w:r>
      <w:r w:rsidR="00471CBE" w:rsidRPr="006661FA">
        <w:rPr>
          <w:sz w:val="24"/>
          <w:szCs w:val="24"/>
        </w:rPr>
        <w:t xml:space="preserve">v </w:t>
      </w:r>
      <w:r w:rsidR="00016DD3" w:rsidRPr="006661FA">
        <w:rPr>
          <w:sz w:val="24"/>
          <w:szCs w:val="24"/>
        </w:rPr>
        <w:t xml:space="preserve">zime. </w:t>
      </w:r>
      <w:r w:rsidR="00471CBE" w:rsidRPr="006661FA">
        <w:rPr>
          <w:sz w:val="24"/>
          <w:szCs w:val="24"/>
        </w:rPr>
        <w:t>P</w:t>
      </w:r>
      <w:r w:rsidR="00016DD3" w:rsidRPr="006661FA">
        <w:rPr>
          <w:sz w:val="24"/>
          <w:szCs w:val="24"/>
        </w:rPr>
        <w:t xml:space="preserve">ráve fermentovanie je </w:t>
      </w:r>
      <w:r w:rsidR="00417067" w:rsidRPr="006661FA">
        <w:rPr>
          <w:sz w:val="24"/>
          <w:szCs w:val="24"/>
        </w:rPr>
        <w:t>na to ako stvorené</w:t>
      </w:r>
      <w:r w:rsidR="00016DD3" w:rsidRPr="006661FA">
        <w:rPr>
          <w:sz w:val="24"/>
          <w:szCs w:val="24"/>
        </w:rPr>
        <w:t>.</w:t>
      </w:r>
    </w:p>
    <w:p w14:paraId="64E01450" w14:textId="77777777" w:rsidR="006661FA" w:rsidRPr="006661FA" w:rsidRDefault="006661FA" w:rsidP="006661FA">
      <w:pPr>
        <w:spacing w:after="0"/>
        <w:contextualSpacing/>
        <w:rPr>
          <w:sz w:val="24"/>
          <w:szCs w:val="24"/>
        </w:rPr>
      </w:pPr>
    </w:p>
    <w:p w14:paraId="253D62D8" w14:textId="77777777" w:rsidR="00557924" w:rsidRPr="006661FA" w:rsidRDefault="00557924" w:rsidP="006661FA">
      <w:pPr>
        <w:spacing w:after="0"/>
        <w:contextualSpacing/>
        <w:rPr>
          <w:b/>
          <w:sz w:val="24"/>
          <w:szCs w:val="24"/>
        </w:rPr>
      </w:pPr>
      <w:r w:rsidRPr="006661FA">
        <w:rPr>
          <w:b/>
          <w:sz w:val="24"/>
          <w:szCs w:val="24"/>
        </w:rPr>
        <w:t>Čo to vlastne fermentovanie, čiže kvasenie je a prečo je také hodnotné?</w:t>
      </w:r>
    </w:p>
    <w:p w14:paraId="3F05B2B0" w14:textId="0378367B" w:rsidR="00557924" w:rsidRDefault="00557924" w:rsidP="006661FA">
      <w:pPr>
        <w:spacing w:after="0"/>
        <w:contextualSpacing/>
        <w:rPr>
          <w:sz w:val="24"/>
          <w:szCs w:val="24"/>
        </w:rPr>
      </w:pPr>
      <w:r w:rsidRPr="006661FA">
        <w:rPr>
          <w:sz w:val="24"/>
          <w:szCs w:val="24"/>
        </w:rPr>
        <w:t>Pri kvasení vznikajú mliečne baktérie, ktoré celý proces naštartujú</w:t>
      </w:r>
      <w:r w:rsidR="00CE115B" w:rsidRPr="006661FA">
        <w:rPr>
          <w:sz w:val="24"/>
          <w:szCs w:val="24"/>
        </w:rPr>
        <w:t>, a to aj b</w:t>
      </w:r>
      <w:r w:rsidRPr="006661FA">
        <w:rPr>
          <w:sz w:val="24"/>
          <w:szCs w:val="24"/>
        </w:rPr>
        <w:t xml:space="preserve">ez zbytočného varenia či sterilizácie. Tým sa zachovávajú všetky dôležité vitamíny a minerály. </w:t>
      </w:r>
    </w:p>
    <w:p w14:paraId="35CEB200" w14:textId="77777777" w:rsidR="006661FA" w:rsidRPr="006661FA" w:rsidRDefault="006661FA" w:rsidP="006661FA">
      <w:pPr>
        <w:spacing w:after="0"/>
        <w:contextualSpacing/>
        <w:rPr>
          <w:sz w:val="24"/>
          <w:szCs w:val="24"/>
        </w:rPr>
      </w:pPr>
    </w:p>
    <w:p w14:paraId="4989720B" w14:textId="4A50AE81" w:rsidR="00557924" w:rsidRDefault="00557924" w:rsidP="006661FA">
      <w:pPr>
        <w:spacing w:after="0"/>
        <w:contextualSpacing/>
        <w:rPr>
          <w:sz w:val="24"/>
          <w:szCs w:val="24"/>
        </w:rPr>
      </w:pPr>
      <w:r w:rsidRPr="006661FA">
        <w:rPr>
          <w:sz w:val="24"/>
          <w:szCs w:val="24"/>
        </w:rPr>
        <w:t xml:space="preserve">Okrem toho kvasené produkty obsahujú zdravé mikroorganizmy, ktoré sú veľmi užitočné </w:t>
      </w:r>
      <w:r w:rsidR="006F1A0E" w:rsidRPr="006661FA">
        <w:rPr>
          <w:sz w:val="24"/>
          <w:szCs w:val="24"/>
        </w:rPr>
        <w:t>pre naše trávenie a zdravé črevá</w:t>
      </w:r>
      <w:r w:rsidRPr="006661FA">
        <w:rPr>
          <w:sz w:val="24"/>
          <w:szCs w:val="24"/>
        </w:rPr>
        <w:t>. Takto si jednoducho</w:t>
      </w:r>
      <w:r w:rsidR="00016DD3" w:rsidRPr="006661FA">
        <w:rPr>
          <w:sz w:val="24"/>
          <w:szCs w:val="24"/>
        </w:rPr>
        <w:t xml:space="preserve"> </w:t>
      </w:r>
      <w:r w:rsidR="005A5B2B" w:rsidRPr="006661FA">
        <w:rPr>
          <w:sz w:val="24"/>
          <w:szCs w:val="24"/>
        </w:rPr>
        <w:t>m</w:t>
      </w:r>
      <w:r w:rsidRPr="006661FA">
        <w:rPr>
          <w:sz w:val="24"/>
          <w:szCs w:val="24"/>
        </w:rPr>
        <w:t xml:space="preserve">ôžete vyrobiť doma svoje vlastné </w:t>
      </w:r>
      <w:proofErr w:type="spellStart"/>
      <w:r w:rsidRPr="006661FA">
        <w:rPr>
          <w:sz w:val="24"/>
          <w:szCs w:val="24"/>
        </w:rPr>
        <w:t>probiotiká</w:t>
      </w:r>
      <w:proofErr w:type="spellEnd"/>
      <w:r w:rsidRPr="006661FA">
        <w:rPr>
          <w:sz w:val="24"/>
          <w:szCs w:val="24"/>
        </w:rPr>
        <w:t>. A zdravé trávenie = dobrá imunita</w:t>
      </w:r>
      <w:r w:rsidR="00016DD3" w:rsidRPr="006661FA">
        <w:rPr>
          <w:sz w:val="24"/>
          <w:szCs w:val="24"/>
        </w:rPr>
        <w:t>!</w:t>
      </w:r>
    </w:p>
    <w:p w14:paraId="14437185" w14:textId="77777777" w:rsidR="006661FA" w:rsidRPr="006661FA" w:rsidRDefault="006661FA" w:rsidP="006661FA">
      <w:pPr>
        <w:spacing w:after="0"/>
        <w:contextualSpacing/>
        <w:rPr>
          <w:sz w:val="24"/>
          <w:szCs w:val="24"/>
        </w:rPr>
      </w:pPr>
    </w:p>
    <w:p w14:paraId="38E8D994" w14:textId="7A66A8F2" w:rsidR="00016DD3" w:rsidRDefault="00016DD3" w:rsidP="006661FA">
      <w:pPr>
        <w:spacing w:after="0"/>
        <w:contextualSpacing/>
        <w:rPr>
          <w:sz w:val="24"/>
          <w:szCs w:val="24"/>
        </w:rPr>
      </w:pPr>
      <w:r w:rsidRPr="006661FA">
        <w:rPr>
          <w:sz w:val="24"/>
          <w:szCs w:val="24"/>
        </w:rPr>
        <w:t xml:space="preserve">Proces fermentácie uchováva v zelenine a bylinkách hlavne vitamín C, ktorý následne naše telo vie dobre spracovať a využiť. </w:t>
      </w:r>
    </w:p>
    <w:p w14:paraId="4F6C3D81" w14:textId="77777777" w:rsidR="006661FA" w:rsidRPr="006661FA" w:rsidRDefault="006661FA" w:rsidP="006661FA">
      <w:pPr>
        <w:spacing w:after="0"/>
        <w:contextualSpacing/>
        <w:rPr>
          <w:sz w:val="24"/>
          <w:szCs w:val="24"/>
        </w:rPr>
      </w:pPr>
    </w:p>
    <w:p w14:paraId="57EFC47A" w14:textId="068065CB" w:rsidR="00557924" w:rsidRDefault="00557924" w:rsidP="006661FA">
      <w:pPr>
        <w:spacing w:after="0"/>
        <w:contextualSpacing/>
        <w:rPr>
          <w:sz w:val="24"/>
          <w:szCs w:val="24"/>
        </w:rPr>
      </w:pPr>
      <w:r w:rsidRPr="006661FA">
        <w:rPr>
          <w:sz w:val="24"/>
          <w:szCs w:val="24"/>
        </w:rPr>
        <w:t xml:space="preserve">Kvasenie zeleniny </w:t>
      </w:r>
      <w:r w:rsidR="00016DD3" w:rsidRPr="006661FA">
        <w:rPr>
          <w:sz w:val="24"/>
          <w:szCs w:val="24"/>
        </w:rPr>
        <w:t xml:space="preserve">je aj na Slovensku dávnou tradíciou, hlavne na jeseň pri nakladaní kyslej kapusty. Podobným spôsobom </w:t>
      </w:r>
      <w:r w:rsidR="007F62C5" w:rsidRPr="006661FA">
        <w:rPr>
          <w:sz w:val="24"/>
          <w:szCs w:val="24"/>
        </w:rPr>
        <w:t>však</w:t>
      </w:r>
      <w:r w:rsidR="00016DD3" w:rsidRPr="006661FA">
        <w:rPr>
          <w:sz w:val="24"/>
          <w:szCs w:val="24"/>
        </w:rPr>
        <w:t xml:space="preserve"> môžeme kvasiť takmer všetku zeleninu aj bylinky. </w:t>
      </w:r>
    </w:p>
    <w:p w14:paraId="06CDCDC1" w14:textId="77777777" w:rsidR="006661FA" w:rsidRPr="006661FA" w:rsidRDefault="006661FA" w:rsidP="006661FA">
      <w:pPr>
        <w:spacing w:after="0"/>
        <w:contextualSpacing/>
        <w:rPr>
          <w:sz w:val="24"/>
          <w:szCs w:val="24"/>
        </w:rPr>
      </w:pPr>
    </w:p>
    <w:p w14:paraId="245161A0" w14:textId="205B10A6" w:rsidR="00016DD3" w:rsidRDefault="00016DD3" w:rsidP="006661FA">
      <w:pPr>
        <w:spacing w:after="0"/>
        <w:contextualSpacing/>
        <w:rPr>
          <w:sz w:val="24"/>
          <w:szCs w:val="24"/>
        </w:rPr>
      </w:pPr>
      <w:r w:rsidRPr="006661FA">
        <w:rPr>
          <w:sz w:val="24"/>
          <w:szCs w:val="24"/>
        </w:rPr>
        <w:t>Ja doma využívam dva spôsoby fermentácie</w:t>
      </w:r>
      <w:r w:rsidR="000F5C6A" w:rsidRPr="006661FA">
        <w:rPr>
          <w:sz w:val="24"/>
          <w:szCs w:val="24"/>
        </w:rPr>
        <w:t xml:space="preserve"> divokých byliniek. </w:t>
      </w:r>
      <w:proofErr w:type="spellStart"/>
      <w:r w:rsidR="000F5C6A" w:rsidRPr="006661FA">
        <w:rPr>
          <w:sz w:val="24"/>
          <w:szCs w:val="24"/>
        </w:rPr>
        <w:t>Naslano</w:t>
      </w:r>
      <w:proofErr w:type="spellEnd"/>
      <w:r w:rsidR="000F5C6A" w:rsidRPr="006661FA">
        <w:rPr>
          <w:sz w:val="24"/>
          <w:szCs w:val="24"/>
        </w:rPr>
        <w:t xml:space="preserve"> v soľnom náleve a </w:t>
      </w:r>
      <w:proofErr w:type="spellStart"/>
      <w:r w:rsidR="000F5C6A" w:rsidRPr="006661FA">
        <w:rPr>
          <w:sz w:val="24"/>
          <w:szCs w:val="24"/>
        </w:rPr>
        <w:t>na</w:t>
      </w:r>
      <w:r w:rsidRPr="006661FA">
        <w:rPr>
          <w:sz w:val="24"/>
          <w:szCs w:val="24"/>
        </w:rPr>
        <w:t>sladko</w:t>
      </w:r>
      <w:proofErr w:type="spellEnd"/>
      <w:r w:rsidRPr="006661FA">
        <w:rPr>
          <w:sz w:val="24"/>
          <w:szCs w:val="24"/>
        </w:rPr>
        <w:t xml:space="preserve"> v mede. Poďme si predstaviť ich základnú prípravu. </w:t>
      </w:r>
    </w:p>
    <w:p w14:paraId="609A783C" w14:textId="77777777" w:rsidR="006661FA" w:rsidRPr="006661FA" w:rsidRDefault="006661FA" w:rsidP="006661FA">
      <w:pPr>
        <w:spacing w:after="0"/>
        <w:contextualSpacing/>
        <w:rPr>
          <w:sz w:val="24"/>
          <w:szCs w:val="24"/>
        </w:rPr>
      </w:pPr>
    </w:p>
    <w:p w14:paraId="611B00C7" w14:textId="77777777" w:rsidR="0077405C" w:rsidRPr="006661FA" w:rsidRDefault="00016DD3" w:rsidP="006661FA">
      <w:pPr>
        <w:spacing w:after="0"/>
        <w:contextualSpacing/>
        <w:rPr>
          <w:b/>
          <w:sz w:val="24"/>
          <w:szCs w:val="24"/>
        </w:rPr>
      </w:pPr>
      <w:r w:rsidRPr="006661FA">
        <w:rPr>
          <w:b/>
          <w:sz w:val="24"/>
          <w:szCs w:val="24"/>
        </w:rPr>
        <w:t>Fermentovanie v soľnom náleve:</w:t>
      </w:r>
    </w:p>
    <w:p w14:paraId="63F9C156" w14:textId="79FA85CC" w:rsidR="00D46C1B" w:rsidRDefault="00D46C1B" w:rsidP="006661FA">
      <w:pPr>
        <w:spacing w:after="0"/>
        <w:contextualSpacing/>
        <w:rPr>
          <w:sz w:val="24"/>
          <w:szCs w:val="24"/>
        </w:rPr>
      </w:pPr>
      <w:r w:rsidRPr="006661FA">
        <w:rPr>
          <w:sz w:val="24"/>
          <w:szCs w:val="24"/>
        </w:rPr>
        <w:t>Na začiatok odporúčam kombinovať bylinky s obyčajnou kapustou, mrkvou či cviklou, do ktorej prid</w:t>
      </w:r>
      <w:r w:rsidR="00F60755">
        <w:rPr>
          <w:sz w:val="24"/>
          <w:szCs w:val="24"/>
        </w:rPr>
        <w:t>ajt</w:t>
      </w:r>
      <w:r w:rsidRPr="006661FA">
        <w:rPr>
          <w:sz w:val="24"/>
          <w:szCs w:val="24"/>
        </w:rPr>
        <w:t xml:space="preserve">e podľa </w:t>
      </w:r>
      <w:r w:rsidR="00F60755">
        <w:rPr>
          <w:sz w:val="24"/>
          <w:szCs w:val="24"/>
        </w:rPr>
        <w:t>v</w:t>
      </w:r>
      <w:r w:rsidRPr="006661FA">
        <w:rPr>
          <w:sz w:val="24"/>
          <w:szCs w:val="24"/>
        </w:rPr>
        <w:t xml:space="preserve">ašich chutí divoké bylinky. Vynikajúci </w:t>
      </w:r>
      <w:r w:rsidR="007D4366" w:rsidRPr="006661FA">
        <w:rPr>
          <w:sz w:val="24"/>
          <w:szCs w:val="24"/>
        </w:rPr>
        <w:t xml:space="preserve">je </w:t>
      </w:r>
      <w:r w:rsidR="00AD0106" w:rsidRPr="006661FA">
        <w:rPr>
          <w:sz w:val="24"/>
          <w:szCs w:val="24"/>
        </w:rPr>
        <w:t xml:space="preserve">cesnak </w:t>
      </w:r>
      <w:r w:rsidRPr="006661FA">
        <w:rPr>
          <w:sz w:val="24"/>
          <w:szCs w:val="24"/>
        </w:rPr>
        <w:t xml:space="preserve">medvedí, púpavové listy alebo kozonoha. Chuť </w:t>
      </w:r>
      <w:r w:rsidR="000F5C6A" w:rsidRPr="006661FA">
        <w:rPr>
          <w:sz w:val="24"/>
          <w:szCs w:val="24"/>
        </w:rPr>
        <w:t>skvelo</w:t>
      </w:r>
      <w:r w:rsidR="005A5B2B" w:rsidRPr="006661FA">
        <w:rPr>
          <w:sz w:val="24"/>
          <w:szCs w:val="24"/>
        </w:rPr>
        <w:t xml:space="preserve"> </w:t>
      </w:r>
      <w:r w:rsidRPr="006661FA">
        <w:rPr>
          <w:sz w:val="24"/>
          <w:szCs w:val="24"/>
        </w:rPr>
        <w:t>osvieži</w:t>
      </w:r>
      <w:r w:rsidR="005A5B2B" w:rsidRPr="006661FA">
        <w:rPr>
          <w:sz w:val="24"/>
          <w:szCs w:val="24"/>
        </w:rPr>
        <w:t xml:space="preserve"> pridanie</w:t>
      </w:r>
      <w:r w:rsidRPr="006661FA">
        <w:rPr>
          <w:sz w:val="24"/>
          <w:szCs w:val="24"/>
        </w:rPr>
        <w:t xml:space="preserve"> cesnak</w:t>
      </w:r>
      <w:r w:rsidR="005A5B2B" w:rsidRPr="006661FA">
        <w:rPr>
          <w:sz w:val="24"/>
          <w:szCs w:val="24"/>
        </w:rPr>
        <w:t>u</w:t>
      </w:r>
      <w:r w:rsidRPr="006661FA">
        <w:rPr>
          <w:sz w:val="24"/>
          <w:szCs w:val="24"/>
        </w:rPr>
        <w:t xml:space="preserve"> či chren</w:t>
      </w:r>
      <w:r w:rsidR="005A5B2B" w:rsidRPr="006661FA">
        <w:rPr>
          <w:sz w:val="24"/>
          <w:szCs w:val="24"/>
        </w:rPr>
        <w:t>u</w:t>
      </w:r>
      <w:r w:rsidR="000F5C6A" w:rsidRPr="006661FA">
        <w:rPr>
          <w:sz w:val="24"/>
          <w:szCs w:val="24"/>
        </w:rPr>
        <w:t>. Urobte si radšej viac</w:t>
      </w:r>
      <w:r w:rsidRPr="006661FA">
        <w:rPr>
          <w:sz w:val="24"/>
          <w:szCs w:val="24"/>
        </w:rPr>
        <w:t xml:space="preserve"> malých pohárikov a</w:t>
      </w:r>
      <w:r w:rsidR="007D4366" w:rsidRPr="006661FA">
        <w:rPr>
          <w:sz w:val="24"/>
          <w:szCs w:val="24"/>
        </w:rPr>
        <w:t> </w:t>
      </w:r>
      <w:r w:rsidRPr="006661FA">
        <w:rPr>
          <w:sz w:val="24"/>
          <w:szCs w:val="24"/>
        </w:rPr>
        <w:t>skúšajte</w:t>
      </w:r>
      <w:r w:rsidR="007D4366" w:rsidRPr="006661FA">
        <w:rPr>
          <w:sz w:val="24"/>
          <w:szCs w:val="24"/>
        </w:rPr>
        <w:t>,</w:t>
      </w:r>
      <w:r w:rsidRPr="006661FA">
        <w:rPr>
          <w:sz w:val="24"/>
          <w:szCs w:val="24"/>
        </w:rPr>
        <w:t xml:space="preserve"> čo </w:t>
      </w:r>
      <w:r w:rsidR="000F5C6A" w:rsidRPr="006661FA">
        <w:rPr>
          <w:sz w:val="24"/>
          <w:szCs w:val="24"/>
        </w:rPr>
        <w:t>v</w:t>
      </w:r>
      <w:r w:rsidRPr="006661FA">
        <w:rPr>
          <w:sz w:val="24"/>
          <w:szCs w:val="24"/>
        </w:rPr>
        <w:t xml:space="preserve">ám najviac chutí. </w:t>
      </w:r>
    </w:p>
    <w:p w14:paraId="1E06790F" w14:textId="77777777" w:rsidR="006661FA" w:rsidRPr="006661FA" w:rsidRDefault="006661FA" w:rsidP="006661FA">
      <w:pPr>
        <w:spacing w:after="0"/>
        <w:contextualSpacing/>
        <w:rPr>
          <w:sz w:val="24"/>
          <w:szCs w:val="24"/>
        </w:rPr>
      </w:pPr>
    </w:p>
    <w:p w14:paraId="7F7AE16C" w14:textId="795EF5DC" w:rsidR="00D46C1B" w:rsidRDefault="00D46C1B" w:rsidP="006661FA">
      <w:pPr>
        <w:spacing w:after="0"/>
        <w:contextualSpacing/>
        <w:rPr>
          <w:sz w:val="24"/>
          <w:szCs w:val="24"/>
        </w:rPr>
      </w:pPr>
      <w:r w:rsidRPr="006661FA">
        <w:rPr>
          <w:sz w:val="24"/>
          <w:szCs w:val="24"/>
        </w:rPr>
        <w:t>Moje deti napríklad milujú kvasenú „ružovú“ bylinkovú kapustu (biela</w:t>
      </w:r>
      <w:r w:rsidR="00B1475C" w:rsidRPr="006661FA">
        <w:rPr>
          <w:sz w:val="24"/>
          <w:szCs w:val="24"/>
        </w:rPr>
        <w:t xml:space="preserve"> </w:t>
      </w:r>
      <w:r w:rsidRPr="006661FA">
        <w:rPr>
          <w:sz w:val="24"/>
          <w:szCs w:val="24"/>
        </w:rPr>
        <w:t>+</w:t>
      </w:r>
      <w:r w:rsidR="00B1475C" w:rsidRPr="006661FA">
        <w:rPr>
          <w:sz w:val="24"/>
          <w:szCs w:val="24"/>
        </w:rPr>
        <w:t xml:space="preserve"> </w:t>
      </w:r>
      <w:r w:rsidRPr="006661FA">
        <w:rPr>
          <w:sz w:val="24"/>
          <w:szCs w:val="24"/>
        </w:rPr>
        <w:t xml:space="preserve">červená kapusta) s mrkvou a divokými bylinkami. Ja zase kvasený </w:t>
      </w:r>
      <w:r w:rsidR="00AD0106" w:rsidRPr="006661FA">
        <w:rPr>
          <w:sz w:val="24"/>
          <w:szCs w:val="24"/>
        </w:rPr>
        <w:t xml:space="preserve">cesnak </w:t>
      </w:r>
      <w:r w:rsidRPr="006661FA">
        <w:rPr>
          <w:sz w:val="24"/>
          <w:szCs w:val="24"/>
        </w:rPr>
        <w:t xml:space="preserve">medvedí či púpavové </w:t>
      </w:r>
      <w:proofErr w:type="spellStart"/>
      <w:r w:rsidRPr="006661FA">
        <w:rPr>
          <w:sz w:val="24"/>
          <w:szCs w:val="24"/>
        </w:rPr>
        <w:t>kapari</w:t>
      </w:r>
      <w:proofErr w:type="spellEnd"/>
      <w:r w:rsidRPr="006661FA">
        <w:rPr>
          <w:sz w:val="24"/>
          <w:szCs w:val="24"/>
        </w:rPr>
        <w:t xml:space="preserve"> (recepty ďalej v knihe).</w:t>
      </w:r>
    </w:p>
    <w:p w14:paraId="4B0AE8B7" w14:textId="77777777" w:rsidR="006661FA" w:rsidRPr="006661FA" w:rsidRDefault="006661FA" w:rsidP="006661FA">
      <w:pPr>
        <w:spacing w:after="0"/>
        <w:contextualSpacing/>
        <w:rPr>
          <w:sz w:val="24"/>
          <w:szCs w:val="24"/>
        </w:rPr>
      </w:pPr>
    </w:p>
    <w:p w14:paraId="2826DCA1" w14:textId="77777777" w:rsidR="00153115" w:rsidRPr="006661FA" w:rsidRDefault="00086509" w:rsidP="006661FA">
      <w:pPr>
        <w:spacing w:after="0"/>
        <w:contextualSpacing/>
        <w:rPr>
          <w:b/>
          <w:sz w:val="24"/>
          <w:szCs w:val="24"/>
        </w:rPr>
      </w:pPr>
      <w:r w:rsidRPr="006661FA">
        <w:rPr>
          <w:b/>
          <w:sz w:val="24"/>
          <w:szCs w:val="24"/>
        </w:rPr>
        <w:t>Základná príprava:</w:t>
      </w:r>
    </w:p>
    <w:p w14:paraId="75EAD1A5" w14:textId="67903964" w:rsidR="00D46C1B" w:rsidRPr="006661FA" w:rsidRDefault="00D46C1B" w:rsidP="006661FA">
      <w:pPr>
        <w:spacing w:after="0"/>
        <w:rPr>
          <w:sz w:val="24"/>
          <w:szCs w:val="24"/>
        </w:rPr>
      </w:pPr>
      <w:r w:rsidRPr="006661FA">
        <w:rPr>
          <w:sz w:val="24"/>
          <w:szCs w:val="24"/>
        </w:rPr>
        <w:t>Priprav</w:t>
      </w:r>
      <w:r w:rsidR="00F60755">
        <w:rPr>
          <w:sz w:val="24"/>
          <w:szCs w:val="24"/>
        </w:rPr>
        <w:t>t</w:t>
      </w:r>
      <w:r w:rsidRPr="006661FA">
        <w:rPr>
          <w:sz w:val="24"/>
          <w:szCs w:val="24"/>
        </w:rPr>
        <w:t>e si čistý pohár so zatváracím uzáverom</w:t>
      </w:r>
      <w:r w:rsidR="000F5617" w:rsidRPr="006661FA">
        <w:rPr>
          <w:sz w:val="24"/>
          <w:szCs w:val="24"/>
        </w:rPr>
        <w:t>. Ť</w:t>
      </w:r>
      <w:r w:rsidR="000F5C6A" w:rsidRPr="006661FA">
        <w:rPr>
          <w:sz w:val="24"/>
          <w:szCs w:val="24"/>
        </w:rPr>
        <w:t>ažidl</w:t>
      </w:r>
      <w:r w:rsidR="009576D9" w:rsidRPr="006661FA">
        <w:rPr>
          <w:sz w:val="24"/>
          <w:szCs w:val="24"/>
        </w:rPr>
        <w:t xml:space="preserve">o, ako napr. kameň (vysterilizovaný) alebo menší pohár, ktorý sa zmestí cez hrdlo pohára, v ktorom </w:t>
      </w:r>
      <w:r w:rsidR="00450FDD" w:rsidRPr="006661FA">
        <w:rPr>
          <w:sz w:val="24"/>
          <w:szCs w:val="24"/>
        </w:rPr>
        <w:t>bud</w:t>
      </w:r>
      <w:r w:rsidR="009576D9" w:rsidRPr="006661FA">
        <w:rPr>
          <w:sz w:val="24"/>
          <w:szCs w:val="24"/>
        </w:rPr>
        <w:t>e</w:t>
      </w:r>
      <w:r w:rsidR="00F60755">
        <w:rPr>
          <w:sz w:val="24"/>
          <w:szCs w:val="24"/>
        </w:rPr>
        <w:t>t</w:t>
      </w:r>
      <w:r w:rsidR="009576D9" w:rsidRPr="006661FA">
        <w:rPr>
          <w:sz w:val="24"/>
          <w:szCs w:val="24"/>
        </w:rPr>
        <w:t>e kvasiť</w:t>
      </w:r>
      <w:r w:rsidRPr="006661FA">
        <w:rPr>
          <w:sz w:val="24"/>
          <w:szCs w:val="24"/>
        </w:rPr>
        <w:t>.</w:t>
      </w:r>
      <w:r w:rsidR="000F5617" w:rsidRPr="006661FA">
        <w:rPr>
          <w:sz w:val="24"/>
          <w:szCs w:val="24"/>
        </w:rPr>
        <w:t xml:space="preserve"> Dobre sa mi osvedčili aj obyčajné špajdle zafixované do kríža, ktoré držia zeleninu pod hladinou. </w:t>
      </w:r>
    </w:p>
    <w:p w14:paraId="53F466A9" w14:textId="77777777" w:rsidR="006661FA" w:rsidRDefault="006661FA" w:rsidP="006661FA">
      <w:pPr>
        <w:spacing w:after="0"/>
        <w:rPr>
          <w:sz w:val="24"/>
          <w:szCs w:val="24"/>
        </w:rPr>
      </w:pPr>
    </w:p>
    <w:p w14:paraId="4C7999E2" w14:textId="6C33A984" w:rsidR="00153115" w:rsidRPr="006661FA" w:rsidRDefault="000F5C6A" w:rsidP="006661FA">
      <w:pPr>
        <w:spacing w:after="0"/>
        <w:rPr>
          <w:sz w:val="24"/>
          <w:szCs w:val="24"/>
        </w:rPr>
      </w:pPr>
      <w:r w:rsidRPr="006661FA">
        <w:rPr>
          <w:sz w:val="24"/>
          <w:szCs w:val="24"/>
        </w:rPr>
        <w:t>Bylinky a zeleninu nakrája</w:t>
      </w:r>
      <w:r w:rsidR="00F60755">
        <w:rPr>
          <w:sz w:val="24"/>
          <w:szCs w:val="24"/>
        </w:rPr>
        <w:t>jt</w:t>
      </w:r>
      <w:r w:rsidRPr="006661FA">
        <w:rPr>
          <w:sz w:val="24"/>
          <w:szCs w:val="24"/>
        </w:rPr>
        <w:t>e na</w:t>
      </w:r>
      <w:r w:rsidR="00153115" w:rsidRPr="006661FA">
        <w:rPr>
          <w:sz w:val="24"/>
          <w:szCs w:val="24"/>
        </w:rPr>
        <w:t>drobno</w:t>
      </w:r>
      <w:r w:rsidR="00086509" w:rsidRPr="006661FA">
        <w:rPr>
          <w:sz w:val="24"/>
          <w:szCs w:val="24"/>
        </w:rPr>
        <w:t xml:space="preserve"> a</w:t>
      </w:r>
      <w:r w:rsidR="00153115" w:rsidRPr="006661FA">
        <w:rPr>
          <w:sz w:val="24"/>
          <w:szCs w:val="24"/>
        </w:rPr>
        <w:t xml:space="preserve"> v mise zmieša</w:t>
      </w:r>
      <w:r w:rsidR="00F60755">
        <w:rPr>
          <w:sz w:val="24"/>
          <w:szCs w:val="24"/>
        </w:rPr>
        <w:t>jt</w:t>
      </w:r>
      <w:r w:rsidR="00153115" w:rsidRPr="006661FA">
        <w:rPr>
          <w:sz w:val="24"/>
          <w:szCs w:val="24"/>
        </w:rPr>
        <w:t>e s</w:t>
      </w:r>
      <w:r w:rsidR="00086509" w:rsidRPr="006661FA">
        <w:rPr>
          <w:sz w:val="24"/>
          <w:szCs w:val="24"/>
        </w:rPr>
        <w:t xml:space="preserve">o soľou. Základný pomer soli je </w:t>
      </w:r>
      <w:r w:rsidR="005A5B2B" w:rsidRPr="006661FA">
        <w:rPr>
          <w:sz w:val="24"/>
          <w:szCs w:val="24"/>
        </w:rPr>
        <w:t>15</w:t>
      </w:r>
      <w:r w:rsidR="00450FDD" w:rsidRPr="006661FA">
        <w:rPr>
          <w:sz w:val="24"/>
          <w:szCs w:val="24"/>
        </w:rPr>
        <w:t xml:space="preserve"> </w:t>
      </w:r>
      <w:r w:rsidRPr="006661FA">
        <w:rPr>
          <w:sz w:val="24"/>
          <w:szCs w:val="24"/>
        </w:rPr>
        <w:t>–</w:t>
      </w:r>
      <w:r w:rsidR="00450FDD" w:rsidRPr="006661FA">
        <w:rPr>
          <w:sz w:val="24"/>
          <w:szCs w:val="24"/>
        </w:rPr>
        <w:t xml:space="preserve"> </w:t>
      </w:r>
      <w:r w:rsidR="00086509" w:rsidRPr="006661FA">
        <w:rPr>
          <w:sz w:val="24"/>
          <w:szCs w:val="24"/>
        </w:rPr>
        <w:t>20 g na</w:t>
      </w:r>
      <w:r w:rsidR="00450FDD" w:rsidRPr="006661FA">
        <w:rPr>
          <w:sz w:val="24"/>
          <w:szCs w:val="24"/>
        </w:rPr>
        <w:t xml:space="preserve"> </w:t>
      </w:r>
      <w:r w:rsidRPr="006661FA">
        <w:rPr>
          <w:sz w:val="24"/>
          <w:szCs w:val="24"/>
        </w:rPr>
        <w:t>1 kg zeleniny. Všeobecne platí:</w:t>
      </w:r>
      <w:r w:rsidR="00086509" w:rsidRPr="006661FA">
        <w:rPr>
          <w:sz w:val="24"/>
          <w:szCs w:val="24"/>
        </w:rPr>
        <w:t xml:space="preserve"> čím viac soli, tým je </w:t>
      </w:r>
      <w:r w:rsidRPr="006661FA">
        <w:rPr>
          <w:sz w:val="24"/>
          <w:szCs w:val="24"/>
        </w:rPr>
        <w:t>kvasenie pomalšie a zelenina chrumkavejšia</w:t>
      </w:r>
      <w:r w:rsidR="00086509" w:rsidRPr="006661FA">
        <w:rPr>
          <w:sz w:val="24"/>
          <w:szCs w:val="24"/>
        </w:rPr>
        <w:t xml:space="preserve">. Slaná chuť sa časom zjemní. </w:t>
      </w:r>
    </w:p>
    <w:p w14:paraId="2C535770" w14:textId="77777777" w:rsidR="006661FA" w:rsidRDefault="006661FA" w:rsidP="006661FA">
      <w:pPr>
        <w:spacing w:after="0"/>
        <w:rPr>
          <w:sz w:val="24"/>
          <w:szCs w:val="24"/>
        </w:rPr>
      </w:pPr>
    </w:p>
    <w:p w14:paraId="60B0A304" w14:textId="14FB26A4" w:rsidR="00086509" w:rsidRPr="006661FA" w:rsidRDefault="00086509" w:rsidP="006661FA">
      <w:pPr>
        <w:spacing w:after="0"/>
        <w:rPr>
          <w:sz w:val="24"/>
          <w:szCs w:val="24"/>
        </w:rPr>
      </w:pPr>
      <w:r w:rsidRPr="006661FA">
        <w:rPr>
          <w:sz w:val="24"/>
          <w:szCs w:val="24"/>
        </w:rPr>
        <w:t>Všetko poriadne natlač</w:t>
      </w:r>
      <w:r w:rsidR="00F60755">
        <w:rPr>
          <w:sz w:val="24"/>
          <w:szCs w:val="24"/>
        </w:rPr>
        <w:t>t</w:t>
      </w:r>
      <w:r w:rsidRPr="006661FA">
        <w:rPr>
          <w:sz w:val="24"/>
          <w:szCs w:val="24"/>
        </w:rPr>
        <w:t>e do pripraveného pohára</w:t>
      </w:r>
      <w:r w:rsidR="005A5B2B" w:rsidRPr="006661FA">
        <w:rPr>
          <w:sz w:val="24"/>
          <w:szCs w:val="24"/>
        </w:rPr>
        <w:t xml:space="preserve"> tak</w:t>
      </w:r>
      <w:r w:rsidR="00611C7A" w:rsidRPr="006661FA">
        <w:rPr>
          <w:sz w:val="24"/>
          <w:szCs w:val="24"/>
        </w:rPr>
        <w:t>,</w:t>
      </w:r>
      <w:r w:rsidR="005A5B2B" w:rsidRPr="006661FA">
        <w:rPr>
          <w:sz w:val="24"/>
          <w:szCs w:val="24"/>
        </w:rPr>
        <w:t xml:space="preserve"> aby zostalo cca 1</w:t>
      </w:r>
      <w:r w:rsidR="006908E9" w:rsidRPr="006661FA">
        <w:rPr>
          <w:sz w:val="24"/>
          <w:szCs w:val="24"/>
        </w:rPr>
        <w:t xml:space="preserve"> – </w:t>
      </w:r>
      <w:r w:rsidR="005A5B2B" w:rsidRPr="006661FA">
        <w:rPr>
          <w:sz w:val="24"/>
          <w:szCs w:val="24"/>
        </w:rPr>
        <w:t>2 cm miesta od vrchu</w:t>
      </w:r>
      <w:r w:rsidRPr="006661FA">
        <w:rPr>
          <w:sz w:val="24"/>
          <w:szCs w:val="24"/>
        </w:rPr>
        <w:t>.</w:t>
      </w:r>
      <w:r w:rsidR="006661FA">
        <w:rPr>
          <w:sz w:val="24"/>
          <w:szCs w:val="24"/>
        </w:rPr>
        <w:t xml:space="preserve"> </w:t>
      </w:r>
      <w:r w:rsidRPr="006661FA">
        <w:rPr>
          <w:sz w:val="24"/>
          <w:szCs w:val="24"/>
        </w:rPr>
        <w:t>Zelenina by mala pustiť vlastnú šťavu</w:t>
      </w:r>
      <w:r w:rsidR="005A5B2B" w:rsidRPr="006661FA">
        <w:rPr>
          <w:sz w:val="24"/>
          <w:szCs w:val="24"/>
        </w:rPr>
        <w:t xml:space="preserve">. V prípade potreby </w:t>
      </w:r>
      <w:r w:rsidRPr="006661FA">
        <w:rPr>
          <w:sz w:val="24"/>
          <w:szCs w:val="24"/>
        </w:rPr>
        <w:t xml:space="preserve">dolejte </w:t>
      </w:r>
      <w:r w:rsidR="005A5B2B" w:rsidRPr="006661FA">
        <w:rPr>
          <w:sz w:val="24"/>
          <w:szCs w:val="24"/>
        </w:rPr>
        <w:t>jemne</w:t>
      </w:r>
      <w:r w:rsidRPr="006661FA">
        <w:rPr>
          <w:sz w:val="24"/>
          <w:szCs w:val="24"/>
        </w:rPr>
        <w:t xml:space="preserve"> osolenou prevarenou vodou tak</w:t>
      </w:r>
      <w:r w:rsidR="00611C7A" w:rsidRPr="006661FA">
        <w:rPr>
          <w:sz w:val="24"/>
          <w:szCs w:val="24"/>
        </w:rPr>
        <w:t>,</w:t>
      </w:r>
      <w:r w:rsidRPr="006661FA">
        <w:rPr>
          <w:sz w:val="24"/>
          <w:szCs w:val="24"/>
        </w:rPr>
        <w:t xml:space="preserve"> aby bolo všetko</w:t>
      </w:r>
      <w:r w:rsidR="000F5617" w:rsidRPr="006661FA">
        <w:rPr>
          <w:sz w:val="24"/>
          <w:szCs w:val="24"/>
        </w:rPr>
        <w:t xml:space="preserve"> (vrátane špajdlí)</w:t>
      </w:r>
      <w:r w:rsidRPr="006661FA">
        <w:rPr>
          <w:sz w:val="24"/>
          <w:szCs w:val="24"/>
        </w:rPr>
        <w:t xml:space="preserve"> ponorené</w:t>
      </w:r>
      <w:r w:rsidR="005A5B2B" w:rsidRPr="006661FA">
        <w:rPr>
          <w:sz w:val="24"/>
          <w:szCs w:val="24"/>
        </w:rPr>
        <w:t xml:space="preserve"> pod hladinou</w:t>
      </w:r>
      <w:r w:rsidR="000F5C6A" w:rsidRPr="006661FA">
        <w:rPr>
          <w:sz w:val="24"/>
          <w:szCs w:val="24"/>
        </w:rPr>
        <w:t>,</w:t>
      </w:r>
      <w:r w:rsidR="005A5B2B" w:rsidRPr="006661FA">
        <w:rPr>
          <w:sz w:val="24"/>
          <w:szCs w:val="24"/>
        </w:rPr>
        <w:t xml:space="preserve"> a nav</w:t>
      </w:r>
      <w:r w:rsidR="000F5C6A" w:rsidRPr="006661FA">
        <w:rPr>
          <w:sz w:val="24"/>
          <w:szCs w:val="24"/>
        </w:rPr>
        <w:t>rch položte ťažidl</w:t>
      </w:r>
      <w:r w:rsidR="005A5B2B" w:rsidRPr="006661FA">
        <w:rPr>
          <w:sz w:val="24"/>
          <w:szCs w:val="24"/>
        </w:rPr>
        <w:t>o.</w:t>
      </w:r>
    </w:p>
    <w:p w14:paraId="75EDE973" w14:textId="77777777" w:rsidR="006661FA" w:rsidRDefault="006661FA" w:rsidP="006661FA">
      <w:pPr>
        <w:spacing w:after="0"/>
        <w:ind w:left="414"/>
        <w:rPr>
          <w:sz w:val="24"/>
          <w:szCs w:val="24"/>
        </w:rPr>
      </w:pPr>
    </w:p>
    <w:p w14:paraId="5BFB1E7C" w14:textId="09EE2863" w:rsidR="00016DD3" w:rsidRDefault="009576D9" w:rsidP="006661FA">
      <w:pPr>
        <w:spacing w:after="0"/>
        <w:rPr>
          <w:sz w:val="24"/>
          <w:szCs w:val="24"/>
        </w:rPr>
      </w:pPr>
      <w:r w:rsidRPr="006661FA">
        <w:rPr>
          <w:sz w:val="24"/>
          <w:szCs w:val="24"/>
        </w:rPr>
        <w:t>T</w:t>
      </w:r>
      <w:r w:rsidR="00016DD3" w:rsidRPr="006661FA">
        <w:rPr>
          <w:sz w:val="24"/>
          <w:szCs w:val="24"/>
        </w:rPr>
        <w:t>akto nechajte kvasiť pri izbovej teplote 5</w:t>
      </w:r>
      <w:r w:rsidR="00611C7A" w:rsidRPr="006661FA">
        <w:rPr>
          <w:sz w:val="24"/>
          <w:szCs w:val="24"/>
        </w:rPr>
        <w:t xml:space="preserve"> </w:t>
      </w:r>
      <w:r w:rsidR="000F5C6A" w:rsidRPr="006661FA">
        <w:rPr>
          <w:sz w:val="24"/>
          <w:szCs w:val="24"/>
        </w:rPr>
        <w:t>–</w:t>
      </w:r>
      <w:r w:rsidR="00611C7A" w:rsidRPr="006661FA">
        <w:rPr>
          <w:sz w:val="24"/>
          <w:szCs w:val="24"/>
        </w:rPr>
        <w:t xml:space="preserve"> </w:t>
      </w:r>
      <w:r w:rsidR="00016DD3" w:rsidRPr="006661FA">
        <w:rPr>
          <w:sz w:val="24"/>
          <w:szCs w:val="24"/>
        </w:rPr>
        <w:t>7 dní</w:t>
      </w:r>
      <w:r w:rsidR="00611C7A" w:rsidRPr="006661FA">
        <w:rPr>
          <w:sz w:val="24"/>
          <w:szCs w:val="24"/>
        </w:rPr>
        <w:t>.</w:t>
      </w:r>
      <w:r w:rsidR="006661FA" w:rsidRPr="006661FA">
        <w:rPr>
          <w:sz w:val="24"/>
          <w:szCs w:val="24"/>
        </w:rPr>
        <w:t xml:space="preserve"> </w:t>
      </w:r>
      <w:r w:rsidRPr="006661FA">
        <w:rPr>
          <w:sz w:val="24"/>
          <w:szCs w:val="24"/>
        </w:rPr>
        <w:t>P</w:t>
      </w:r>
      <w:r w:rsidR="00016DD3" w:rsidRPr="006661FA">
        <w:rPr>
          <w:sz w:val="24"/>
          <w:szCs w:val="24"/>
        </w:rPr>
        <w:t>ozor, nezatvárajte pohár</w:t>
      </w:r>
      <w:r w:rsidR="000F5C6A" w:rsidRPr="006661FA">
        <w:rPr>
          <w:sz w:val="24"/>
          <w:szCs w:val="24"/>
        </w:rPr>
        <w:t xml:space="preserve"> úplne na</w:t>
      </w:r>
      <w:r w:rsidR="000F5617" w:rsidRPr="006661FA">
        <w:rPr>
          <w:sz w:val="24"/>
          <w:szCs w:val="24"/>
        </w:rPr>
        <w:t>tesno</w:t>
      </w:r>
      <w:r w:rsidR="00016DD3" w:rsidRPr="006661FA">
        <w:rPr>
          <w:sz w:val="24"/>
          <w:szCs w:val="24"/>
        </w:rPr>
        <w:t>, fermentačný proces vytvára bublinky, ktoré potrebujú ísť von</w:t>
      </w:r>
      <w:r w:rsidRPr="006661FA">
        <w:rPr>
          <w:sz w:val="24"/>
          <w:szCs w:val="24"/>
        </w:rPr>
        <w:t>.</w:t>
      </w:r>
      <w:r w:rsidR="005A5B2B" w:rsidRPr="006661FA">
        <w:rPr>
          <w:sz w:val="24"/>
          <w:szCs w:val="24"/>
        </w:rPr>
        <w:t xml:space="preserve"> </w:t>
      </w:r>
      <w:r w:rsidR="000F5C6A" w:rsidRPr="006661FA">
        <w:rPr>
          <w:sz w:val="24"/>
          <w:szCs w:val="24"/>
        </w:rPr>
        <w:t>P</w:t>
      </w:r>
      <w:r w:rsidR="00016DD3" w:rsidRPr="006661FA">
        <w:rPr>
          <w:sz w:val="24"/>
          <w:szCs w:val="24"/>
        </w:rPr>
        <w:t xml:space="preserve">otom už len </w:t>
      </w:r>
      <w:r w:rsidR="000F5C6A" w:rsidRPr="006661FA">
        <w:rPr>
          <w:sz w:val="24"/>
          <w:szCs w:val="24"/>
        </w:rPr>
        <w:t>ťažidl</w:t>
      </w:r>
      <w:r w:rsidRPr="006661FA">
        <w:rPr>
          <w:sz w:val="24"/>
          <w:szCs w:val="24"/>
        </w:rPr>
        <w:t xml:space="preserve">o </w:t>
      </w:r>
      <w:r w:rsidR="00016DD3" w:rsidRPr="006661FA">
        <w:rPr>
          <w:sz w:val="24"/>
          <w:szCs w:val="24"/>
        </w:rPr>
        <w:t xml:space="preserve">vyberiete, zavriete vrchnáčikom a uskladníte v chladničke. </w:t>
      </w:r>
    </w:p>
    <w:p w14:paraId="109007EE" w14:textId="77777777" w:rsidR="006661FA" w:rsidRPr="006661FA" w:rsidRDefault="006661FA" w:rsidP="006661FA">
      <w:pPr>
        <w:spacing w:after="0"/>
        <w:rPr>
          <w:sz w:val="24"/>
          <w:szCs w:val="24"/>
        </w:rPr>
      </w:pPr>
    </w:p>
    <w:p w14:paraId="2420C1E2" w14:textId="008CDE27" w:rsidR="00324FE9" w:rsidRPr="006661FA" w:rsidRDefault="009576D9" w:rsidP="006661FA">
      <w:pPr>
        <w:spacing w:after="0"/>
        <w:contextualSpacing/>
        <w:rPr>
          <w:b/>
          <w:sz w:val="24"/>
          <w:szCs w:val="24"/>
        </w:rPr>
      </w:pPr>
      <w:r w:rsidRPr="006661FA">
        <w:rPr>
          <w:b/>
          <w:sz w:val="24"/>
          <w:szCs w:val="24"/>
        </w:rPr>
        <w:t>Fermentácia v mede:</w:t>
      </w:r>
    </w:p>
    <w:p w14:paraId="17BAB88C" w14:textId="44F7517F" w:rsidR="009576D9" w:rsidRPr="006661FA" w:rsidRDefault="009576D9" w:rsidP="006661FA">
      <w:pPr>
        <w:spacing w:after="0"/>
        <w:contextualSpacing/>
        <w:rPr>
          <w:sz w:val="24"/>
          <w:szCs w:val="24"/>
        </w:rPr>
      </w:pPr>
      <w:r w:rsidRPr="006661FA">
        <w:rPr>
          <w:sz w:val="24"/>
          <w:szCs w:val="24"/>
        </w:rPr>
        <w:t>Tento spôsob je vhodný ako alternatíva k sladkým bylinkovým liečivým sirupo</w:t>
      </w:r>
      <w:r w:rsidR="0004167E" w:rsidRPr="006661FA">
        <w:rPr>
          <w:sz w:val="24"/>
          <w:szCs w:val="24"/>
        </w:rPr>
        <w:t>m</w:t>
      </w:r>
      <w:r w:rsidR="00433336" w:rsidRPr="006661FA">
        <w:rPr>
          <w:sz w:val="24"/>
          <w:szCs w:val="24"/>
        </w:rPr>
        <w:t xml:space="preserve"> z lekárne</w:t>
      </w:r>
      <w:r w:rsidR="008E27E5" w:rsidRPr="006661FA">
        <w:rPr>
          <w:sz w:val="24"/>
          <w:szCs w:val="24"/>
        </w:rPr>
        <w:t>, plným</w:t>
      </w:r>
      <w:r w:rsidRPr="006661FA">
        <w:rPr>
          <w:sz w:val="24"/>
          <w:szCs w:val="24"/>
        </w:rPr>
        <w:t xml:space="preserve"> cukru a nežiaducich </w:t>
      </w:r>
      <w:r w:rsidR="008E27E5" w:rsidRPr="006661FA">
        <w:rPr>
          <w:sz w:val="24"/>
          <w:szCs w:val="24"/>
        </w:rPr>
        <w:t>prídavných látok. V</w:t>
      </w:r>
      <w:r w:rsidRPr="006661FA">
        <w:rPr>
          <w:sz w:val="24"/>
          <w:szCs w:val="24"/>
        </w:rPr>
        <w:t xml:space="preserve">hodné </w:t>
      </w:r>
      <w:r w:rsidR="001A5FD1" w:rsidRPr="006661FA">
        <w:rPr>
          <w:sz w:val="24"/>
          <w:szCs w:val="24"/>
        </w:rPr>
        <w:t>veľmi vhodné</w:t>
      </w:r>
      <w:r w:rsidR="008E27E5" w:rsidRPr="006661FA">
        <w:rPr>
          <w:sz w:val="24"/>
          <w:szCs w:val="24"/>
        </w:rPr>
        <w:t xml:space="preserve"> </w:t>
      </w:r>
      <w:r w:rsidRPr="006661FA">
        <w:rPr>
          <w:sz w:val="24"/>
          <w:szCs w:val="24"/>
        </w:rPr>
        <w:t xml:space="preserve">sú rôzne </w:t>
      </w:r>
      <w:r w:rsidR="00433336" w:rsidRPr="006661FA">
        <w:rPr>
          <w:sz w:val="24"/>
          <w:szCs w:val="24"/>
        </w:rPr>
        <w:t xml:space="preserve">liečivé </w:t>
      </w:r>
      <w:r w:rsidRPr="006661FA">
        <w:rPr>
          <w:sz w:val="24"/>
          <w:szCs w:val="24"/>
        </w:rPr>
        <w:t xml:space="preserve">kvietky, ako podbeľ, púpava či sedmokrásky. </w:t>
      </w:r>
      <w:r w:rsidR="00C314C5" w:rsidRPr="006661FA">
        <w:rPr>
          <w:sz w:val="24"/>
          <w:szCs w:val="24"/>
        </w:rPr>
        <w:t>Ale aj žihľava</w:t>
      </w:r>
      <w:r w:rsidR="009223A9" w:rsidRPr="006661FA">
        <w:rPr>
          <w:sz w:val="24"/>
          <w:szCs w:val="24"/>
        </w:rPr>
        <w:t>, lipa</w:t>
      </w:r>
      <w:r w:rsidR="00C314C5" w:rsidRPr="006661FA">
        <w:rPr>
          <w:sz w:val="24"/>
          <w:szCs w:val="24"/>
        </w:rPr>
        <w:t xml:space="preserve"> či skorocel. </w:t>
      </w:r>
    </w:p>
    <w:p w14:paraId="51CC368D" w14:textId="77777777" w:rsidR="006661FA" w:rsidRDefault="006661FA" w:rsidP="006661FA">
      <w:pPr>
        <w:spacing w:after="0"/>
        <w:contextualSpacing/>
        <w:rPr>
          <w:sz w:val="24"/>
          <w:szCs w:val="24"/>
        </w:rPr>
      </w:pPr>
    </w:p>
    <w:p w14:paraId="7146843C" w14:textId="3FE5110F" w:rsidR="00C314C5" w:rsidRPr="006661FA" w:rsidRDefault="00C314C5" w:rsidP="006661FA">
      <w:pPr>
        <w:spacing w:after="0"/>
        <w:contextualSpacing/>
        <w:rPr>
          <w:b/>
          <w:sz w:val="24"/>
          <w:szCs w:val="24"/>
        </w:rPr>
      </w:pPr>
      <w:r w:rsidRPr="006661FA">
        <w:rPr>
          <w:b/>
          <w:sz w:val="24"/>
          <w:szCs w:val="24"/>
        </w:rPr>
        <w:t>Základná príprava:</w:t>
      </w:r>
    </w:p>
    <w:p w14:paraId="2FD7EF9C" w14:textId="352C50F0" w:rsidR="00C314C5" w:rsidRDefault="006661FA" w:rsidP="006661FA">
      <w:pPr>
        <w:spacing w:after="0"/>
        <w:rPr>
          <w:sz w:val="24"/>
          <w:szCs w:val="24"/>
        </w:rPr>
      </w:pPr>
      <w:r>
        <w:rPr>
          <w:sz w:val="24"/>
          <w:szCs w:val="24"/>
        </w:rPr>
        <w:t>Z</w:t>
      </w:r>
      <w:r w:rsidR="00C314C5" w:rsidRPr="006661FA">
        <w:rPr>
          <w:sz w:val="24"/>
          <w:szCs w:val="24"/>
        </w:rPr>
        <w:t>av</w:t>
      </w:r>
      <w:r w:rsidR="00433336" w:rsidRPr="006661FA">
        <w:rPr>
          <w:sz w:val="24"/>
          <w:szCs w:val="24"/>
        </w:rPr>
        <w:t>áraninový pohár naplníte bylinkami a zalej</w:t>
      </w:r>
      <w:r w:rsidR="008523CE" w:rsidRPr="006661FA">
        <w:rPr>
          <w:sz w:val="24"/>
          <w:szCs w:val="24"/>
        </w:rPr>
        <w:t>e</w:t>
      </w:r>
      <w:r w:rsidR="00433336" w:rsidRPr="006661FA">
        <w:rPr>
          <w:sz w:val="24"/>
          <w:szCs w:val="24"/>
        </w:rPr>
        <w:t>t</w:t>
      </w:r>
      <w:r w:rsidR="00C314C5" w:rsidRPr="006661FA">
        <w:rPr>
          <w:sz w:val="24"/>
          <w:szCs w:val="24"/>
        </w:rPr>
        <w:t xml:space="preserve">e 1 cm nad okraj medom. </w:t>
      </w:r>
      <w:r w:rsidR="00433336" w:rsidRPr="006661FA">
        <w:rPr>
          <w:sz w:val="24"/>
          <w:szCs w:val="24"/>
        </w:rPr>
        <w:t>Nechajt</w:t>
      </w:r>
      <w:r w:rsidR="00C314C5" w:rsidRPr="006661FA">
        <w:rPr>
          <w:sz w:val="24"/>
          <w:szCs w:val="24"/>
        </w:rPr>
        <w:t xml:space="preserve">e 2 mesiace v tme </w:t>
      </w:r>
      <w:r w:rsidR="00433336" w:rsidRPr="006661FA">
        <w:rPr>
          <w:sz w:val="24"/>
          <w:szCs w:val="24"/>
        </w:rPr>
        <w:t xml:space="preserve">pri izbovej teplote </w:t>
      </w:r>
      <w:r w:rsidR="00C314C5" w:rsidRPr="006661FA">
        <w:rPr>
          <w:sz w:val="24"/>
          <w:szCs w:val="24"/>
        </w:rPr>
        <w:t xml:space="preserve">odležať. </w:t>
      </w:r>
    </w:p>
    <w:p w14:paraId="0029DA5D" w14:textId="77777777" w:rsidR="006661FA" w:rsidRPr="006661FA" w:rsidRDefault="006661FA" w:rsidP="006661FA">
      <w:pPr>
        <w:spacing w:after="0"/>
        <w:rPr>
          <w:sz w:val="24"/>
          <w:szCs w:val="24"/>
        </w:rPr>
      </w:pPr>
    </w:p>
    <w:p w14:paraId="0A100559" w14:textId="16DDB731" w:rsidR="00C314C5" w:rsidRPr="006661FA" w:rsidRDefault="00C314C5" w:rsidP="006661FA">
      <w:pPr>
        <w:spacing w:after="0"/>
        <w:contextualSpacing/>
        <w:rPr>
          <w:sz w:val="24"/>
          <w:szCs w:val="24"/>
        </w:rPr>
      </w:pPr>
      <w:r w:rsidRPr="006661FA">
        <w:rPr>
          <w:sz w:val="24"/>
          <w:szCs w:val="24"/>
        </w:rPr>
        <w:t>Po určitom čase zač</w:t>
      </w:r>
      <w:r w:rsidR="008523CE" w:rsidRPr="006661FA">
        <w:rPr>
          <w:sz w:val="24"/>
          <w:szCs w:val="24"/>
        </w:rPr>
        <w:t>ne</w:t>
      </w:r>
      <w:r w:rsidR="008E27E5" w:rsidRPr="006661FA">
        <w:rPr>
          <w:sz w:val="24"/>
          <w:szCs w:val="24"/>
        </w:rPr>
        <w:t xml:space="preserve"> med</w:t>
      </w:r>
      <w:r w:rsidRPr="006661FA">
        <w:rPr>
          <w:sz w:val="24"/>
          <w:szCs w:val="24"/>
        </w:rPr>
        <w:t xml:space="preserve"> fermentovať, </w:t>
      </w:r>
      <w:r w:rsidR="008523CE" w:rsidRPr="006661FA">
        <w:rPr>
          <w:sz w:val="24"/>
          <w:szCs w:val="24"/>
        </w:rPr>
        <w:t>vy</w:t>
      </w:r>
      <w:r w:rsidRPr="006661FA">
        <w:rPr>
          <w:sz w:val="24"/>
          <w:szCs w:val="24"/>
        </w:rPr>
        <w:t xml:space="preserve">tvoria sa malé bubliny. Nezľaknite sa, </w:t>
      </w:r>
      <w:r w:rsidR="008523CE" w:rsidRPr="006661FA">
        <w:rPr>
          <w:sz w:val="24"/>
          <w:szCs w:val="24"/>
        </w:rPr>
        <w:t>tak to má byť</w:t>
      </w:r>
      <w:r w:rsidRPr="006661FA">
        <w:rPr>
          <w:sz w:val="24"/>
          <w:szCs w:val="24"/>
        </w:rPr>
        <w:t>. Fermentačný alkohol ho v skutočnosti pomáha uchovať dlhšie, pričom sa nezníži účinok.</w:t>
      </w:r>
    </w:p>
    <w:p w14:paraId="1296961B" w14:textId="77777777" w:rsidR="006661FA" w:rsidRDefault="006661FA" w:rsidP="006661FA">
      <w:pPr>
        <w:spacing w:after="0"/>
        <w:contextualSpacing/>
        <w:rPr>
          <w:sz w:val="24"/>
          <w:szCs w:val="24"/>
        </w:rPr>
      </w:pPr>
    </w:p>
    <w:p w14:paraId="23A9DA5C" w14:textId="60AAC6B9" w:rsidR="00C314C5" w:rsidRPr="006661FA" w:rsidRDefault="009223A9" w:rsidP="006661FA">
      <w:pPr>
        <w:spacing w:after="0"/>
        <w:contextualSpacing/>
        <w:rPr>
          <w:sz w:val="24"/>
          <w:szCs w:val="24"/>
        </w:rPr>
      </w:pPr>
      <w:r w:rsidRPr="006661FA">
        <w:rPr>
          <w:sz w:val="24"/>
          <w:szCs w:val="24"/>
        </w:rPr>
        <w:t xml:space="preserve">Med </w:t>
      </w:r>
      <w:r w:rsidR="008523CE" w:rsidRPr="006661FA">
        <w:rPr>
          <w:sz w:val="24"/>
          <w:szCs w:val="24"/>
        </w:rPr>
        <w:t xml:space="preserve">potom </w:t>
      </w:r>
      <w:r w:rsidRPr="006661FA">
        <w:rPr>
          <w:sz w:val="24"/>
          <w:szCs w:val="24"/>
        </w:rPr>
        <w:t xml:space="preserve">môžete, ale aj nemusíte scediť. </w:t>
      </w:r>
      <w:r w:rsidR="00C314C5" w:rsidRPr="006661FA">
        <w:rPr>
          <w:sz w:val="24"/>
          <w:szCs w:val="24"/>
        </w:rPr>
        <w:t xml:space="preserve">Ja už potom bylinky z medu </w:t>
      </w:r>
      <w:r w:rsidR="00433336" w:rsidRPr="006661FA">
        <w:rPr>
          <w:sz w:val="24"/>
          <w:szCs w:val="24"/>
        </w:rPr>
        <w:t xml:space="preserve">väčšinou </w:t>
      </w:r>
      <w:r w:rsidR="00C314C5" w:rsidRPr="006661FA">
        <w:rPr>
          <w:sz w:val="24"/>
          <w:szCs w:val="24"/>
        </w:rPr>
        <w:t>necedím, buď ich rozmixujem na kašu</w:t>
      </w:r>
      <w:r w:rsidRPr="006661FA">
        <w:rPr>
          <w:sz w:val="24"/>
          <w:szCs w:val="24"/>
        </w:rPr>
        <w:t>, alebo nechám iba tak. Skladujte</w:t>
      </w:r>
      <w:r w:rsidR="00C314C5" w:rsidRPr="006661FA">
        <w:rPr>
          <w:sz w:val="24"/>
          <w:szCs w:val="24"/>
        </w:rPr>
        <w:t xml:space="preserve"> n</w:t>
      </w:r>
      <w:r w:rsidRPr="006661FA">
        <w:rPr>
          <w:sz w:val="24"/>
          <w:szCs w:val="24"/>
        </w:rPr>
        <w:t>a tmavom mieste v komore. Užívajt</w:t>
      </w:r>
      <w:r w:rsidR="00C314C5" w:rsidRPr="006661FA">
        <w:rPr>
          <w:sz w:val="24"/>
          <w:szCs w:val="24"/>
        </w:rPr>
        <w:t>e po lyžičkách</w:t>
      </w:r>
      <w:r w:rsidR="00E736EB" w:rsidRPr="006661FA">
        <w:rPr>
          <w:sz w:val="24"/>
          <w:szCs w:val="24"/>
        </w:rPr>
        <w:t>,</w:t>
      </w:r>
      <w:r w:rsidR="00C314C5" w:rsidRPr="006661FA">
        <w:rPr>
          <w:sz w:val="24"/>
          <w:szCs w:val="24"/>
        </w:rPr>
        <w:t xml:space="preserve"> keď cíti</w:t>
      </w:r>
      <w:r w:rsidR="00E736EB" w:rsidRPr="006661FA">
        <w:rPr>
          <w:sz w:val="24"/>
          <w:szCs w:val="24"/>
        </w:rPr>
        <w:t>t</w:t>
      </w:r>
      <w:r w:rsidR="00C314C5" w:rsidRPr="006661FA">
        <w:rPr>
          <w:sz w:val="24"/>
          <w:szCs w:val="24"/>
        </w:rPr>
        <w:t>e, že nie s</w:t>
      </w:r>
      <w:r w:rsidR="00E736EB" w:rsidRPr="006661FA">
        <w:rPr>
          <w:sz w:val="24"/>
          <w:szCs w:val="24"/>
        </w:rPr>
        <w:t>te</w:t>
      </w:r>
      <w:r w:rsidR="00C314C5" w:rsidRPr="006661FA">
        <w:rPr>
          <w:sz w:val="24"/>
          <w:szCs w:val="24"/>
        </w:rPr>
        <w:t xml:space="preserve"> </w:t>
      </w:r>
      <w:r w:rsidR="008E27E5" w:rsidRPr="006661FA">
        <w:rPr>
          <w:sz w:val="24"/>
          <w:szCs w:val="24"/>
        </w:rPr>
        <w:t>práve</w:t>
      </w:r>
      <w:r w:rsidRPr="006661FA">
        <w:rPr>
          <w:sz w:val="24"/>
          <w:szCs w:val="24"/>
        </w:rPr>
        <w:t xml:space="preserve"> fit. </w:t>
      </w:r>
      <w:r w:rsidR="00C314C5" w:rsidRPr="006661FA">
        <w:rPr>
          <w:sz w:val="24"/>
          <w:szCs w:val="24"/>
        </w:rPr>
        <w:t xml:space="preserve"> </w:t>
      </w:r>
    </w:p>
    <w:p w14:paraId="1CABDDBE" w14:textId="77777777" w:rsidR="006661FA" w:rsidRDefault="006661FA" w:rsidP="006661FA">
      <w:pPr>
        <w:spacing w:after="0"/>
        <w:contextualSpacing/>
        <w:jc w:val="center"/>
        <w:rPr>
          <w:b/>
          <w:sz w:val="24"/>
          <w:szCs w:val="24"/>
          <w:highlight w:val="cyan"/>
        </w:rPr>
      </w:pPr>
    </w:p>
    <w:p w14:paraId="033266DE" w14:textId="566F429B" w:rsidR="000F5617" w:rsidRPr="006661FA" w:rsidRDefault="000F5617" w:rsidP="006661FA">
      <w:pPr>
        <w:spacing w:after="0"/>
        <w:contextualSpacing/>
        <w:jc w:val="center"/>
        <w:rPr>
          <w:b/>
          <w:sz w:val="24"/>
          <w:szCs w:val="24"/>
          <w:highlight w:val="cyan"/>
        </w:rPr>
      </w:pPr>
      <w:r w:rsidRPr="006661FA">
        <w:rPr>
          <w:b/>
          <w:sz w:val="24"/>
          <w:szCs w:val="24"/>
          <w:highlight w:val="cyan"/>
        </w:rPr>
        <w:t xml:space="preserve">Bylinkový </w:t>
      </w:r>
      <w:proofErr w:type="spellStart"/>
      <w:r w:rsidRPr="006661FA">
        <w:rPr>
          <w:b/>
          <w:sz w:val="24"/>
          <w:szCs w:val="24"/>
          <w:highlight w:val="cyan"/>
        </w:rPr>
        <w:t>oxymel</w:t>
      </w:r>
      <w:proofErr w:type="spellEnd"/>
      <w:r w:rsidR="00974739" w:rsidRPr="00974739">
        <w:rPr>
          <w:b/>
          <w:sz w:val="24"/>
          <w:szCs w:val="24"/>
        </w:rPr>
        <w:t xml:space="preserve">                                                   </w:t>
      </w:r>
      <w:commentRangeStart w:id="45"/>
      <w:r w:rsidR="00974739" w:rsidRPr="00974739">
        <w:rPr>
          <w:b/>
          <w:sz w:val="24"/>
          <w:szCs w:val="24"/>
          <w:highlight w:val="red"/>
        </w:rPr>
        <w:t>FOTO</w:t>
      </w:r>
      <w:commentRangeEnd w:id="45"/>
      <w:r w:rsidR="00974739">
        <w:rPr>
          <w:rStyle w:val="Odkaznakomentr"/>
        </w:rPr>
        <w:commentReference w:id="45"/>
      </w:r>
    </w:p>
    <w:p w14:paraId="7832AAD6" w14:textId="77777777" w:rsidR="006661FA" w:rsidRDefault="006661FA" w:rsidP="006661FA">
      <w:pPr>
        <w:spacing w:after="0"/>
        <w:contextualSpacing/>
        <w:rPr>
          <w:sz w:val="24"/>
          <w:szCs w:val="24"/>
        </w:rPr>
      </w:pPr>
    </w:p>
    <w:p w14:paraId="0FA1BDE5" w14:textId="40AE424F" w:rsidR="000F5617" w:rsidRDefault="000F5617" w:rsidP="006661FA">
      <w:pPr>
        <w:spacing w:after="0"/>
        <w:contextualSpacing/>
        <w:rPr>
          <w:sz w:val="24"/>
          <w:szCs w:val="24"/>
        </w:rPr>
      </w:pPr>
      <w:r w:rsidRPr="006661FA">
        <w:rPr>
          <w:sz w:val="24"/>
          <w:szCs w:val="24"/>
        </w:rPr>
        <w:t xml:space="preserve">Bylinkový </w:t>
      </w:r>
      <w:proofErr w:type="spellStart"/>
      <w:r w:rsidRPr="006661FA">
        <w:rPr>
          <w:sz w:val="24"/>
          <w:szCs w:val="24"/>
        </w:rPr>
        <w:t>oxymel</w:t>
      </w:r>
      <w:proofErr w:type="spellEnd"/>
      <w:r w:rsidRPr="006661FA">
        <w:rPr>
          <w:sz w:val="24"/>
          <w:szCs w:val="24"/>
        </w:rPr>
        <w:t xml:space="preserve"> je jednoduchý bylinný liek, ktorý sa ľahko vyrába a existuje už veky. Je to zmes kvalitného jablčného octu a medu, ktorá sa používa na </w:t>
      </w:r>
      <w:r w:rsidR="008E27E5" w:rsidRPr="006661FA">
        <w:rPr>
          <w:sz w:val="24"/>
          <w:szCs w:val="24"/>
        </w:rPr>
        <w:t>podporu imuni</w:t>
      </w:r>
      <w:r w:rsidRPr="006661FA">
        <w:rPr>
          <w:sz w:val="24"/>
          <w:szCs w:val="24"/>
        </w:rPr>
        <w:t>ty a aj na samotné liečenie. Med aj jablčný ocot majú</w:t>
      </w:r>
      <w:r w:rsidR="008E27E5" w:rsidRPr="006661FA">
        <w:rPr>
          <w:sz w:val="24"/>
          <w:szCs w:val="24"/>
        </w:rPr>
        <w:t xml:space="preserve"> už samy</w:t>
      </w:r>
      <w:r w:rsidRPr="006661FA">
        <w:rPr>
          <w:sz w:val="24"/>
          <w:szCs w:val="24"/>
        </w:rPr>
        <w:t xml:space="preserve"> o sebe liečivé vlastnosti, takže ak do nich pridáte ešte divoké liečivé bylinky, </w:t>
      </w:r>
      <w:r w:rsidR="008E27E5" w:rsidRPr="006661FA">
        <w:rPr>
          <w:sz w:val="24"/>
          <w:szCs w:val="24"/>
        </w:rPr>
        <w:t>ich</w:t>
      </w:r>
      <w:r w:rsidRPr="006661FA">
        <w:rPr>
          <w:sz w:val="24"/>
          <w:szCs w:val="24"/>
        </w:rPr>
        <w:t xml:space="preserve"> účinok ešte zosilníte. </w:t>
      </w:r>
    </w:p>
    <w:p w14:paraId="62680B1D" w14:textId="77777777" w:rsidR="006661FA" w:rsidRPr="006661FA" w:rsidRDefault="006661FA" w:rsidP="006661FA">
      <w:pPr>
        <w:spacing w:after="0"/>
        <w:contextualSpacing/>
        <w:rPr>
          <w:sz w:val="24"/>
          <w:szCs w:val="24"/>
        </w:rPr>
      </w:pPr>
    </w:p>
    <w:p w14:paraId="581C4BDC" w14:textId="4C7F34AC" w:rsidR="000F5617" w:rsidRDefault="000F5617" w:rsidP="006661FA">
      <w:pPr>
        <w:spacing w:after="0"/>
        <w:contextualSpacing/>
        <w:rPr>
          <w:sz w:val="24"/>
          <w:szCs w:val="24"/>
        </w:rPr>
      </w:pPr>
      <w:proofErr w:type="spellStart"/>
      <w:r w:rsidRPr="006661FA">
        <w:rPr>
          <w:sz w:val="24"/>
          <w:szCs w:val="24"/>
        </w:rPr>
        <w:t>Oxymely</w:t>
      </w:r>
      <w:proofErr w:type="spellEnd"/>
      <w:r w:rsidRPr="006661FA">
        <w:rPr>
          <w:sz w:val="24"/>
          <w:szCs w:val="24"/>
        </w:rPr>
        <w:t xml:space="preserve"> sa tradične vyrábali s väčším množstvom medu ako octu, hoci pomer </w:t>
      </w:r>
      <w:r w:rsidR="00D454E5" w:rsidRPr="006661FA">
        <w:rPr>
          <w:sz w:val="24"/>
          <w:szCs w:val="24"/>
        </w:rPr>
        <w:t xml:space="preserve">sa môže líšiť v závislosti od chuti a potrieb. Ja odporúčam </w:t>
      </w:r>
      <w:proofErr w:type="spellStart"/>
      <w:r w:rsidR="00D454E5" w:rsidRPr="006661FA">
        <w:rPr>
          <w:sz w:val="24"/>
          <w:szCs w:val="24"/>
        </w:rPr>
        <w:t>oxymel</w:t>
      </w:r>
      <w:proofErr w:type="spellEnd"/>
      <w:r w:rsidR="00D454E5" w:rsidRPr="006661FA">
        <w:rPr>
          <w:sz w:val="24"/>
          <w:szCs w:val="24"/>
        </w:rPr>
        <w:t xml:space="preserve"> v pomere pol na pol medu a jablčného octu, čo vytvára jemnú, lahodnú</w:t>
      </w:r>
      <w:r w:rsidR="008E27E5" w:rsidRPr="006661FA">
        <w:rPr>
          <w:sz w:val="24"/>
          <w:szCs w:val="24"/>
        </w:rPr>
        <w:t>,</w:t>
      </w:r>
      <w:r w:rsidR="00D454E5" w:rsidRPr="006661FA">
        <w:rPr>
          <w:sz w:val="24"/>
          <w:szCs w:val="24"/>
        </w:rPr>
        <w:t xml:space="preserve"> sladkokyslú chuť, ktorú akceptujú aj deti. </w:t>
      </w:r>
    </w:p>
    <w:p w14:paraId="47147BDB" w14:textId="77777777" w:rsidR="006661FA" w:rsidRPr="006661FA" w:rsidRDefault="006661FA" w:rsidP="006661FA">
      <w:pPr>
        <w:spacing w:after="0"/>
        <w:contextualSpacing/>
        <w:rPr>
          <w:sz w:val="24"/>
          <w:szCs w:val="24"/>
        </w:rPr>
      </w:pPr>
    </w:p>
    <w:p w14:paraId="341D90F4" w14:textId="77E0646F" w:rsidR="00D454E5" w:rsidRDefault="00D454E5" w:rsidP="006661FA">
      <w:pPr>
        <w:spacing w:after="0"/>
        <w:contextualSpacing/>
        <w:rPr>
          <w:sz w:val="24"/>
          <w:szCs w:val="24"/>
        </w:rPr>
      </w:pPr>
      <w:r w:rsidRPr="006661FA">
        <w:rPr>
          <w:sz w:val="24"/>
          <w:szCs w:val="24"/>
        </w:rPr>
        <w:t xml:space="preserve">Podobne ako pri tinktúrach, </w:t>
      </w:r>
      <w:proofErr w:type="spellStart"/>
      <w:r w:rsidRPr="006661FA">
        <w:rPr>
          <w:sz w:val="24"/>
          <w:szCs w:val="24"/>
        </w:rPr>
        <w:t>oxymel</w:t>
      </w:r>
      <w:proofErr w:type="spellEnd"/>
      <w:r w:rsidRPr="006661FA">
        <w:rPr>
          <w:sz w:val="24"/>
          <w:szCs w:val="24"/>
        </w:rPr>
        <w:t xml:space="preserve"> si môžete vyrobiť </w:t>
      </w:r>
      <w:r w:rsidR="008E27E5" w:rsidRPr="006661FA">
        <w:rPr>
          <w:sz w:val="24"/>
          <w:szCs w:val="24"/>
        </w:rPr>
        <w:t>zo širokej škály</w:t>
      </w:r>
      <w:r w:rsidRPr="006661FA">
        <w:rPr>
          <w:sz w:val="24"/>
          <w:szCs w:val="24"/>
        </w:rPr>
        <w:t xml:space="preserve"> bylín. Najradšej používam bylinky, kt</w:t>
      </w:r>
      <w:r w:rsidR="008E27E5" w:rsidRPr="006661FA">
        <w:rPr>
          <w:sz w:val="24"/>
          <w:szCs w:val="24"/>
        </w:rPr>
        <w:t>oré sú ľahko dostupné v záhrade</w:t>
      </w:r>
      <w:r w:rsidRPr="006661FA">
        <w:rPr>
          <w:sz w:val="24"/>
          <w:szCs w:val="24"/>
        </w:rPr>
        <w:t xml:space="preserve"> alebo na prechádzkach, ako medovka, mäta, žihľava, šípky či dokonca mladé smrekové výhonky</w:t>
      </w:r>
      <w:r w:rsidR="008E27E5" w:rsidRPr="006661FA">
        <w:rPr>
          <w:sz w:val="24"/>
          <w:szCs w:val="24"/>
        </w:rPr>
        <w:t>.</w:t>
      </w:r>
    </w:p>
    <w:p w14:paraId="7679FB65" w14:textId="77777777" w:rsidR="006661FA" w:rsidRPr="006661FA" w:rsidRDefault="006661FA" w:rsidP="006661FA">
      <w:pPr>
        <w:spacing w:after="0"/>
        <w:contextualSpacing/>
        <w:rPr>
          <w:sz w:val="24"/>
          <w:szCs w:val="24"/>
        </w:rPr>
      </w:pPr>
    </w:p>
    <w:p w14:paraId="6B669875" w14:textId="62680D81" w:rsidR="00D454E5" w:rsidRPr="006661FA" w:rsidRDefault="006661FA" w:rsidP="006661FA">
      <w:pPr>
        <w:spacing w:after="0"/>
        <w:contextualSpacing/>
        <w:rPr>
          <w:b/>
          <w:sz w:val="24"/>
          <w:szCs w:val="24"/>
        </w:rPr>
      </w:pPr>
      <w:r w:rsidRPr="006661FA">
        <w:rPr>
          <w:b/>
          <w:sz w:val="24"/>
          <w:szCs w:val="24"/>
        </w:rPr>
        <w:lastRenderedPageBreak/>
        <w:t>Postup výroby:</w:t>
      </w:r>
    </w:p>
    <w:p w14:paraId="435BCC06" w14:textId="77777777" w:rsidR="006661FA" w:rsidRDefault="00D454E5" w:rsidP="006661FA">
      <w:pPr>
        <w:spacing w:after="0"/>
        <w:rPr>
          <w:sz w:val="24"/>
          <w:szCs w:val="24"/>
        </w:rPr>
      </w:pPr>
      <w:r w:rsidRPr="006661FA">
        <w:rPr>
          <w:sz w:val="24"/>
          <w:szCs w:val="24"/>
        </w:rPr>
        <w:t>Čist</w:t>
      </w:r>
      <w:r w:rsidR="008E27E5" w:rsidRPr="006661FA">
        <w:rPr>
          <w:sz w:val="24"/>
          <w:szCs w:val="24"/>
        </w:rPr>
        <w:t>ú</w:t>
      </w:r>
      <w:r w:rsidR="009C44E3" w:rsidRPr="006661FA">
        <w:rPr>
          <w:sz w:val="24"/>
          <w:szCs w:val="24"/>
        </w:rPr>
        <w:t xml:space="preserve"> sklenenú nádobu voľne naplnít</w:t>
      </w:r>
      <w:r w:rsidRPr="006661FA">
        <w:rPr>
          <w:sz w:val="24"/>
          <w:szCs w:val="24"/>
        </w:rPr>
        <w:t xml:space="preserve">e </w:t>
      </w:r>
      <w:r w:rsidR="009C44E3" w:rsidRPr="006661FA">
        <w:rPr>
          <w:sz w:val="24"/>
          <w:szCs w:val="24"/>
        </w:rPr>
        <w:t xml:space="preserve">čerstvými, nasekanými </w:t>
      </w:r>
      <w:r w:rsidRPr="006661FA">
        <w:rPr>
          <w:sz w:val="24"/>
          <w:szCs w:val="24"/>
        </w:rPr>
        <w:t>bylinkami</w:t>
      </w:r>
      <w:r w:rsidR="009C44E3" w:rsidRPr="006661FA">
        <w:rPr>
          <w:sz w:val="24"/>
          <w:szCs w:val="24"/>
        </w:rPr>
        <w:t>. Da</w:t>
      </w:r>
      <w:r w:rsidR="00F07477" w:rsidRPr="006661FA">
        <w:rPr>
          <w:sz w:val="24"/>
          <w:szCs w:val="24"/>
        </w:rPr>
        <w:t>jú sa použiť aj sušené bylinky. Použite tretinu množstva.</w:t>
      </w:r>
      <w:r w:rsidR="006661FA">
        <w:rPr>
          <w:sz w:val="24"/>
          <w:szCs w:val="24"/>
        </w:rPr>
        <w:t xml:space="preserve"> </w:t>
      </w:r>
    </w:p>
    <w:p w14:paraId="54CB8E0A" w14:textId="77777777" w:rsidR="006661FA" w:rsidRDefault="006661FA" w:rsidP="006661FA">
      <w:pPr>
        <w:spacing w:after="0"/>
        <w:rPr>
          <w:sz w:val="24"/>
          <w:szCs w:val="24"/>
        </w:rPr>
      </w:pPr>
    </w:p>
    <w:p w14:paraId="07486103" w14:textId="62F17572" w:rsidR="00D454E5" w:rsidRPr="006661FA" w:rsidRDefault="009C44E3" w:rsidP="006661FA">
      <w:pPr>
        <w:spacing w:after="0"/>
        <w:rPr>
          <w:sz w:val="24"/>
          <w:szCs w:val="24"/>
        </w:rPr>
      </w:pPr>
      <w:r w:rsidRPr="006661FA">
        <w:rPr>
          <w:sz w:val="24"/>
          <w:szCs w:val="24"/>
        </w:rPr>
        <w:t>Nádobu naplňte jablčným octom asi do polovice.</w:t>
      </w:r>
      <w:r w:rsidR="006661FA">
        <w:rPr>
          <w:sz w:val="24"/>
          <w:szCs w:val="24"/>
        </w:rPr>
        <w:t xml:space="preserve"> </w:t>
      </w:r>
      <w:r w:rsidR="008E27E5" w:rsidRPr="006661FA">
        <w:rPr>
          <w:sz w:val="24"/>
          <w:szCs w:val="24"/>
        </w:rPr>
        <w:t>Následne dolejte kvalitný</w:t>
      </w:r>
      <w:r w:rsidRPr="006661FA">
        <w:rPr>
          <w:sz w:val="24"/>
          <w:szCs w:val="24"/>
        </w:rPr>
        <w:t xml:space="preserve"> surový m</w:t>
      </w:r>
      <w:r w:rsidR="008E27E5" w:rsidRPr="006661FA">
        <w:rPr>
          <w:sz w:val="24"/>
          <w:szCs w:val="24"/>
        </w:rPr>
        <w:t>ed</w:t>
      </w:r>
      <w:r w:rsidRPr="006661FA">
        <w:rPr>
          <w:sz w:val="24"/>
          <w:szCs w:val="24"/>
        </w:rPr>
        <w:t>, kým sa nádoba nenaplní. Ak je med hustý, je to v poriadku, pretože ocot mu pomôže rozpustiť</w:t>
      </w:r>
      <w:r w:rsidR="008E27E5" w:rsidRPr="006661FA">
        <w:rPr>
          <w:sz w:val="24"/>
          <w:szCs w:val="24"/>
        </w:rPr>
        <w:t xml:space="preserve"> sa</w:t>
      </w:r>
      <w:r w:rsidRPr="006661FA">
        <w:rPr>
          <w:sz w:val="24"/>
          <w:szCs w:val="24"/>
        </w:rPr>
        <w:t>.</w:t>
      </w:r>
    </w:p>
    <w:p w14:paraId="4600EB38" w14:textId="77777777" w:rsidR="006661FA" w:rsidRDefault="006661FA" w:rsidP="006661FA">
      <w:pPr>
        <w:spacing w:after="0"/>
        <w:rPr>
          <w:sz w:val="24"/>
          <w:szCs w:val="24"/>
        </w:rPr>
      </w:pPr>
    </w:p>
    <w:p w14:paraId="5050849E" w14:textId="77777777" w:rsidR="006661FA" w:rsidRDefault="009C44E3" w:rsidP="006661FA">
      <w:pPr>
        <w:spacing w:after="0"/>
        <w:rPr>
          <w:sz w:val="24"/>
          <w:szCs w:val="24"/>
        </w:rPr>
      </w:pPr>
      <w:r w:rsidRPr="006661FA">
        <w:rPr>
          <w:sz w:val="24"/>
          <w:szCs w:val="24"/>
        </w:rPr>
        <w:t xml:space="preserve">Snažte </w:t>
      </w:r>
      <w:r w:rsidR="008E27E5" w:rsidRPr="006661FA">
        <w:rPr>
          <w:sz w:val="24"/>
          <w:szCs w:val="24"/>
        </w:rPr>
        <w:t xml:space="preserve">sa </w:t>
      </w:r>
      <w:r w:rsidRPr="006661FA">
        <w:rPr>
          <w:sz w:val="24"/>
          <w:szCs w:val="24"/>
        </w:rPr>
        <w:t>nechať čo najmenej vzduchu navrchu, preto naplňte nádobu čo najviac. Takto sa predíde oxidácii a zhnednutiu byliniek</w:t>
      </w:r>
      <w:r w:rsidR="008E27E5" w:rsidRPr="006661FA">
        <w:rPr>
          <w:sz w:val="24"/>
          <w:szCs w:val="24"/>
        </w:rPr>
        <w:t>.</w:t>
      </w:r>
      <w:r w:rsidR="006661FA">
        <w:rPr>
          <w:sz w:val="24"/>
          <w:szCs w:val="24"/>
        </w:rPr>
        <w:t xml:space="preserve"> </w:t>
      </w:r>
    </w:p>
    <w:p w14:paraId="626C49AC" w14:textId="77777777" w:rsidR="006661FA" w:rsidRDefault="006661FA" w:rsidP="006661FA">
      <w:pPr>
        <w:spacing w:after="0"/>
        <w:rPr>
          <w:sz w:val="24"/>
          <w:szCs w:val="24"/>
        </w:rPr>
      </w:pPr>
    </w:p>
    <w:p w14:paraId="5003011E" w14:textId="6644165F" w:rsidR="009C44E3" w:rsidRDefault="009C44E3" w:rsidP="006661FA">
      <w:pPr>
        <w:spacing w:after="0"/>
        <w:rPr>
          <w:sz w:val="24"/>
          <w:szCs w:val="24"/>
        </w:rPr>
      </w:pPr>
      <w:r w:rsidRPr="006661FA">
        <w:rPr>
          <w:sz w:val="24"/>
          <w:szCs w:val="24"/>
        </w:rPr>
        <w:t>Nádobu poriadne zatvorte a poriadne otáčajte hore-dole dnom, aby sa zmes prepojila. Ak máte na nádobe</w:t>
      </w:r>
      <w:r w:rsidR="008E27E5" w:rsidRPr="006661FA">
        <w:rPr>
          <w:sz w:val="24"/>
          <w:szCs w:val="24"/>
        </w:rPr>
        <w:t xml:space="preserve"> kovové viečko, nezabudnite podeň </w:t>
      </w:r>
      <w:r w:rsidRPr="006661FA">
        <w:rPr>
          <w:sz w:val="24"/>
          <w:szCs w:val="24"/>
        </w:rPr>
        <w:t xml:space="preserve">dať kúsok papiera na pečenie, pretože ocot môže s kovom reagovať. </w:t>
      </w:r>
    </w:p>
    <w:p w14:paraId="5D1B2223" w14:textId="77777777" w:rsidR="006661FA" w:rsidRPr="006661FA" w:rsidRDefault="006661FA" w:rsidP="006661FA">
      <w:pPr>
        <w:spacing w:after="0"/>
        <w:rPr>
          <w:sz w:val="24"/>
          <w:szCs w:val="24"/>
        </w:rPr>
      </w:pPr>
    </w:p>
    <w:p w14:paraId="6DD922E0" w14:textId="5AFB2EA8" w:rsidR="009C44E3" w:rsidRPr="006661FA" w:rsidRDefault="008E27E5" w:rsidP="006661FA">
      <w:pPr>
        <w:spacing w:after="0"/>
        <w:rPr>
          <w:sz w:val="24"/>
          <w:szCs w:val="24"/>
        </w:rPr>
      </w:pPr>
      <w:r w:rsidRPr="006661FA">
        <w:rPr>
          <w:sz w:val="24"/>
          <w:szCs w:val="24"/>
        </w:rPr>
        <w:t>Zmes o</w:t>
      </w:r>
      <w:r w:rsidR="009C44E3" w:rsidRPr="006661FA">
        <w:rPr>
          <w:sz w:val="24"/>
          <w:szCs w:val="24"/>
        </w:rPr>
        <w:t xml:space="preserve">dložíme na tmavé miesto bez priameho slnečného žiarenia </w:t>
      </w:r>
      <w:r w:rsidRPr="006661FA">
        <w:rPr>
          <w:sz w:val="24"/>
          <w:szCs w:val="24"/>
        </w:rPr>
        <w:t>na dobu 1 – 4 týždňov</w:t>
      </w:r>
      <w:r w:rsidR="009C44E3" w:rsidRPr="006661FA">
        <w:rPr>
          <w:sz w:val="24"/>
          <w:szCs w:val="24"/>
        </w:rPr>
        <w:t xml:space="preserve">. Pravidelne premiešavame. </w:t>
      </w:r>
      <w:r w:rsidR="00F07477" w:rsidRPr="006661FA">
        <w:rPr>
          <w:sz w:val="24"/>
          <w:szCs w:val="24"/>
        </w:rPr>
        <w:t xml:space="preserve">Scedíme a odložíme na tmavé a chladnejšie miesto. </w:t>
      </w:r>
    </w:p>
    <w:p w14:paraId="689298C2" w14:textId="77777777" w:rsidR="006661FA" w:rsidRDefault="006661FA" w:rsidP="006661FA">
      <w:pPr>
        <w:spacing w:after="0"/>
        <w:rPr>
          <w:sz w:val="24"/>
          <w:szCs w:val="24"/>
        </w:rPr>
      </w:pPr>
    </w:p>
    <w:p w14:paraId="6E856615" w14:textId="11D30C7C" w:rsidR="00F07477" w:rsidRPr="006661FA" w:rsidRDefault="00F07477" w:rsidP="006661FA">
      <w:pPr>
        <w:spacing w:after="0"/>
        <w:rPr>
          <w:sz w:val="24"/>
          <w:szCs w:val="24"/>
        </w:rPr>
      </w:pPr>
      <w:r w:rsidRPr="006661FA">
        <w:rPr>
          <w:sz w:val="24"/>
          <w:szCs w:val="24"/>
        </w:rPr>
        <w:t xml:space="preserve">Užívame preventívne na podporu imunity, ale aj v prípade choroby. </w:t>
      </w:r>
      <w:r w:rsidR="008E27E5" w:rsidRPr="006661FA">
        <w:rPr>
          <w:sz w:val="24"/>
          <w:szCs w:val="24"/>
        </w:rPr>
        <w:t>Dospelí môžu užívať</w:t>
      </w:r>
      <w:r w:rsidRPr="006661FA">
        <w:rPr>
          <w:sz w:val="24"/>
          <w:szCs w:val="24"/>
        </w:rPr>
        <w:t xml:space="preserve"> 1</w:t>
      </w:r>
      <w:r w:rsidR="006908E9" w:rsidRPr="006661FA">
        <w:rPr>
          <w:sz w:val="24"/>
          <w:szCs w:val="24"/>
        </w:rPr>
        <w:t xml:space="preserve"> – </w:t>
      </w:r>
      <w:r w:rsidRPr="006661FA">
        <w:rPr>
          <w:sz w:val="24"/>
          <w:szCs w:val="24"/>
        </w:rPr>
        <w:t>2 polievkové lyžice 2-</w:t>
      </w:r>
      <w:r w:rsidR="008E27E5" w:rsidRPr="006661FA">
        <w:rPr>
          <w:sz w:val="24"/>
          <w:szCs w:val="24"/>
        </w:rPr>
        <w:t xml:space="preserve"> až 3-</w:t>
      </w:r>
      <w:r w:rsidRPr="006661FA">
        <w:rPr>
          <w:sz w:val="24"/>
          <w:szCs w:val="24"/>
        </w:rPr>
        <w:t>krát denne.</w:t>
      </w:r>
    </w:p>
    <w:p w14:paraId="3AE41956" w14:textId="77777777" w:rsidR="006661FA" w:rsidRDefault="006661FA" w:rsidP="006661FA">
      <w:pPr>
        <w:spacing w:after="0"/>
        <w:contextualSpacing/>
        <w:rPr>
          <w:sz w:val="24"/>
          <w:szCs w:val="24"/>
        </w:rPr>
      </w:pPr>
    </w:p>
    <w:p w14:paraId="08A97433" w14:textId="5BACDE25" w:rsidR="00F07477" w:rsidRPr="006661FA" w:rsidRDefault="00F07477" w:rsidP="006661FA">
      <w:pPr>
        <w:spacing w:after="0"/>
        <w:contextualSpacing/>
        <w:rPr>
          <w:b/>
          <w:sz w:val="24"/>
          <w:szCs w:val="24"/>
        </w:rPr>
      </w:pPr>
      <w:r w:rsidRPr="006661FA">
        <w:rPr>
          <w:b/>
          <w:sz w:val="24"/>
          <w:szCs w:val="24"/>
        </w:rPr>
        <w:t xml:space="preserve">Deti a </w:t>
      </w:r>
      <w:proofErr w:type="spellStart"/>
      <w:r w:rsidRPr="006661FA">
        <w:rPr>
          <w:b/>
          <w:sz w:val="24"/>
          <w:szCs w:val="24"/>
        </w:rPr>
        <w:t>oxymel</w:t>
      </w:r>
      <w:proofErr w:type="spellEnd"/>
    </w:p>
    <w:p w14:paraId="67DB81EC" w14:textId="74F97A91" w:rsidR="00F07477" w:rsidRDefault="00F07477" w:rsidP="006661FA">
      <w:pPr>
        <w:spacing w:after="0"/>
        <w:contextualSpacing/>
        <w:rPr>
          <w:sz w:val="24"/>
          <w:szCs w:val="24"/>
        </w:rPr>
      </w:pPr>
      <w:r w:rsidRPr="006661FA">
        <w:rPr>
          <w:sz w:val="24"/>
          <w:szCs w:val="24"/>
        </w:rPr>
        <w:t xml:space="preserve">Deti staršie ako jeden rok môžu vo všeobecnosti užívať väčšinu </w:t>
      </w:r>
      <w:proofErr w:type="spellStart"/>
      <w:r w:rsidRPr="006661FA">
        <w:rPr>
          <w:sz w:val="24"/>
          <w:szCs w:val="24"/>
        </w:rPr>
        <w:t>oxymelov</w:t>
      </w:r>
      <w:proofErr w:type="spellEnd"/>
      <w:r w:rsidRPr="006661FA">
        <w:rPr>
          <w:sz w:val="24"/>
          <w:szCs w:val="24"/>
        </w:rPr>
        <w:t>. Skontrolujte bezpečnosť každej vylúhovanej bylinky pr</w:t>
      </w:r>
      <w:r w:rsidR="008E27E5" w:rsidRPr="006661FA">
        <w:rPr>
          <w:sz w:val="24"/>
          <w:szCs w:val="24"/>
        </w:rPr>
        <w:t>e deti. Niektoré deti nemajú rady</w:t>
      </w:r>
      <w:r w:rsidRPr="006661FA">
        <w:rPr>
          <w:sz w:val="24"/>
          <w:szCs w:val="24"/>
        </w:rPr>
        <w:t xml:space="preserve"> chuť octu, takže možno budete chcieť zvoliť väčšie množstvo medu.</w:t>
      </w:r>
    </w:p>
    <w:p w14:paraId="21E0156C" w14:textId="77777777" w:rsidR="006661FA" w:rsidRPr="006661FA" w:rsidRDefault="006661FA" w:rsidP="006661FA">
      <w:pPr>
        <w:spacing w:after="0"/>
        <w:contextualSpacing/>
        <w:rPr>
          <w:sz w:val="24"/>
          <w:szCs w:val="24"/>
        </w:rPr>
      </w:pPr>
    </w:p>
    <w:p w14:paraId="7286B10E" w14:textId="50A5D964" w:rsidR="00185239" w:rsidRPr="006661FA" w:rsidRDefault="00F07477" w:rsidP="006661FA">
      <w:pPr>
        <w:spacing w:after="0"/>
        <w:contextualSpacing/>
        <w:rPr>
          <w:sz w:val="24"/>
          <w:szCs w:val="24"/>
        </w:rPr>
      </w:pPr>
      <w:r w:rsidRPr="006661FA">
        <w:rPr>
          <w:sz w:val="24"/>
          <w:szCs w:val="24"/>
        </w:rPr>
        <w:t xml:space="preserve">Samoliečebný </w:t>
      </w:r>
      <w:proofErr w:type="spellStart"/>
      <w:r w:rsidRPr="006661FA">
        <w:rPr>
          <w:sz w:val="24"/>
          <w:szCs w:val="24"/>
        </w:rPr>
        <w:t>oxymel</w:t>
      </w:r>
      <w:proofErr w:type="spellEnd"/>
      <w:r w:rsidRPr="006661FA">
        <w:rPr>
          <w:sz w:val="24"/>
          <w:szCs w:val="24"/>
        </w:rPr>
        <w:t xml:space="preserve"> je pre väčšinu detí bezpečný, stačí </w:t>
      </w:r>
      <w:r w:rsidR="008E27E5" w:rsidRPr="006661FA">
        <w:rPr>
          <w:sz w:val="24"/>
          <w:szCs w:val="24"/>
        </w:rPr>
        <w:t>dávkovanie</w:t>
      </w:r>
      <w:r w:rsidRPr="006661FA">
        <w:rPr>
          <w:sz w:val="24"/>
          <w:szCs w:val="24"/>
        </w:rPr>
        <w:t xml:space="preserve"> znížiť v závislosti od ich veľkosti. Deťom do jedného roka by sa kvôli surovému medu nemali podávať </w:t>
      </w:r>
      <w:proofErr w:type="spellStart"/>
      <w:r w:rsidRPr="006661FA">
        <w:rPr>
          <w:sz w:val="24"/>
          <w:szCs w:val="24"/>
        </w:rPr>
        <w:t>oxymely</w:t>
      </w:r>
      <w:proofErr w:type="spellEnd"/>
      <w:r w:rsidRPr="006661FA">
        <w:rPr>
          <w:sz w:val="24"/>
          <w:szCs w:val="24"/>
        </w:rPr>
        <w:t>.</w:t>
      </w:r>
    </w:p>
    <w:p w14:paraId="3E8BD760" w14:textId="77777777" w:rsidR="00787751" w:rsidRPr="006661FA" w:rsidRDefault="00787751" w:rsidP="006661FA">
      <w:pPr>
        <w:spacing w:after="0"/>
        <w:contextualSpacing/>
        <w:jc w:val="center"/>
        <w:rPr>
          <w:b/>
          <w:sz w:val="24"/>
          <w:szCs w:val="24"/>
          <w:highlight w:val="green"/>
        </w:rPr>
      </w:pPr>
      <w:r w:rsidRPr="006661FA">
        <w:rPr>
          <w:b/>
          <w:sz w:val="24"/>
          <w:szCs w:val="24"/>
          <w:highlight w:val="green"/>
        </w:rPr>
        <w:br/>
      </w:r>
    </w:p>
    <w:p w14:paraId="3E991A64" w14:textId="77777777" w:rsidR="00787751" w:rsidRPr="006661FA" w:rsidRDefault="00787751" w:rsidP="006661FA">
      <w:pPr>
        <w:spacing w:after="0"/>
        <w:contextualSpacing/>
        <w:rPr>
          <w:b/>
          <w:sz w:val="24"/>
          <w:szCs w:val="24"/>
          <w:highlight w:val="green"/>
        </w:rPr>
      </w:pPr>
      <w:r w:rsidRPr="006661FA">
        <w:rPr>
          <w:b/>
          <w:sz w:val="24"/>
          <w:szCs w:val="24"/>
          <w:highlight w:val="green"/>
        </w:rPr>
        <w:br w:type="page"/>
      </w:r>
    </w:p>
    <w:p w14:paraId="44CCE951" w14:textId="02061475" w:rsidR="00C65549" w:rsidRPr="00395767" w:rsidRDefault="00F17CC9" w:rsidP="009223A9">
      <w:pPr>
        <w:jc w:val="center"/>
        <w:rPr>
          <w:b/>
          <w:highlight w:val="green"/>
        </w:rPr>
      </w:pPr>
      <w:commentRangeStart w:id="46"/>
      <w:commentRangeStart w:id="47"/>
      <w:r w:rsidRPr="00395767">
        <w:rPr>
          <w:b/>
          <w:highlight w:val="green"/>
        </w:rPr>
        <w:lastRenderedPageBreak/>
        <w:t>1</w:t>
      </w:r>
      <w:r w:rsidR="00787EA2">
        <w:rPr>
          <w:b/>
          <w:highlight w:val="green"/>
        </w:rPr>
        <w:t>6</w:t>
      </w:r>
      <w:r w:rsidR="00433336" w:rsidRPr="00395767">
        <w:rPr>
          <w:b/>
          <w:highlight w:val="green"/>
        </w:rPr>
        <w:t xml:space="preserve"> </w:t>
      </w:r>
      <w:commentRangeEnd w:id="46"/>
      <w:r w:rsidR="001A5FD1" w:rsidRPr="00395767">
        <w:rPr>
          <w:rStyle w:val="Odkaznakomentr"/>
          <w:highlight w:val="green"/>
        </w:rPr>
        <w:commentReference w:id="46"/>
      </w:r>
      <w:commentRangeEnd w:id="47"/>
      <w:r w:rsidR="00787EA2">
        <w:rPr>
          <w:rStyle w:val="Odkaznakomentr"/>
        </w:rPr>
        <w:commentReference w:id="47"/>
      </w:r>
      <w:r w:rsidR="00433336" w:rsidRPr="00395767">
        <w:rPr>
          <w:b/>
          <w:highlight w:val="green"/>
        </w:rPr>
        <w:t>jedlých divokých byliniek a ich použitie v</w:t>
      </w:r>
      <w:r w:rsidR="000E1F3C" w:rsidRPr="00395767">
        <w:rPr>
          <w:b/>
          <w:highlight w:val="green"/>
        </w:rPr>
        <w:t> </w:t>
      </w:r>
      <w:r w:rsidR="00433336" w:rsidRPr="00395767">
        <w:rPr>
          <w:b/>
          <w:highlight w:val="green"/>
        </w:rPr>
        <w:t>kuchyni</w:t>
      </w:r>
    </w:p>
    <w:p w14:paraId="041F9442" w14:textId="3E4B8CCB" w:rsidR="000E1F3C" w:rsidRPr="00612AAE" w:rsidRDefault="008E27E5" w:rsidP="000E1F3C">
      <w:r>
        <w:t xml:space="preserve">Predstavíme si </w:t>
      </w:r>
      <w:commentRangeStart w:id="48"/>
      <w:r w:rsidR="000E1F3C" w:rsidRPr="00612AAE">
        <w:t>1</w:t>
      </w:r>
      <w:r w:rsidR="00787EA2">
        <w:t>6</w:t>
      </w:r>
      <w:r w:rsidR="000E1F3C" w:rsidRPr="00612AAE">
        <w:t xml:space="preserve"> </w:t>
      </w:r>
      <w:commentRangeEnd w:id="48"/>
      <w:r w:rsidR="001A5FD1">
        <w:rPr>
          <w:rStyle w:val="Odkaznakomentr"/>
        </w:rPr>
        <w:commentReference w:id="48"/>
      </w:r>
      <w:r w:rsidR="000E1F3C" w:rsidRPr="00612AAE">
        <w:t>najbežnejších divokých jedlých byliniek a v praxi si ukážeme, čo všetko s nimi môžeme vyčarovať. V tejto kapitol</w:t>
      </w:r>
      <w:r w:rsidR="0048630E">
        <w:t>e</w:t>
      </w:r>
      <w:r w:rsidR="000E1F3C" w:rsidRPr="00612AAE">
        <w:t xml:space="preserve"> </w:t>
      </w:r>
      <w:r w:rsidR="008A5467">
        <w:t>v</w:t>
      </w:r>
      <w:r w:rsidR="000E1F3C" w:rsidRPr="00612AAE">
        <w:t xml:space="preserve">ám pri každej bylinke </w:t>
      </w:r>
      <w:r w:rsidR="0048630E">
        <w:t xml:space="preserve">ponúkam </w:t>
      </w:r>
      <w:r w:rsidR="000E1F3C" w:rsidRPr="00612AAE">
        <w:t xml:space="preserve">niekoľko receptov, ako </w:t>
      </w:r>
      <w:r w:rsidR="008A5467">
        <w:t>ju</w:t>
      </w:r>
      <w:r w:rsidR="000E1F3C" w:rsidRPr="00612AAE">
        <w:t xml:space="preserve"> efektívne spracovať v kuchyni. Berte to ako inšpiráciu pre </w:t>
      </w:r>
      <w:r w:rsidR="008A5467">
        <w:t>svoje</w:t>
      </w:r>
      <w:r w:rsidR="000E1F3C" w:rsidRPr="00612AAE">
        <w:t xml:space="preserve"> objavovanie sveta divokých byliniek.</w:t>
      </w:r>
    </w:p>
    <w:p w14:paraId="4A87548F" w14:textId="67A2FC3D" w:rsidR="000E1F3C" w:rsidRPr="00612AAE" w:rsidRDefault="000E1F3C" w:rsidP="000E1F3C">
      <w:r w:rsidRPr="00612AAE">
        <w:t xml:space="preserve">Ingrediencie v receptoch si </w:t>
      </w:r>
      <w:r w:rsidR="0048630E">
        <w:t xml:space="preserve">pokojne </w:t>
      </w:r>
      <w:r w:rsidRPr="00612AAE">
        <w:t xml:space="preserve">prispôsobte </w:t>
      </w:r>
      <w:r w:rsidR="008A5467">
        <w:t>svojim</w:t>
      </w:r>
      <w:r w:rsidRPr="00612AAE">
        <w:t xml:space="preserve"> chutiam a tomu, čo máte radi.</w:t>
      </w:r>
    </w:p>
    <w:p w14:paraId="44C3CEB6" w14:textId="77777777" w:rsidR="000E1F3C" w:rsidRPr="00612AAE" w:rsidRDefault="00492C8F" w:rsidP="000E1F3C">
      <w:pPr>
        <w:rPr>
          <w:b/>
        </w:rPr>
      </w:pPr>
      <w:commentRangeStart w:id="49"/>
      <w:commentRangeStart w:id="50"/>
      <w:r w:rsidRPr="00612AAE">
        <w:rPr>
          <w:b/>
        </w:rPr>
        <w:t>Čo sa dozviete o každej bylinke?</w:t>
      </w:r>
    </w:p>
    <w:p w14:paraId="26DDF103" w14:textId="5337A18C" w:rsidR="00492C8F" w:rsidRPr="00612AAE" w:rsidRDefault="00492C8F" w:rsidP="00204453">
      <w:pPr>
        <w:pStyle w:val="Odsekzoznamu"/>
        <w:numPr>
          <w:ilvl w:val="0"/>
          <w:numId w:val="13"/>
        </w:numPr>
      </w:pPr>
      <w:r w:rsidRPr="00612AAE">
        <w:t>Zaují</w:t>
      </w:r>
      <w:r w:rsidR="008A5467">
        <w:t>mavé fakty.</w:t>
      </w:r>
    </w:p>
    <w:p w14:paraId="2B73D236" w14:textId="183D4B8F" w:rsidR="00D143F5" w:rsidRPr="00612AAE" w:rsidRDefault="008A5467" w:rsidP="00204453">
      <w:pPr>
        <w:pStyle w:val="Odsekzoznamu"/>
        <w:numPr>
          <w:ilvl w:val="0"/>
          <w:numId w:val="13"/>
        </w:numPr>
      </w:pPr>
      <w:r>
        <w:t>Ako rastlinku spoznať.</w:t>
      </w:r>
    </w:p>
    <w:p w14:paraId="15543E75" w14:textId="19D9CA6E" w:rsidR="00492C8F" w:rsidRPr="00612AAE" w:rsidRDefault="00492C8F" w:rsidP="00204453">
      <w:pPr>
        <w:pStyle w:val="Odsekzoznamu"/>
        <w:numPr>
          <w:ilvl w:val="0"/>
          <w:numId w:val="13"/>
        </w:numPr>
      </w:pPr>
      <w:r w:rsidRPr="00612AAE">
        <w:t>Ke</w:t>
      </w:r>
      <w:r w:rsidR="0048630E">
        <w:t>d</w:t>
      </w:r>
      <w:r w:rsidR="008A5467">
        <w:t>y ju zbierať.</w:t>
      </w:r>
    </w:p>
    <w:p w14:paraId="5BECC400" w14:textId="5CBEAC03" w:rsidR="00492C8F" w:rsidRPr="00612AAE" w:rsidRDefault="008A5467" w:rsidP="00204453">
      <w:pPr>
        <w:pStyle w:val="Odsekzoznamu"/>
        <w:numPr>
          <w:ilvl w:val="0"/>
          <w:numId w:val="13"/>
        </w:numPr>
      </w:pPr>
      <w:r>
        <w:t>Čo obsahuje.</w:t>
      </w:r>
    </w:p>
    <w:p w14:paraId="2528285E" w14:textId="4449EE62" w:rsidR="00492C8F" w:rsidRPr="00612AAE" w:rsidRDefault="00492C8F" w:rsidP="00204453">
      <w:pPr>
        <w:pStyle w:val="Odsekzoznamu"/>
        <w:numPr>
          <w:ilvl w:val="0"/>
          <w:numId w:val="13"/>
        </w:numPr>
      </w:pPr>
      <w:r w:rsidRPr="00612AAE">
        <w:t xml:space="preserve">Pri akých problémoch </w:t>
      </w:r>
      <w:r w:rsidR="008A5467">
        <w:t>vám pomôže.</w:t>
      </w:r>
    </w:p>
    <w:p w14:paraId="10A15500" w14:textId="0B9521E9" w:rsidR="00492C8F" w:rsidRPr="00612AAE" w:rsidRDefault="00492C8F" w:rsidP="00204453">
      <w:pPr>
        <w:pStyle w:val="Odsekzoznamu"/>
        <w:numPr>
          <w:ilvl w:val="0"/>
          <w:numId w:val="13"/>
        </w:numPr>
      </w:pPr>
      <w:r w:rsidRPr="00612AAE">
        <w:t>Tipy</w:t>
      </w:r>
      <w:r w:rsidR="008A5467">
        <w:t xml:space="preserve"> na jej najlepšie využitie vrátane receptov.</w:t>
      </w:r>
      <w:commentRangeEnd w:id="49"/>
      <w:r w:rsidR="00787751">
        <w:rPr>
          <w:rStyle w:val="Odkaznakomentr"/>
        </w:rPr>
        <w:commentReference w:id="49"/>
      </w:r>
      <w:commentRangeEnd w:id="50"/>
      <w:r w:rsidR="00787EA2">
        <w:rPr>
          <w:rStyle w:val="Odkaznakomentr"/>
        </w:rPr>
        <w:commentReference w:id="50"/>
      </w:r>
    </w:p>
    <w:p w14:paraId="184692FB" w14:textId="77777777" w:rsidR="00C65549" w:rsidRPr="00612AAE" w:rsidRDefault="00C65549" w:rsidP="00747CD9">
      <w:pPr>
        <w:jc w:val="center"/>
        <w:rPr>
          <w:highlight w:val="yellow"/>
        </w:rPr>
      </w:pPr>
    </w:p>
    <w:p w14:paraId="22957963" w14:textId="77777777" w:rsidR="00395767" w:rsidRDefault="00395767">
      <w:pPr>
        <w:rPr>
          <w:highlight w:val="cyan"/>
        </w:rPr>
      </w:pPr>
      <w:r>
        <w:rPr>
          <w:highlight w:val="cyan"/>
        </w:rPr>
        <w:br w:type="page"/>
      </w:r>
    </w:p>
    <w:p w14:paraId="5C750A5A" w14:textId="277789D9" w:rsidR="007B734F" w:rsidRPr="007B734F" w:rsidRDefault="007B734F" w:rsidP="007B734F">
      <w:pPr>
        <w:spacing w:after="0"/>
        <w:contextualSpacing/>
        <w:jc w:val="center"/>
        <w:rPr>
          <w:b/>
          <w:sz w:val="24"/>
          <w:szCs w:val="24"/>
          <w:highlight w:val="cyan"/>
        </w:rPr>
      </w:pPr>
      <w:r w:rsidRPr="007B734F">
        <w:rPr>
          <w:b/>
          <w:sz w:val="24"/>
          <w:szCs w:val="24"/>
          <w:highlight w:val="cyan"/>
        </w:rPr>
        <w:lastRenderedPageBreak/>
        <w:t>PÚPAVA LEKÁRSKA</w:t>
      </w:r>
      <w:r w:rsidR="00EE3840">
        <w:rPr>
          <w:b/>
          <w:sz w:val="24"/>
          <w:szCs w:val="24"/>
          <w:highlight w:val="cyan"/>
        </w:rPr>
        <w:t xml:space="preserve">                </w:t>
      </w:r>
    </w:p>
    <w:p w14:paraId="56FEE06D" w14:textId="3BE6C319" w:rsidR="007B734F" w:rsidRPr="007B734F" w:rsidRDefault="007B734F" w:rsidP="007B734F">
      <w:pPr>
        <w:spacing w:after="0"/>
        <w:contextualSpacing/>
        <w:jc w:val="center"/>
        <w:rPr>
          <w:sz w:val="24"/>
          <w:szCs w:val="24"/>
        </w:rPr>
      </w:pPr>
      <w:proofErr w:type="spellStart"/>
      <w:r w:rsidRPr="007B734F">
        <w:rPr>
          <w:i/>
          <w:sz w:val="24"/>
          <w:szCs w:val="24"/>
        </w:rPr>
        <w:t>Pampeliška</w:t>
      </w:r>
      <w:proofErr w:type="spellEnd"/>
      <w:r w:rsidRPr="007B734F">
        <w:rPr>
          <w:i/>
          <w:sz w:val="24"/>
          <w:szCs w:val="24"/>
        </w:rPr>
        <w:t xml:space="preserve"> </w:t>
      </w:r>
      <w:proofErr w:type="spellStart"/>
      <w:r w:rsidRPr="007B734F">
        <w:rPr>
          <w:i/>
          <w:sz w:val="24"/>
          <w:szCs w:val="24"/>
        </w:rPr>
        <w:t>lekářská</w:t>
      </w:r>
      <w:proofErr w:type="spellEnd"/>
      <w:r w:rsidRPr="007B734F">
        <w:rPr>
          <w:sz w:val="24"/>
          <w:szCs w:val="24"/>
        </w:rPr>
        <w:t xml:space="preserve"> (česky) – </w:t>
      </w:r>
      <w:proofErr w:type="spellStart"/>
      <w:r w:rsidRPr="007B734F">
        <w:rPr>
          <w:i/>
          <w:sz w:val="24"/>
          <w:szCs w:val="24"/>
        </w:rPr>
        <w:t>Taraxacum</w:t>
      </w:r>
      <w:proofErr w:type="spellEnd"/>
      <w:r w:rsidRPr="007B734F">
        <w:rPr>
          <w:i/>
          <w:sz w:val="24"/>
          <w:szCs w:val="24"/>
        </w:rPr>
        <w:t xml:space="preserve"> </w:t>
      </w:r>
      <w:proofErr w:type="spellStart"/>
      <w:r w:rsidRPr="007B734F">
        <w:rPr>
          <w:i/>
          <w:sz w:val="24"/>
          <w:szCs w:val="24"/>
        </w:rPr>
        <w:t>officinale</w:t>
      </w:r>
      <w:proofErr w:type="spellEnd"/>
      <w:r w:rsidRPr="007B734F">
        <w:rPr>
          <w:sz w:val="24"/>
          <w:szCs w:val="24"/>
        </w:rPr>
        <w:t xml:space="preserve"> (latinsky)</w:t>
      </w:r>
    </w:p>
    <w:p w14:paraId="40B34F41" w14:textId="77777777" w:rsidR="00463304" w:rsidRDefault="00463304" w:rsidP="00463304">
      <w:pPr>
        <w:spacing w:after="0"/>
        <w:contextualSpacing/>
        <w:rPr>
          <w:b/>
          <w:sz w:val="24"/>
          <w:szCs w:val="24"/>
          <w:highlight w:val="cyan"/>
        </w:rPr>
      </w:pPr>
    </w:p>
    <w:p w14:paraId="39F44F66" w14:textId="73651BBE" w:rsidR="00463304" w:rsidRPr="00355368" w:rsidRDefault="00EE3840" w:rsidP="00463304">
      <w:pPr>
        <w:spacing w:after="0"/>
        <w:contextualSpacing/>
        <w:jc w:val="center"/>
        <w:rPr>
          <w:b/>
          <w:sz w:val="24"/>
          <w:szCs w:val="24"/>
          <w:highlight w:val="yellow"/>
        </w:rPr>
      </w:pPr>
      <w:r>
        <w:rPr>
          <w:b/>
          <w:sz w:val="24"/>
          <w:szCs w:val="24"/>
          <w:highlight w:val="yellow"/>
        </w:rPr>
        <w:t>Liečivá horkosť pre našu imunitu</w:t>
      </w:r>
    </w:p>
    <w:p w14:paraId="15189393" w14:textId="77777777" w:rsidR="007B734F" w:rsidRPr="007B734F" w:rsidRDefault="007B734F" w:rsidP="007B734F">
      <w:pPr>
        <w:spacing w:after="0"/>
        <w:contextualSpacing/>
        <w:rPr>
          <w:sz w:val="24"/>
          <w:szCs w:val="24"/>
        </w:rPr>
      </w:pPr>
    </w:p>
    <w:p w14:paraId="0C62ECDA" w14:textId="441C7794" w:rsidR="00B518B0" w:rsidRDefault="00B518B0" w:rsidP="007B734F">
      <w:pPr>
        <w:spacing w:after="0"/>
        <w:contextualSpacing/>
        <w:rPr>
          <w:sz w:val="24"/>
          <w:szCs w:val="24"/>
        </w:rPr>
      </w:pPr>
      <w:r w:rsidRPr="007B734F">
        <w:rPr>
          <w:sz w:val="24"/>
          <w:szCs w:val="24"/>
        </w:rPr>
        <w:t>Jedna legenda hovorí o mrzutom starcovi, ktorý našiel na konci dúhy divotvorné vrece plné zlata. Poklad si však chcel nechať iba pre seba. Počas púte domov mu vak prehryzla škodoradostná myš a keďže si to nevšimol, všetky dukáty mu postupne vykĺzli von.</w:t>
      </w:r>
    </w:p>
    <w:p w14:paraId="132440E2" w14:textId="77777777" w:rsidR="007B734F" w:rsidRPr="007B734F" w:rsidRDefault="007B734F" w:rsidP="007B734F">
      <w:pPr>
        <w:spacing w:after="0"/>
        <w:contextualSpacing/>
        <w:rPr>
          <w:sz w:val="24"/>
          <w:szCs w:val="24"/>
        </w:rPr>
      </w:pPr>
    </w:p>
    <w:p w14:paraId="4A252DED" w14:textId="70D9E8F4" w:rsidR="00B518B0" w:rsidRDefault="00B518B0" w:rsidP="007B734F">
      <w:pPr>
        <w:spacing w:after="0"/>
        <w:contextualSpacing/>
        <w:rPr>
          <w:sz w:val="24"/>
          <w:szCs w:val="24"/>
        </w:rPr>
      </w:pPr>
      <w:r w:rsidRPr="007B734F">
        <w:rPr>
          <w:sz w:val="24"/>
          <w:szCs w:val="24"/>
        </w:rPr>
        <w:t>Doma s hrôzou zistil, že po zlate ani chýru, ani slychu, a tak sa poň vrátil. Mince však medzitým škriatkovia premenili na zlatisté kvety, aby sa z nich mohli tešiť a</w:t>
      </w:r>
      <w:r w:rsidR="006924E3" w:rsidRPr="007B734F">
        <w:rPr>
          <w:sz w:val="24"/>
          <w:szCs w:val="24"/>
        </w:rPr>
        <w:t xml:space="preserve"> mať </w:t>
      </w:r>
      <w:r w:rsidRPr="007B734F">
        <w:rPr>
          <w:sz w:val="24"/>
          <w:szCs w:val="24"/>
        </w:rPr>
        <w:t>radosť všetci ľudia, nielen starý lakomec.</w:t>
      </w:r>
    </w:p>
    <w:p w14:paraId="72CAC416" w14:textId="77777777" w:rsidR="007B734F" w:rsidRPr="007B734F" w:rsidRDefault="007B734F" w:rsidP="007B734F">
      <w:pPr>
        <w:spacing w:after="0"/>
        <w:contextualSpacing/>
        <w:rPr>
          <w:sz w:val="24"/>
          <w:szCs w:val="24"/>
        </w:rPr>
      </w:pPr>
    </w:p>
    <w:p w14:paraId="0F5FC8EC" w14:textId="65E9C548" w:rsidR="00D9289E" w:rsidRPr="007B734F" w:rsidRDefault="00D9289E" w:rsidP="007B734F">
      <w:pPr>
        <w:spacing w:after="0"/>
        <w:contextualSpacing/>
        <w:rPr>
          <w:sz w:val="24"/>
          <w:szCs w:val="24"/>
        </w:rPr>
      </w:pPr>
      <w:r w:rsidRPr="007B734F">
        <w:rPr>
          <w:sz w:val="24"/>
          <w:szCs w:val="24"/>
        </w:rPr>
        <w:t>Túto bylink</w:t>
      </w:r>
      <w:r w:rsidR="00C4726F" w:rsidRPr="007B734F">
        <w:rPr>
          <w:sz w:val="24"/>
          <w:szCs w:val="24"/>
        </w:rPr>
        <w:t>u</w:t>
      </w:r>
      <w:r w:rsidRPr="007B734F">
        <w:rPr>
          <w:sz w:val="24"/>
          <w:szCs w:val="24"/>
        </w:rPr>
        <w:t xml:space="preserve"> netreba špeciálne predstavovať, pozná ju každý, aj keď mnoh</w:t>
      </w:r>
      <w:r w:rsidR="00282294" w:rsidRPr="007B734F">
        <w:rPr>
          <w:sz w:val="24"/>
          <w:szCs w:val="24"/>
        </w:rPr>
        <w:t>í</w:t>
      </w:r>
      <w:r w:rsidRPr="007B734F">
        <w:rPr>
          <w:sz w:val="24"/>
          <w:szCs w:val="24"/>
        </w:rPr>
        <w:t xml:space="preserve"> sa na ňu dívajú iba ako </w:t>
      </w:r>
      <w:r w:rsidR="00C4726F" w:rsidRPr="007B734F">
        <w:rPr>
          <w:sz w:val="24"/>
          <w:szCs w:val="24"/>
        </w:rPr>
        <w:t xml:space="preserve">na </w:t>
      </w:r>
      <w:r w:rsidR="008A5467" w:rsidRPr="007B734F">
        <w:rPr>
          <w:sz w:val="24"/>
          <w:szCs w:val="24"/>
        </w:rPr>
        <w:t>peknú</w:t>
      </w:r>
      <w:r w:rsidRPr="007B734F">
        <w:rPr>
          <w:sz w:val="24"/>
          <w:szCs w:val="24"/>
        </w:rPr>
        <w:t xml:space="preserve"> jarnú okrasu lúky, </w:t>
      </w:r>
      <w:r w:rsidR="00E8405C" w:rsidRPr="007B734F">
        <w:rPr>
          <w:sz w:val="24"/>
          <w:szCs w:val="24"/>
        </w:rPr>
        <w:t>alebo ak</w:t>
      </w:r>
      <w:r w:rsidR="00393F5C" w:rsidRPr="007B734F">
        <w:rPr>
          <w:sz w:val="24"/>
          <w:szCs w:val="24"/>
        </w:rPr>
        <w:t>o</w:t>
      </w:r>
      <w:r w:rsidR="00E8405C" w:rsidRPr="007B734F">
        <w:rPr>
          <w:sz w:val="24"/>
          <w:szCs w:val="24"/>
        </w:rPr>
        <w:t xml:space="preserve"> nepríjemnú burinu na trávniku. </w:t>
      </w:r>
      <w:r w:rsidR="00393F5C" w:rsidRPr="007B734F">
        <w:rPr>
          <w:sz w:val="24"/>
          <w:szCs w:val="24"/>
        </w:rPr>
        <w:t>Pre</w:t>
      </w:r>
      <w:r w:rsidR="00E8405C" w:rsidRPr="007B734F">
        <w:rPr>
          <w:sz w:val="24"/>
          <w:szCs w:val="24"/>
        </w:rPr>
        <w:t xml:space="preserve"> trpiacich ľudí je však cennou </w:t>
      </w:r>
      <w:proofErr w:type="spellStart"/>
      <w:r w:rsidR="00E8405C" w:rsidRPr="007B734F">
        <w:rPr>
          <w:sz w:val="24"/>
          <w:szCs w:val="24"/>
        </w:rPr>
        <w:t>liečivko</w:t>
      </w:r>
      <w:r w:rsidR="008A5467" w:rsidRPr="007B734F">
        <w:rPr>
          <w:sz w:val="24"/>
          <w:szCs w:val="24"/>
        </w:rPr>
        <w:t>u</w:t>
      </w:r>
      <w:proofErr w:type="spellEnd"/>
      <w:r w:rsidR="008A5467" w:rsidRPr="007B734F">
        <w:rPr>
          <w:sz w:val="24"/>
          <w:szCs w:val="24"/>
        </w:rPr>
        <w:t xml:space="preserve">. Všetky jej časti od koreňov </w:t>
      </w:r>
      <w:r w:rsidR="00E8405C" w:rsidRPr="007B734F">
        <w:rPr>
          <w:sz w:val="24"/>
          <w:szCs w:val="24"/>
        </w:rPr>
        <w:t xml:space="preserve">cez listy, stonky až po kvietky sú jedlé a liečivé. </w:t>
      </w:r>
    </w:p>
    <w:p w14:paraId="5442548A" w14:textId="77777777" w:rsidR="007B734F" w:rsidRPr="007B734F" w:rsidRDefault="007B734F" w:rsidP="007B734F">
      <w:pPr>
        <w:spacing w:after="0"/>
        <w:contextualSpacing/>
        <w:rPr>
          <w:sz w:val="24"/>
          <w:szCs w:val="24"/>
        </w:rPr>
      </w:pPr>
    </w:p>
    <w:p w14:paraId="68ABC7D2" w14:textId="55FB6760" w:rsidR="00747CD9" w:rsidRPr="007B734F" w:rsidRDefault="00747CD9" w:rsidP="007B734F">
      <w:pPr>
        <w:spacing w:after="0"/>
        <w:contextualSpacing/>
        <w:rPr>
          <w:b/>
          <w:sz w:val="24"/>
          <w:szCs w:val="24"/>
        </w:rPr>
      </w:pPr>
      <w:r w:rsidRPr="007B734F">
        <w:rPr>
          <w:b/>
          <w:sz w:val="24"/>
          <w:szCs w:val="24"/>
        </w:rPr>
        <w:t xml:space="preserve">Ako si našla púpava svoju cestu </w:t>
      </w:r>
      <w:r w:rsidR="008A5467" w:rsidRPr="007B734F">
        <w:rPr>
          <w:b/>
          <w:sz w:val="24"/>
          <w:szCs w:val="24"/>
        </w:rPr>
        <w:t xml:space="preserve">späť </w:t>
      </w:r>
      <w:r w:rsidRPr="007B734F">
        <w:rPr>
          <w:b/>
          <w:sz w:val="24"/>
          <w:szCs w:val="24"/>
        </w:rPr>
        <w:t>ku mne. Alebo ja k nej?</w:t>
      </w:r>
    </w:p>
    <w:p w14:paraId="211DA513" w14:textId="67D16C1D" w:rsidR="00747CD9" w:rsidRDefault="00747CD9" w:rsidP="007B734F">
      <w:pPr>
        <w:spacing w:after="0"/>
        <w:contextualSpacing/>
        <w:rPr>
          <w:sz w:val="24"/>
          <w:szCs w:val="24"/>
        </w:rPr>
      </w:pPr>
      <w:r w:rsidRPr="007B734F">
        <w:rPr>
          <w:sz w:val="24"/>
          <w:szCs w:val="24"/>
        </w:rPr>
        <w:t xml:space="preserve">Keď som bola malá, trávili sme všetok voľný čas na chate so starými rodičmi. Každú jar mi stará mama podala do ruky košík a poslala nás deti na lúku zbierať rozkvitnuté púpavy. Presne 160 kusov, vravievala. </w:t>
      </w:r>
      <w:proofErr w:type="spellStart"/>
      <w:r w:rsidR="00282294" w:rsidRPr="007B734F">
        <w:rPr>
          <w:sz w:val="24"/>
          <w:szCs w:val="24"/>
        </w:rPr>
        <w:t>Uff</w:t>
      </w:r>
      <w:proofErr w:type="spellEnd"/>
      <w:r w:rsidR="00282294" w:rsidRPr="007B734F">
        <w:rPr>
          <w:sz w:val="24"/>
          <w:szCs w:val="24"/>
        </w:rPr>
        <w:t xml:space="preserve">, pri 30 sme prestali rátať. </w:t>
      </w:r>
    </w:p>
    <w:p w14:paraId="682D7291" w14:textId="77777777" w:rsidR="007B734F" w:rsidRPr="007B734F" w:rsidRDefault="007B734F" w:rsidP="007B734F">
      <w:pPr>
        <w:spacing w:after="0"/>
        <w:contextualSpacing/>
        <w:rPr>
          <w:sz w:val="24"/>
          <w:szCs w:val="24"/>
        </w:rPr>
      </w:pPr>
    </w:p>
    <w:p w14:paraId="09527EF5" w14:textId="3291234E" w:rsidR="00E54357" w:rsidRDefault="00747CD9" w:rsidP="007B734F">
      <w:pPr>
        <w:spacing w:after="0"/>
        <w:contextualSpacing/>
        <w:rPr>
          <w:sz w:val="24"/>
          <w:szCs w:val="24"/>
        </w:rPr>
      </w:pPr>
      <w:r w:rsidRPr="007B734F">
        <w:rPr>
          <w:sz w:val="24"/>
          <w:szCs w:val="24"/>
        </w:rPr>
        <w:t>Z kvietkov potom varila hustý cukrový sirup, akože púpavový med. Zbieranie ma bavilo, ale</w:t>
      </w:r>
      <w:r w:rsidR="008A5467" w:rsidRPr="007B734F">
        <w:rPr>
          <w:sz w:val="24"/>
          <w:szCs w:val="24"/>
        </w:rPr>
        <w:t>,</w:t>
      </w:r>
      <w:r w:rsidRPr="007B734F">
        <w:rPr>
          <w:sz w:val="24"/>
          <w:szCs w:val="24"/>
        </w:rPr>
        <w:t xml:space="preserve"> úprimne</w:t>
      </w:r>
      <w:r w:rsidR="005C5528" w:rsidRPr="007B734F">
        <w:rPr>
          <w:sz w:val="24"/>
          <w:szCs w:val="24"/>
        </w:rPr>
        <w:t>,</w:t>
      </w:r>
      <w:r w:rsidRPr="007B734F">
        <w:rPr>
          <w:sz w:val="24"/>
          <w:szCs w:val="24"/>
        </w:rPr>
        <w:t xml:space="preserve"> chuť medu ma veľmi neočarila. Bol pre mňa príliš sladký a pálila ma z neho záha. </w:t>
      </w:r>
      <w:r w:rsidR="00407A3F" w:rsidRPr="007B734F">
        <w:rPr>
          <w:sz w:val="24"/>
          <w:szCs w:val="24"/>
        </w:rPr>
        <w:t>Neskôr v dospelosti som</w:t>
      </w:r>
      <w:r w:rsidR="00282294" w:rsidRPr="007B734F">
        <w:rPr>
          <w:sz w:val="24"/>
          <w:szCs w:val="24"/>
        </w:rPr>
        <w:t xml:space="preserve"> </w:t>
      </w:r>
      <w:r w:rsidR="00F74633" w:rsidRPr="007B734F">
        <w:rPr>
          <w:sz w:val="24"/>
          <w:szCs w:val="24"/>
        </w:rPr>
        <w:t>však</w:t>
      </w:r>
      <w:r w:rsidR="00407A3F" w:rsidRPr="007B734F">
        <w:rPr>
          <w:sz w:val="24"/>
          <w:szCs w:val="24"/>
        </w:rPr>
        <w:t xml:space="preserve"> začala robiť</w:t>
      </w:r>
      <w:r w:rsidR="00E54357" w:rsidRPr="007B734F">
        <w:rPr>
          <w:sz w:val="24"/>
          <w:szCs w:val="24"/>
        </w:rPr>
        <w:t xml:space="preserve"> dv</w:t>
      </w:r>
      <w:r w:rsidR="008E5A5F" w:rsidRPr="007B734F">
        <w:rPr>
          <w:sz w:val="24"/>
          <w:szCs w:val="24"/>
        </w:rPr>
        <w:t>a</w:t>
      </w:r>
      <w:r w:rsidR="00E54357" w:rsidRPr="007B734F">
        <w:rPr>
          <w:sz w:val="24"/>
          <w:szCs w:val="24"/>
        </w:rPr>
        <w:t xml:space="preserve"> varianty púpavového</w:t>
      </w:r>
      <w:r w:rsidR="00407A3F" w:rsidRPr="007B734F">
        <w:rPr>
          <w:sz w:val="24"/>
          <w:szCs w:val="24"/>
        </w:rPr>
        <w:t xml:space="preserve"> med</w:t>
      </w:r>
      <w:r w:rsidR="008A5467" w:rsidRPr="007B734F">
        <w:rPr>
          <w:sz w:val="24"/>
          <w:szCs w:val="24"/>
        </w:rPr>
        <w:t>u:</w:t>
      </w:r>
      <w:r w:rsidR="00E54357" w:rsidRPr="007B734F">
        <w:rPr>
          <w:sz w:val="24"/>
          <w:szCs w:val="24"/>
        </w:rPr>
        <w:t xml:space="preserve"> </w:t>
      </w:r>
      <w:r w:rsidR="00433336" w:rsidRPr="007B734F">
        <w:rPr>
          <w:sz w:val="24"/>
          <w:szCs w:val="24"/>
        </w:rPr>
        <w:t>ako liek a ako náhradu sladidla</w:t>
      </w:r>
      <w:r w:rsidR="00407A3F" w:rsidRPr="007B734F">
        <w:rPr>
          <w:sz w:val="24"/>
          <w:szCs w:val="24"/>
        </w:rPr>
        <w:t xml:space="preserve">. </w:t>
      </w:r>
    </w:p>
    <w:p w14:paraId="05044021" w14:textId="77777777" w:rsidR="007B734F" w:rsidRPr="007B734F" w:rsidRDefault="007B734F" w:rsidP="007B734F">
      <w:pPr>
        <w:spacing w:after="0"/>
        <w:contextualSpacing/>
        <w:rPr>
          <w:sz w:val="24"/>
          <w:szCs w:val="24"/>
        </w:rPr>
      </w:pPr>
    </w:p>
    <w:p w14:paraId="3CDD2132" w14:textId="0F1CEED5" w:rsidR="00674556" w:rsidRDefault="008A5467" w:rsidP="007B734F">
      <w:pPr>
        <w:spacing w:after="0"/>
        <w:contextualSpacing/>
        <w:rPr>
          <w:sz w:val="24"/>
          <w:szCs w:val="24"/>
        </w:rPr>
      </w:pPr>
      <w:r w:rsidRPr="007B734F">
        <w:rPr>
          <w:sz w:val="24"/>
          <w:szCs w:val="24"/>
        </w:rPr>
        <w:t>L</w:t>
      </w:r>
      <w:r w:rsidR="005C5528" w:rsidRPr="007B734F">
        <w:rPr>
          <w:sz w:val="24"/>
          <w:szCs w:val="24"/>
        </w:rPr>
        <w:t xml:space="preserve">iečivé účinky </w:t>
      </w:r>
      <w:r w:rsidRPr="007B734F">
        <w:rPr>
          <w:sz w:val="24"/>
          <w:szCs w:val="24"/>
        </w:rPr>
        <w:t xml:space="preserve">púpavy </w:t>
      </w:r>
      <w:r w:rsidR="005C5528" w:rsidRPr="007B734F">
        <w:rPr>
          <w:sz w:val="24"/>
          <w:szCs w:val="24"/>
        </w:rPr>
        <w:t>som začala objavovať od jej koreňov, keď manžel pri rýľova</w:t>
      </w:r>
      <w:r w:rsidRPr="007B734F">
        <w:rPr>
          <w:sz w:val="24"/>
          <w:szCs w:val="24"/>
        </w:rPr>
        <w:t>ní záhrady vykopal pár krásnych</w:t>
      </w:r>
      <w:r w:rsidR="005C5528" w:rsidRPr="007B734F">
        <w:rPr>
          <w:sz w:val="24"/>
          <w:szCs w:val="24"/>
        </w:rPr>
        <w:t xml:space="preserve"> dlhých púpav aj </w:t>
      </w:r>
      <w:r w:rsidR="00D35965" w:rsidRPr="007B734F">
        <w:rPr>
          <w:sz w:val="24"/>
          <w:szCs w:val="24"/>
        </w:rPr>
        <w:t xml:space="preserve">s </w:t>
      </w:r>
      <w:r w:rsidR="005C5528" w:rsidRPr="007B734F">
        <w:rPr>
          <w:sz w:val="24"/>
          <w:szCs w:val="24"/>
        </w:rPr>
        <w:t>koreňmi. Bolo mi ich ľúto iba tak vyhodiť do kompostu, tak som si ich umyla a nasušila</w:t>
      </w:r>
      <w:r w:rsidR="00D35965" w:rsidRPr="007B734F">
        <w:rPr>
          <w:sz w:val="24"/>
          <w:szCs w:val="24"/>
        </w:rPr>
        <w:t>. A dobre som spravila</w:t>
      </w:r>
      <w:r w:rsidR="006B0AD3" w:rsidRPr="007B734F">
        <w:rPr>
          <w:sz w:val="24"/>
          <w:szCs w:val="24"/>
        </w:rPr>
        <w:t>!</w:t>
      </w:r>
      <w:r w:rsidR="00D35965" w:rsidRPr="007B734F">
        <w:rPr>
          <w:sz w:val="24"/>
          <w:szCs w:val="24"/>
        </w:rPr>
        <w:t xml:space="preserve"> </w:t>
      </w:r>
      <w:r w:rsidR="006B0AD3" w:rsidRPr="007B734F">
        <w:rPr>
          <w:sz w:val="24"/>
          <w:szCs w:val="24"/>
        </w:rPr>
        <w:t>P</w:t>
      </w:r>
      <w:r w:rsidR="00D35965" w:rsidRPr="007B734F">
        <w:rPr>
          <w:sz w:val="24"/>
          <w:szCs w:val="24"/>
        </w:rPr>
        <w:t>ri prvých príznakoch</w:t>
      </w:r>
      <w:r w:rsidR="00E8405C" w:rsidRPr="007B734F">
        <w:rPr>
          <w:sz w:val="24"/>
          <w:szCs w:val="24"/>
        </w:rPr>
        <w:t>,</w:t>
      </w:r>
      <w:r w:rsidR="00D35965" w:rsidRPr="007B734F">
        <w:rPr>
          <w:sz w:val="24"/>
          <w:szCs w:val="24"/>
        </w:rPr>
        <w:t xml:space="preserve"> či už bolesti žalúdka</w:t>
      </w:r>
      <w:r w:rsidR="007B734F" w:rsidRPr="007B734F">
        <w:rPr>
          <w:sz w:val="24"/>
          <w:szCs w:val="24"/>
        </w:rPr>
        <w:t>,</w:t>
      </w:r>
      <w:r w:rsidR="00D35965" w:rsidRPr="007B734F">
        <w:rPr>
          <w:sz w:val="24"/>
          <w:szCs w:val="24"/>
        </w:rPr>
        <w:t xml:space="preserve"> alebo tráviacich ťažkostiach</w:t>
      </w:r>
      <w:r w:rsidRPr="007B734F">
        <w:rPr>
          <w:sz w:val="24"/>
          <w:szCs w:val="24"/>
        </w:rPr>
        <w:t>,</w:t>
      </w:r>
      <w:r w:rsidR="00D35965" w:rsidRPr="007B734F">
        <w:rPr>
          <w:sz w:val="24"/>
          <w:szCs w:val="24"/>
        </w:rPr>
        <w:t xml:space="preserve"> mi žutie sušených kúskov koreňa púpavy vždy zabralo. </w:t>
      </w:r>
      <w:r w:rsidR="00433336" w:rsidRPr="007B734F">
        <w:rPr>
          <w:sz w:val="24"/>
          <w:szCs w:val="24"/>
        </w:rPr>
        <w:t xml:space="preserve">Neskôr som koreň začala pridávať do </w:t>
      </w:r>
      <w:r w:rsidRPr="007B734F">
        <w:rPr>
          <w:sz w:val="24"/>
          <w:szCs w:val="24"/>
        </w:rPr>
        <w:t xml:space="preserve">našich </w:t>
      </w:r>
      <w:r w:rsidR="00433336" w:rsidRPr="007B734F">
        <w:rPr>
          <w:sz w:val="24"/>
          <w:szCs w:val="24"/>
        </w:rPr>
        <w:t xml:space="preserve">rôznych obľúbených jedál, ako je napr. </w:t>
      </w:r>
      <w:proofErr w:type="spellStart"/>
      <w:r w:rsidR="00433336" w:rsidRPr="007B734F">
        <w:rPr>
          <w:sz w:val="24"/>
          <w:szCs w:val="24"/>
        </w:rPr>
        <w:t>soté</w:t>
      </w:r>
      <w:proofErr w:type="spellEnd"/>
      <w:r w:rsidR="00433336" w:rsidRPr="007B734F">
        <w:rPr>
          <w:sz w:val="24"/>
          <w:szCs w:val="24"/>
        </w:rPr>
        <w:t xml:space="preserve"> zo sezónnej zeleniny s ryžou. </w:t>
      </w:r>
    </w:p>
    <w:p w14:paraId="640327BC" w14:textId="77777777" w:rsidR="007B734F" w:rsidRPr="007B734F" w:rsidRDefault="007B734F" w:rsidP="007B734F">
      <w:pPr>
        <w:spacing w:after="0"/>
        <w:contextualSpacing/>
        <w:rPr>
          <w:sz w:val="24"/>
          <w:szCs w:val="24"/>
        </w:rPr>
      </w:pPr>
    </w:p>
    <w:p w14:paraId="0A4F4ABE" w14:textId="0FB215DE" w:rsidR="00674556" w:rsidRPr="007B734F" w:rsidRDefault="00674556" w:rsidP="007B734F">
      <w:pPr>
        <w:spacing w:after="0"/>
        <w:contextualSpacing/>
        <w:rPr>
          <w:sz w:val="24"/>
          <w:szCs w:val="24"/>
        </w:rPr>
      </w:pPr>
      <w:r w:rsidRPr="007B734F">
        <w:rPr>
          <w:sz w:val="24"/>
          <w:szCs w:val="24"/>
        </w:rPr>
        <w:t>Z </w:t>
      </w:r>
      <w:r w:rsidR="007B734F" w:rsidRPr="007B734F">
        <w:rPr>
          <w:sz w:val="24"/>
          <w:szCs w:val="24"/>
        </w:rPr>
        <w:t>púpavových</w:t>
      </w:r>
      <w:r w:rsidRPr="007B734F">
        <w:rPr>
          <w:sz w:val="24"/>
          <w:szCs w:val="24"/>
        </w:rPr>
        <w:t xml:space="preserve"> koreňov </w:t>
      </w:r>
      <w:r w:rsidR="00376A89" w:rsidRPr="007B734F">
        <w:rPr>
          <w:sz w:val="24"/>
          <w:szCs w:val="24"/>
        </w:rPr>
        <w:t xml:space="preserve">spolu s čakankou </w:t>
      </w:r>
      <w:r w:rsidRPr="007B734F">
        <w:rPr>
          <w:sz w:val="24"/>
          <w:szCs w:val="24"/>
        </w:rPr>
        <w:t xml:space="preserve">sa </w:t>
      </w:r>
      <w:r w:rsidR="00067DBE" w:rsidRPr="007B734F">
        <w:rPr>
          <w:sz w:val="24"/>
          <w:szCs w:val="24"/>
        </w:rPr>
        <w:t xml:space="preserve">kedysi </w:t>
      </w:r>
      <w:r w:rsidRPr="007B734F">
        <w:rPr>
          <w:sz w:val="24"/>
          <w:szCs w:val="24"/>
        </w:rPr>
        <w:t xml:space="preserve">vyrábala aj káva a korene púpavy jedol človek už pred 25 000 rokmi. </w:t>
      </w:r>
      <w:r w:rsidR="00376A89" w:rsidRPr="007B734F">
        <w:rPr>
          <w:sz w:val="24"/>
          <w:szCs w:val="24"/>
        </w:rPr>
        <w:t>Buď</w:t>
      </w:r>
      <w:r w:rsidRPr="007B734F">
        <w:rPr>
          <w:sz w:val="24"/>
          <w:szCs w:val="24"/>
        </w:rPr>
        <w:t xml:space="preserve"> bol hladný, alebo mal rád ich</w:t>
      </w:r>
      <w:r w:rsidR="008A5467" w:rsidRPr="007B734F">
        <w:rPr>
          <w:sz w:val="24"/>
          <w:szCs w:val="24"/>
        </w:rPr>
        <w:t xml:space="preserve"> horkú </w:t>
      </w:r>
      <w:r w:rsidR="00282294" w:rsidRPr="007B734F">
        <w:rPr>
          <w:sz w:val="24"/>
          <w:szCs w:val="24"/>
        </w:rPr>
        <w:t>chuť</w:t>
      </w:r>
      <w:r w:rsidR="00067DBE" w:rsidRPr="007B734F">
        <w:rPr>
          <w:sz w:val="24"/>
          <w:szCs w:val="24"/>
        </w:rPr>
        <w:t>.</w:t>
      </w:r>
    </w:p>
    <w:p w14:paraId="3DFD900F" w14:textId="77777777" w:rsidR="007B734F" w:rsidRPr="007B734F" w:rsidRDefault="007B734F" w:rsidP="007B734F">
      <w:pPr>
        <w:spacing w:after="0"/>
        <w:contextualSpacing/>
        <w:rPr>
          <w:sz w:val="24"/>
          <w:szCs w:val="24"/>
        </w:rPr>
      </w:pPr>
    </w:p>
    <w:p w14:paraId="1EF30AC1" w14:textId="68E3CAEC" w:rsidR="00674556" w:rsidRPr="007B734F" w:rsidRDefault="00674556" w:rsidP="007B734F">
      <w:pPr>
        <w:spacing w:after="0"/>
        <w:contextualSpacing/>
        <w:rPr>
          <w:b/>
          <w:sz w:val="24"/>
          <w:szCs w:val="24"/>
        </w:rPr>
      </w:pPr>
      <w:commentRangeStart w:id="51"/>
      <w:r w:rsidRPr="00713ABC">
        <w:rPr>
          <w:b/>
          <w:sz w:val="24"/>
          <w:szCs w:val="24"/>
          <w:highlight w:val="yellow"/>
        </w:rPr>
        <w:t>Zaujímavé fakty</w:t>
      </w:r>
      <w:commentRangeEnd w:id="51"/>
      <w:r w:rsidR="00651706" w:rsidRPr="00713ABC">
        <w:rPr>
          <w:rStyle w:val="Odkaznakomentr"/>
          <w:highlight w:val="yellow"/>
        </w:rPr>
        <w:commentReference w:id="51"/>
      </w:r>
    </w:p>
    <w:p w14:paraId="6CF05CA3" w14:textId="77777777" w:rsidR="00674556" w:rsidRPr="007B734F" w:rsidRDefault="00674556" w:rsidP="007B734F">
      <w:pPr>
        <w:pStyle w:val="Odsekzoznamu"/>
        <w:numPr>
          <w:ilvl w:val="0"/>
          <w:numId w:val="1"/>
        </w:numPr>
        <w:spacing w:after="0"/>
        <w:rPr>
          <w:sz w:val="24"/>
          <w:szCs w:val="24"/>
        </w:rPr>
      </w:pPr>
      <w:r w:rsidRPr="007B734F">
        <w:rPr>
          <w:sz w:val="24"/>
          <w:szCs w:val="24"/>
        </w:rPr>
        <w:t xml:space="preserve">Púpava je pôvodom z Európy a Ázie. </w:t>
      </w:r>
    </w:p>
    <w:p w14:paraId="5C1EC0D7" w14:textId="310F1219" w:rsidR="006E641E" w:rsidRPr="007B734F" w:rsidRDefault="006E641E" w:rsidP="007B734F">
      <w:pPr>
        <w:pStyle w:val="Odsekzoznamu"/>
        <w:numPr>
          <w:ilvl w:val="0"/>
          <w:numId w:val="1"/>
        </w:numPr>
        <w:spacing w:after="0"/>
        <w:rPr>
          <w:sz w:val="24"/>
          <w:szCs w:val="24"/>
        </w:rPr>
      </w:pPr>
      <w:r w:rsidRPr="007B734F">
        <w:rPr>
          <w:sz w:val="24"/>
          <w:szCs w:val="24"/>
        </w:rPr>
        <w:lastRenderedPageBreak/>
        <w:t xml:space="preserve">Práve púpava je európskou alternatívou ženšenu, ktorý je v Ázii považovaný za extrémne silnú bylinu na všetko, jednoducho </w:t>
      </w:r>
      <w:r w:rsidR="009F2A44">
        <w:rPr>
          <w:sz w:val="24"/>
          <w:szCs w:val="24"/>
        </w:rPr>
        <w:t xml:space="preserve">za </w:t>
      </w:r>
      <w:r w:rsidRPr="007B734F">
        <w:rPr>
          <w:sz w:val="24"/>
          <w:szCs w:val="24"/>
        </w:rPr>
        <w:t xml:space="preserve">univerzálny všeliek. Púpava sa mu so svojimi účinkami poľahky vyrovná. </w:t>
      </w:r>
    </w:p>
    <w:p w14:paraId="22D8DA0A" w14:textId="0B3B1B62" w:rsidR="00674556" w:rsidRPr="007B734F" w:rsidRDefault="00674556" w:rsidP="007B734F">
      <w:pPr>
        <w:pStyle w:val="Odsekzoznamu"/>
        <w:numPr>
          <w:ilvl w:val="0"/>
          <w:numId w:val="1"/>
        </w:numPr>
        <w:spacing w:after="0"/>
        <w:rPr>
          <w:sz w:val="24"/>
          <w:szCs w:val="24"/>
        </w:rPr>
      </w:pPr>
      <w:r w:rsidRPr="007B734F">
        <w:rPr>
          <w:sz w:val="24"/>
          <w:szCs w:val="24"/>
        </w:rPr>
        <w:t>V angličtine je púpava „</w:t>
      </w:r>
      <w:proofErr w:type="spellStart"/>
      <w:r w:rsidRPr="007B734F">
        <w:rPr>
          <w:sz w:val="24"/>
          <w:szCs w:val="24"/>
        </w:rPr>
        <w:t>dandelion</w:t>
      </w:r>
      <w:proofErr w:type="spellEnd"/>
      <w:r w:rsidRPr="007B734F">
        <w:rPr>
          <w:sz w:val="24"/>
          <w:szCs w:val="24"/>
        </w:rPr>
        <w:t>“, čo pochádza z francúzskeho „</w:t>
      </w:r>
      <w:proofErr w:type="spellStart"/>
      <w:r w:rsidRPr="007B734F">
        <w:rPr>
          <w:sz w:val="24"/>
          <w:szCs w:val="24"/>
        </w:rPr>
        <w:t>dent</w:t>
      </w:r>
      <w:proofErr w:type="spellEnd"/>
      <w:r w:rsidRPr="007B734F">
        <w:rPr>
          <w:sz w:val="24"/>
          <w:szCs w:val="24"/>
        </w:rPr>
        <w:t xml:space="preserve"> de </w:t>
      </w:r>
      <w:proofErr w:type="spellStart"/>
      <w:r w:rsidRPr="007B734F">
        <w:rPr>
          <w:sz w:val="24"/>
          <w:szCs w:val="24"/>
        </w:rPr>
        <w:t>lion</w:t>
      </w:r>
      <w:proofErr w:type="spellEnd"/>
      <w:r w:rsidRPr="007B734F">
        <w:rPr>
          <w:sz w:val="24"/>
          <w:szCs w:val="24"/>
        </w:rPr>
        <w:t>“</w:t>
      </w:r>
      <w:r w:rsidR="00AA0849" w:rsidRPr="007B734F">
        <w:rPr>
          <w:sz w:val="24"/>
          <w:szCs w:val="24"/>
        </w:rPr>
        <w:t>,</w:t>
      </w:r>
      <w:r w:rsidRPr="007B734F">
        <w:rPr>
          <w:sz w:val="24"/>
          <w:szCs w:val="24"/>
        </w:rPr>
        <w:t xml:space="preserve">  v preklade „zub leva“. </w:t>
      </w:r>
      <w:r w:rsidR="00376A89" w:rsidRPr="007B734F">
        <w:rPr>
          <w:sz w:val="24"/>
          <w:szCs w:val="24"/>
        </w:rPr>
        <w:t xml:space="preserve">Je to krásne prirovnanie k jej zúbkatým lístkom. </w:t>
      </w:r>
    </w:p>
    <w:p w14:paraId="7431749E" w14:textId="77777777" w:rsidR="00376A89" w:rsidRPr="007B734F" w:rsidRDefault="00376A89" w:rsidP="007B734F">
      <w:pPr>
        <w:pStyle w:val="Odsekzoznamu"/>
        <w:numPr>
          <w:ilvl w:val="0"/>
          <w:numId w:val="1"/>
        </w:numPr>
        <w:spacing w:after="0"/>
        <w:rPr>
          <w:sz w:val="24"/>
          <w:szCs w:val="24"/>
        </w:rPr>
      </w:pPr>
      <w:r w:rsidRPr="007B734F">
        <w:rPr>
          <w:sz w:val="24"/>
          <w:szCs w:val="24"/>
        </w:rPr>
        <w:t xml:space="preserve">V roku 1994 sa vo Francúzsku uskutočnila veľká štúdia, ktorá jednoznačne preukázala blahodarné účinky púpavy na funkčnosť močového systému. </w:t>
      </w:r>
    </w:p>
    <w:p w14:paraId="2853BA13" w14:textId="77777777" w:rsidR="00376A89" w:rsidRPr="007B734F" w:rsidRDefault="00376A89" w:rsidP="007B734F">
      <w:pPr>
        <w:pStyle w:val="Odsekzoznamu"/>
        <w:numPr>
          <w:ilvl w:val="0"/>
          <w:numId w:val="1"/>
        </w:numPr>
        <w:spacing w:after="0"/>
        <w:rPr>
          <w:sz w:val="24"/>
          <w:szCs w:val="24"/>
        </w:rPr>
      </w:pPr>
      <w:r w:rsidRPr="007B734F">
        <w:rPr>
          <w:sz w:val="24"/>
          <w:szCs w:val="24"/>
        </w:rPr>
        <w:t xml:space="preserve">Najnovšie výskumy dokazujú, že extrakt z koreňa púpavy je silný bojovník proti rakovine. </w:t>
      </w:r>
    </w:p>
    <w:p w14:paraId="2F163B4D" w14:textId="44DF99A7" w:rsidR="00E54357" w:rsidRPr="007B734F" w:rsidRDefault="004B663A" w:rsidP="007B734F">
      <w:pPr>
        <w:pStyle w:val="Odsekzoznamu"/>
        <w:numPr>
          <w:ilvl w:val="0"/>
          <w:numId w:val="1"/>
        </w:numPr>
        <w:spacing w:after="0"/>
        <w:rPr>
          <w:sz w:val="24"/>
          <w:szCs w:val="24"/>
        </w:rPr>
      </w:pPr>
      <w:r w:rsidRPr="007B734F">
        <w:rPr>
          <w:sz w:val="24"/>
          <w:szCs w:val="24"/>
        </w:rPr>
        <w:t>Existuje okolo</w:t>
      </w:r>
      <w:r w:rsidR="00D143F5" w:rsidRPr="007B734F">
        <w:rPr>
          <w:sz w:val="24"/>
          <w:szCs w:val="24"/>
        </w:rPr>
        <w:t xml:space="preserve"> 150 druhov</w:t>
      </w:r>
      <w:r w:rsidRPr="007B734F">
        <w:rPr>
          <w:sz w:val="24"/>
          <w:szCs w:val="24"/>
        </w:rPr>
        <w:t xml:space="preserve"> púpav</w:t>
      </w:r>
      <w:r w:rsidR="00D143F5" w:rsidRPr="007B734F">
        <w:rPr>
          <w:sz w:val="24"/>
          <w:szCs w:val="24"/>
        </w:rPr>
        <w:t>. D</w:t>
      </w:r>
      <w:r w:rsidR="00E54357" w:rsidRPr="007B734F">
        <w:rPr>
          <w:sz w:val="24"/>
          <w:szCs w:val="24"/>
        </w:rPr>
        <w:t xml:space="preserve">obrou správou je, že všetky sú jedlé a účinné. </w:t>
      </w:r>
    </w:p>
    <w:p w14:paraId="650828C8" w14:textId="77777777" w:rsidR="007B734F" w:rsidRDefault="007B734F" w:rsidP="007B734F">
      <w:pPr>
        <w:spacing w:after="0"/>
        <w:contextualSpacing/>
        <w:rPr>
          <w:b/>
          <w:sz w:val="24"/>
          <w:szCs w:val="24"/>
        </w:rPr>
      </w:pPr>
    </w:p>
    <w:p w14:paraId="02EDCEFF" w14:textId="05ECB5D4" w:rsidR="00E514FA" w:rsidRPr="007B734F" w:rsidRDefault="00E514FA" w:rsidP="007B734F">
      <w:pPr>
        <w:spacing w:after="0"/>
        <w:contextualSpacing/>
        <w:rPr>
          <w:b/>
          <w:sz w:val="24"/>
          <w:szCs w:val="24"/>
        </w:rPr>
      </w:pPr>
      <w:r w:rsidRPr="007B734F">
        <w:rPr>
          <w:b/>
          <w:sz w:val="24"/>
          <w:szCs w:val="24"/>
        </w:rPr>
        <w:t>Ako rastlinku spoznať?</w:t>
      </w:r>
    </w:p>
    <w:p w14:paraId="782AADD4" w14:textId="29845CB4" w:rsidR="00E514FA" w:rsidRPr="007B734F" w:rsidRDefault="00D143F5" w:rsidP="007B734F">
      <w:pPr>
        <w:spacing w:after="0"/>
        <w:contextualSpacing/>
        <w:rPr>
          <w:sz w:val="24"/>
          <w:szCs w:val="24"/>
        </w:rPr>
      </w:pPr>
      <w:r w:rsidRPr="007B734F">
        <w:rPr>
          <w:sz w:val="24"/>
          <w:szCs w:val="24"/>
        </w:rPr>
        <w:t>Myslím, že púpavu netreba špeciálne predstavovať, rastie hojne aj v</w:t>
      </w:r>
      <w:r w:rsidR="004B663A" w:rsidRPr="007B734F">
        <w:rPr>
          <w:sz w:val="24"/>
          <w:szCs w:val="24"/>
        </w:rPr>
        <w:t> </w:t>
      </w:r>
      <w:r w:rsidRPr="007B734F">
        <w:rPr>
          <w:sz w:val="24"/>
          <w:szCs w:val="24"/>
        </w:rPr>
        <w:t>prírode</w:t>
      </w:r>
      <w:r w:rsidR="004B663A" w:rsidRPr="007B734F">
        <w:rPr>
          <w:sz w:val="24"/>
          <w:szCs w:val="24"/>
        </w:rPr>
        <w:t>,</w:t>
      </w:r>
      <w:r w:rsidRPr="007B734F">
        <w:rPr>
          <w:sz w:val="24"/>
          <w:szCs w:val="24"/>
        </w:rPr>
        <w:t xml:space="preserve"> aj v mestách. Púpavy sú ľahko identifikovateľné podľa </w:t>
      </w:r>
      <w:r w:rsidR="00421228" w:rsidRPr="007B734F">
        <w:rPr>
          <w:sz w:val="24"/>
          <w:szCs w:val="24"/>
        </w:rPr>
        <w:t>svoj</w:t>
      </w:r>
      <w:r w:rsidRPr="007B734F">
        <w:rPr>
          <w:sz w:val="24"/>
          <w:szCs w:val="24"/>
        </w:rPr>
        <w:t>ich žltých kvetov a bazálnych listov (listy, ktoré vyrastajú len zo spodnej časti stonky). Kvety púpavy rastú na jednotlivých nerozvetvených dutých stonkách. Inak</w:t>
      </w:r>
      <w:r w:rsidR="00DA2B24" w:rsidRPr="007B734F">
        <w:rPr>
          <w:sz w:val="24"/>
          <w:szCs w:val="24"/>
        </w:rPr>
        <w:t>,</w:t>
      </w:r>
      <w:r w:rsidRPr="007B734F">
        <w:rPr>
          <w:sz w:val="24"/>
          <w:szCs w:val="24"/>
        </w:rPr>
        <w:t xml:space="preserve"> viete ako si jednoducho vyrobiť prírodnú slamku?</w:t>
      </w:r>
      <w:r w:rsidR="00DA5B4E" w:rsidRPr="007B734F">
        <w:rPr>
          <w:sz w:val="24"/>
          <w:szCs w:val="24"/>
        </w:rPr>
        <w:t xml:space="preserve"> Práve stonky púpavy nám na to perfektne poslúžia</w:t>
      </w:r>
      <w:r w:rsidR="009945D7" w:rsidRPr="007B734F">
        <w:rPr>
          <w:sz w:val="24"/>
          <w:szCs w:val="24"/>
        </w:rPr>
        <w:t>! L</w:t>
      </w:r>
      <w:r w:rsidRPr="007B734F">
        <w:rPr>
          <w:sz w:val="24"/>
          <w:szCs w:val="24"/>
        </w:rPr>
        <w:t>isty</w:t>
      </w:r>
      <w:r w:rsidR="00DA5B4E" w:rsidRPr="007B734F">
        <w:rPr>
          <w:sz w:val="24"/>
          <w:szCs w:val="24"/>
        </w:rPr>
        <w:t xml:space="preserve"> púpavy</w:t>
      </w:r>
      <w:r w:rsidRPr="007B734F">
        <w:rPr>
          <w:sz w:val="24"/>
          <w:szCs w:val="24"/>
        </w:rPr>
        <w:t xml:space="preserve"> sú laločnaté</w:t>
      </w:r>
      <w:r w:rsidR="00DA5B4E" w:rsidRPr="007B734F">
        <w:rPr>
          <w:sz w:val="24"/>
          <w:szCs w:val="24"/>
        </w:rPr>
        <w:t xml:space="preserve"> so zúbkovaným okrajom</w:t>
      </w:r>
      <w:r w:rsidRPr="007B734F">
        <w:rPr>
          <w:sz w:val="24"/>
          <w:szCs w:val="24"/>
        </w:rPr>
        <w:t xml:space="preserve"> a vytvárajú mliečnu</w:t>
      </w:r>
      <w:r w:rsidR="00DA5B4E" w:rsidRPr="007B734F">
        <w:rPr>
          <w:sz w:val="24"/>
          <w:szCs w:val="24"/>
        </w:rPr>
        <w:t xml:space="preserve"> horkú</w:t>
      </w:r>
      <w:r w:rsidRPr="007B734F">
        <w:rPr>
          <w:sz w:val="24"/>
          <w:szCs w:val="24"/>
        </w:rPr>
        <w:t xml:space="preserve"> šťavu.</w:t>
      </w:r>
    </w:p>
    <w:p w14:paraId="07677930" w14:textId="77777777" w:rsidR="007B734F" w:rsidRDefault="007B734F" w:rsidP="007B734F">
      <w:pPr>
        <w:spacing w:after="0"/>
        <w:contextualSpacing/>
        <w:rPr>
          <w:b/>
          <w:sz w:val="24"/>
          <w:szCs w:val="24"/>
        </w:rPr>
      </w:pPr>
    </w:p>
    <w:p w14:paraId="185B89C5" w14:textId="52750273" w:rsidR="00E8405C" w:rsidRPr="007B734F" w:rsidRDefault="00E8405C" w:rsidP="007B734F">
      <w:pPr>
        <w:spacing w:after="0"/>
        <w:contextualSpacing/>
        <w:rPr>
          <w:b/>
          <w:sz w:val="24"/>
          <w:szCs w:val="24"/>
        </w:rPr>
      </w:pPr>
      <w:r w:rsidRPr="007B734F">
        <w:rPr>
          <w:b/>
          <w:sz w:val="24"/>
          <w:szCs w:val="24"/>
        </w:rPr>
        <w:t>Ke</w:t>
      </w:r>
      <w:r w:rsidR="00F6687C">
        <w:rPr>
          <w:b/>
          <w:sz w:val="24"/>
          <w:szCs w:val="24"/>
        </w:rPr>
        <w:t>d</w:t>
      </w:r>
      <w:r w:rsidRPr="007B734F">
        <w:rPr>
          <w:b/>
          <w:sz w:val="24"/>
          <w:szCs w:val="24"/>
        </w:rPr>
        <w:t>y ju zbierať?</w:t>
      </w:r>
    </w:p>
    <w:p w14:paraId="0AC0F667" w14:textId="29D52509" w:rsidR="00CE0DDA" w:rsidRPr="007B734F" w:rsidRDefault="0093304F" w:rsidP="00204453">
      <w:pPr>
        <w:pStyle w:val="Odsekzoznamu"/>
        <w:numPr>
          <w:ilvl w:val="0"/>
          <w:numId w:val="50"/>
        </w:numPr>
        <w:spacing w:after="0"/>
        <w:rPr>
          <w:sz w:val="24"/>
          <w:szCs w:val="24"/>
        </w:rPr>
      </w:pPr>
      <w:r w:rsidRPr="007B734F">
        <w:rPr>
          <w:sz w:val="24"/>
          <w:szCs w:val="24"/>
        </w:rPr>
        <w:t xml:space="preserve">Mladé lístky sa nám ukazujú hneď ako prvé po zime, okolo marca. </w:t>
      </w:r>
    </w:p>
    <w:p w14:paraId="27B98ADC" w14:textId="70FA9A37" w:rsidR="00CE0DDA" w:rsidRPr="007B734F" w:rsidRDefault="00CE0DDA" w:rsidP="00204453">
      <w:pPr>
        <w:pStyle w:val="Odsekzoznamu"/>
        <w:numPr>
          <w:ilvl w:val="0"/>
          <w:numId w:val="50"/>
        </w:numPr>
        <w:spacing w:after="0"/>
        <w:rPr>
          <w:sz w:val="24"/>
          <w:szCs w:val="24"/>
        </w:rPr>
      </w:pPr>
      <w:r w:rsidRPr="007B734F">
        <w:rPr>
          <w:sz w:val="24"/>
          <w:szCs w:val="24"/>
        </w:rPr>
        <w:t xml:space="preserve">Púčiky a žlté kvietky zbierame </w:t>
      </w:r>
      <w:r w:rsidR="00E8405C" w:rsidRPr="007B734F">
        <w:rPr>
          <w:sz w:val="24"/>
          <w:szCs w:val="24"/>
        </w:rPr>
        <w:t>v</w:t>
      </w:r>
      <w:r w:rsidRPr="007B734F">
        <w:rPr>
          <w:sz w:val="24"/>
          <w:szCs w:val="24"/>
        </w:rPr>
        <w:t> </w:t>
      </w:r>
      <w:r w:rsidR="00E8405C" w:rsidRPr="007B734F">
        <w:rPr>
          <w:sz w:val="24"/>
          <w:szCs w:val="24"/>
        </w:rPr>
        <w:t>apríli</w:t>
      </w:r>
      <w:r w:rsidRPr="007B734F">
        <w:rPr>
          <w:sz w:val="24"/>
          <w:szCs w:val="24"/>
        </w:rPr>
        <w:t xml:space="preserve">. </w:t>
      </w:r>
    </w:p>
    <w:p w14:paraId="1410F1AA" w14:textId="77777777" w:rsidR="00CE0DDA" w:rsidRPr="007B734F" w:rsidRDefault="00CE0DDA" w:rsidP="00204453">
      <w:pPr>
        <w:pStyle w:val="Odsekzoznamu"/>
        <w:numPr>
          <w:ilvl w:val="0"/>
          <w:numId w:val="50"/>
        </w:numPr>
        <w:spacing w:after="0"/>
        <w:rPr>
          <w:sz w:val="24"/>
          <w:szCs w:val="24"/>
        </w:rPr>
      </w:pPr>
      <w:r w:rsidRPr="007B734F">
        <w:rPr>
          <w:sz w:val="24"/>
          <w:szCs w:val="24"/>
        </w:rPr>
        <w:t xml:space="preserve">Korene sa zbierajú buď na jar pred zakvitnutím, alebo na jeseň pred zimou. Vtedy je v nich najväčšia sila. </w:t>
      </w:r>
    </w:p>
    <w:p w14:paraId="63D15547" w14:textId="77777777" w:rsidR="007B734F" w:rsidRDefault="007B734F" w:rsidP="007B734F">
      <w:pPr>
        <w:spacing w:after="0"/>
        <w:contextualSpacing/>
        <w:rPr>
          <w:b/>
          <w:sz w:val="24"/>
          <w:szCs w:val="24"/>
        </w:rPr>
      </w:pPr>
    </w:p>
    <w:p w14:paraId="6913D521" w14:textId="27A0EDD9" w:rsidR="00E8405C" w:rsidRPr="007B734F" w:rsidRDefault="00E8405C" w:rsidP="007B734F">
      <w:pPr>
        <w:spacing w:after="0"/>
        <w:contextualSpacing/>
        <w:rPr>
          <w:b/>
          <w:sz w:val="24"/>
          <w:szCs w:val="24"/>
        </w:rPr>
      </w:pPr>
      <w:r w:rsidRPr="007B734F">
        <w:rPr>
          <w:b/>
          <w:sz w:val="24"/>
          <w:szCs w:val="24"/>
        </w:rPr>
        <w:t>Čo obsahuje?</w:t>
      </w:r>
    </w:p>
    <w:p w14:paraId="38E4530B" w14:textId="7B1304F8" w:rsidR="00E21991" w:rsidRDefault="007774D7" w:rsidP="007B734F">
      <w:pPr>
        <w:spacing w:after="0"/>
        <w:contextualSpacing/>
        <w:rPr>
          <w:sz w:val="24"/>
          <w:szCs w:val="24"/>
        </w:rPr>
      </w:pPr>
      <w:r w:rsidRPr="007B734F">
        <w:rPr>
          <w:sz w:val="24"/>
          <w:szCs w:val="24"/>
        </w:rPr>
        <w:t>Okrem vitamínu C,</w:t>
      </w:r>
      <w:r w:rsidR="00E21991" w:rsidRPr="007B734F">
        <w:rPr>
          <w:sz w:val="24"/>
          <w:szCs w:val="24"/>
        </w:rPr>
        <w:t> D</w:t>
      </w:r>
      <w:r w:rsidRPr="007B734F">
        <w:rPr>
          <w:sz w:val="24"/>
          <w:szCs w:val="24"/>
        </w:rPr>
        <w:t xml:space="preserve"> a draslíka</w:t>
      </w:r>
      <w:r w:rsidR="00E21991" w:rsidRPr="007B734F">
        <w:rPr>
          <w:sz w:val="24"/>
          <w:szCs w:val="24"/>
        </w:rPr>
        <w:t xml:space="preserve"> je púpava veľkým zdrojom vitamínu A, ktorý potrebujeme pre </w:t>
      </w:r>
      <w:r w:rsidR="00301100" w:rsidRPr="007B734F">
        <w:rPr>
          <w:sz w:val="24"/>
          <w:szCs w:val="24"/>
        </w:rPr>
        <w:t>svoj</w:t>
      </w:r>
      <w:r w:rsidR="00E21991" w:rsidRPr="007B734F">
        <w:rPr>
          <w:sz w:val="24"/>
          <w:szCs w:val="24"/>
        </w:rPr>
        <w:t xml:space="preserve"> rast, bunkový vývoj, dobrý zrak a imunitu. Dennú dávku (5</w:t>
      </w:r>
      <w:r w:rsidR="00D10821" w:rsidRPr="007B734F">
        <w:rPr>
          <w:sz w:val="24"/>
          <w:szCs w:val="24"/>
        </w:rPr>
        <w:t xml:space="preserve"> </w:t>
      </w:r>
      <w:r w:rsidR="00E21991" w:rsidRPr="007B734F">
        <w:rPr>
          <w:sz w:val="24"/>
          <w:szCs w:val="24"/>
        </w:rPr>
        <w:t xml:space="preserve">000 </w:t>
      </w:r>
      <w:commentRangeStart w:id="52"/>
      <w:commentRangeStart w:id="53"/>
      <w:r w:rsidR="00E21991" w:rsidRPr="007B734F">
        <w:rPr>
          <w:sz w:val="24"/>
          <w:szCs w:val="24"/>
        </w:rPr>
        <w:t>U.</w:t>
      </w:r>
      <w:r w:rsidR="00D10821" w:rsidRPr="007B734F">
        <w:rPr>
          <w:sz w:val="24"/>
          <w:szCs w:val="24"/>
        </w:rPr>
        <w:t xml:space="preserve"> </w:t>
      </w:r>
      <w:r w:rsidR="00E21991" w:rsidRPr="007B734F">
        <w:rPr>
          <w:sz w:val="24"/>
          <w:szCs w:val="24"/>
        </w:rPr>
        <w:t xml:space="preserve">I. </w:t>
      </w:r>
      <w:commentRangeEnd w:id="52"/>
      <w:r w:rsidR="00B92127">
        <w:rPr>
          <w:rStyle w:val="Odkaznakomentr"/>
        </w:rPr>
        <w:commentReference w:id="52"/>
      </w:r>
      <w:commentRangeEnd w:id="53"/>
      <w:r w:rsidR="00EE3840">
        <w:rPr>
          <w:rStyle w:val="Odkaznakomentr"/>
        </w:rPr>
        <w:commentReference w:id="53"/>
      </w:r>
      <w:r w:rsidR="00E21991" w:rsidRPr="007B734F">
        <w:rPr>
          <w:sz w:val="24"/>
          <w:szCs w:val="24"/>
        </w:rPr>
        <w:t xml:space="preserve">pre dospelú osobu) môžeme získať, keď do jedla pridáme iba pol šálky púpavových listov. </w:t>
      </w:r>
    </w:p>
    <w:p w14:paraId="23B289D8" w14:textId="77777777" w:rsidR="00B92127" w:rsidRPr="007B734F" w:rsidRDefault="00B92127" w:rsidP="007B734F">
      <w:pPr>
        <w:spacing w:after="0"/>
        <w:contextualSpacing/>
        <w:rPr>
          <w:sz w:val="24"/>
          <w:szCs w:val="24"/>
        </w:rPr>
      </w:pPr>
    </w:p>
    <w:p w14:paraId="2A5290BC" w14:textId="5ED093AE" w:rsidR="00E21991" w:rsidRPr="007B734F" w:rsidRDefault="00B42082" w:rsidP="007B734F">
      <w:pPr>
        <w:spacing w:after="0"/>
        <w:contextualSpacing/>
        <w:rPr>
          <w:sz w:val="24"/>
          <w:szCs w:val="24"/>
        </w:rPr>
      </w:pPr>
      <w:r w:rsidRPr="007B734F">
        <w:rPr>
          <w:sz w:val="24"/>
          <w:szCs w:val="24"/>
        </w:rPr>
        <w:t>N</w:t>
      </w:r>
      <w:r w:rsidR="00E21991" w:rsidRPr="007B734F">
        <w:rPr>
          <w:sz w:val="24"/>
          <w:szCs w:val="24"/>
        </w:rPr>
        <w:t>ajdôležitejš</w:t>
      </w:r>
      <w:r w:rsidRPr="007B734F">
        <w:rPr>
          <w:sz w:val="24"/>
          <w:szCs w:val="24"/>
        </w:rPr>
        <w:t>ou</w:t>
      </w:r>
      <w:r w:rsidR="00E21991" w:rsidRPr="007B734F">
        <w:rPr>
          <w:sz w:val="24"/>
          <w:szCs w:val="24"/>
        </w:rPr>
        <w:t xml:space="preserve"> zložk</w:t>
      </w:r>
      <w:r w:rsidRPr="007B734F">
        <w:rPr>
          <w:sz w:val="24"/>
          <w:szCs w:val="24"/>
        </w:rPr>
        <w:t>ou</w:t>
      </w:r>
      <w:r w:rsidR="00E21991" w:rsidRPr="007B734F">
        <w:rPr>
          <w:sz w:val="24"/>
          <w:szCs w:val="24"/>
        </w:rPr>
        <w:t xml:space="preserve"> sú </w:t>
      </w:r>
      <w:r w:rsidRPr="007B734F">
        <w:rPr>
          <w:sz w:val="24"/>
          <w:szCs w:val="24"/>
        </w:rPr>
        <w:t xml:space="preserve">však </w:t>
      </w:r>
      <w:r w:rsidR="00E21991" w:rsidRPr="007B734F">
        <w:rPr>
          <w:b/>
          <w:sz w:val="24"/>
          <w:szCs w:val="24"/>
        </w:rPr>
        <w:t>horčiny</w:t>
      </w:r>
      <w:r w:rsidR="00E21991" w:rsidRPr="007B734F">
        <w:rPr>
          <w:sz w:val="24"/>
          <w:szCs w:val="24"/>
        </w:rPr>
        <w:t>. V našej slovenskej strav</w:t>
      </w:r>
      <w:r w:rsidR="00282294" w:rsidRPr="007B734F">
        <w:rPr>
          <w:sz w:val="24"/>
          <w:szCs w:val="24"/>
        </w:rPr>
        <w:t>e</w:t>
      </w:r>
      <w:r w:rsidR="00E21991" w:rsidRPr="007B734F">
        <w:rPr>
          <w:sz w:val="24"/>
          <w:szCs w:val="24"/>
        </w:rPr>
        <w:t xml:space="preserve"> ich máme žalostne málo. Ľudia s</w:t>
      </w:r>
      <w:r w:rsidR="00282294" w:rsidRPr="007B734F">
        <w:rPr>
          <w:sz w:val="24"/>
          <w:szCs w:val="24"/>
        </w:rPr>
        <w:t>ú</w:t>
      </w:r>
      <w:r w:rsidR="00E21991" w:rsidRPr="007B734F">
        <w:rPr>
          <w:sz w:val="24"/>
          <w:szCs w:val="24"/>
        </w:rPr>
        <w:t xml:space="preserve"> navyknutí na sladké, slané či kyslé chute, ktorých následkom sú tráviace problémy, nafukovanie či hnačka. Horčiny nám pomáhajú zvýšiť produkci</w:t>
      </w:r>
      <w:r w:rsidRPr="007B734F">
        <w:rPr>
          <w:sz w:val="24"/>
          <w:szCs w:val="24"/>
        </w:rPr>
        <w:t>u</w:t>
      </w:r>
      <w:r w:rsidR="00E21991" w:rsidRPr="007B734F">
        <w:rPr>
          <w:sz w:val="24"/>
          <w:szCs w:val="24"/>
        </w:rPr>
        <w:t xml:space="preserve"> tráviacich enzýmov a žalúdočných kyselín, vyplavovať žlč</w:t>
      </w:r>
      <w:r w:rsidR="00407A3F" w:rsidRPr="007B734F">
        <w:rPr>
          <w:sz w:val="24"/>
          <w:szCs w:val="24"/>
        </w:rPr>
        <w:t xml:space="preserve"> a podporovať činnosť pečene. </w:t>
      </w:r>
    </w:p>
    <w:p w14:paraId="0D900312" w14:textId="77777777" w:rsidR="00616E6B" w:rsidRDefault="00616E6B" w:rsidP="007B734F">
      <w:pPr>
        <w:spacing w:after="0"/>
        <w:contextualSpacing/>
        <w:rPr>
          <w:b/>
          <w:sz w:val="24"/>
          <w:szCs w:val="24"/>
        </w:rPr>
      </w:pPr>
    </w:p>
    <w:p w14:paraId="3C873791" w14:textId="4F125692" w:rsidR="00E8405C" w:rsidRPr="007B734F" w:rsidRDefault="00E8405C" w:rsidP="00616E6B">
      <w:pPr>
        <w:spacing w:after="0"/>
        <w:contextualSpacing/>
        <w:rPr>
          <w:b/>
          <w:sz w:val="24"/>
          <w:szCs w:val="24"/>
        </w:rPr>
      </w:pPr>
      <w:r w:rsidRPr="007B734F">
        <w:rPr>
          <w:b/>
          <w:sz w:val="24"/>
          <w:szCs w:val="24"/>
        </w:rPr>
        <w:t xml:space="preserve">Pri akých problémoch </w:t>
      </w:r>
      <w:r w:rsidR="00301100" w:rsidRPr="007B734F">
        <w:rPr>
          <w:b/>
          <w:sz w:val="24"/>
          <w:szCs w:val="24"/>
        </w:rPr>
        <w:t>v</w:t>
      </w:r>
      <w:r w:rsidRPr="007B734F">
        <w:rPr>
          <w:b/>
          <w:sz w:val="24"/>
          <w:szCs w:val="24"/>
        </w:rPr>
        <w:t>ám pomôže?</w:t>
      </w:r>
    </w:p>
    <w:p w14:paraId="2A6B8327" w14:textId="6ACC3C58" w:rsidR="00E8405C" w:rsidRPr="007B734F" w:rsidRDefault="00407A3F" w:rsidP="00616E6B">
      <w:pPr>
        <w:spacing w:after="0"/>
        <w:contextualSpacing/>
        <w:rPr>
          <w:sz w:val="24"/>
          <w:szCs w:val="24"/>
        </w:rPr>
      </w:pPr>
      <w:r w:rsidRPr="007B734F">
        <w:rPr>
          <w:sz w:val="24"/>
          <w:szCs w:val="24"/>
        </w:rPr>
        <w:t xml:space="preserve">Ak máte problémy so žlčníkom alebo </w:t>
      </w:r>
      <w:r w:rsidR="00301100" w:rsidRPr="007B734F">
        <w:rPr>
          <w:sz w:val="24"/>
          <w:szCs w:val="24"/>
        </w:rPr>
        <w:t xml:space="preserve">s </w:t>
      </w:r>
      <w:r w:rsidRPr="007B734F">
        <w:rPr>
          <w:sz w:val="24"/>
          <w:szCs w:val="24"/>
        </w:rPr>
        <w:t xml:space="preserve">pečeňou, tak toto je </w:t>
      </w:r>
      <w:r w:rsidR="00301100" w:rsidRPr="007B734F">
        <w:rPr>
          <w:sz w:val="24"/>
          <w:szCs w:val="24"/>
        </w:rPr>
        <w:t>v</w:t>
      </w:r>
      <w:r w:rsidRPr="007B734F">
        <w:rPr>
          <w:sz w:val="24"/>
          <w:szCs w:val="24"/>
        </w:rPr>
        <w:t>aš</w:t>
      </w:r>
      <w:r w:rsidR="001C3C3C" w:rsidRPr="007B734F">
        <w:rPr>
          <w:sz w:val="24"/>
          <w:szCs w:val="24"/>
        </w:rPr>
        <w:t>a</w:t>
      </w:r>
      <w:r w:rsidRPr="007B734F">
        <w:rPr>
          <w:sz w:val="24"/>
          <w:szCs w:val="24"/>
        </w:rPr>
        <w:t xml:space="preserve"> bylinka č. 1!</w:t>
      </w:r>
    </w:p>
    <w:p w14:paraId="649832F1" w14:textId="0CF525ED" w:rsidR="00616E6B" w:rsidRDefault="00407A3F" w:rsidP="00616E6B">
      <w:pPr>
        <w:spacing w:after="0"/>
        <w:contextualSpacing/>
        <w:rPr>
          <w:sz w:val="24"/>
          <w:szCs w:val="24"/>
        </w:rPr>
      </w:pPr>
      <w:r w:rsidRPr="007B734F">
        <w:rPr>
          <w:sz w:val="24"/>
          <w:szCs w:val="24"/>
        </w:rPr>
        <w:t>Pri chronickom zápale pečene (hepatitíde) je vhodné zjesť 5</w:t>
      </w:r>
      <w:r w:rsidR="006908E9">
        <w:rPr>
          <w:sz w:val="24"/>
          <w:szCs w:val="24"/>
        </w:rPr>
        <w:t xml:space="preserve"> </w:t>
      </w:r>
      <w:r w:rsidR="006908E9">
        <w:t xml:space="preserve">– </w:t>
      </w:r>
      <w:r w:rsidRPr="007B734F">
        <w:rPr>
          <w:sz w:val="24"/>
          <w:szCs w:val="24"/>
        </w:rPr>
        <w:t xml:space="preserve">6 čerstvých kúskov stonky púpavy. Cukrovkári by mali denne pomaly žuť až 10 kusov stoniek po celý čas, kým púpava kvitne. </w:t>
      </w:r>
      <w:r w:rsidR="00D9487F" w:rsidRPr="007B734F">
        <w:rPr>
          <w:sz w:val="24"/>
          <w:szCs w:val="24"/>
        </w:rPr>
        <w:t>Chcete schudnúť či pribra</w:t>
      </w:r>
      <w:r w:rsidR="00022610" w:rsidRPr="007B734F">
        <w:rPr>
          <w:sz w:val="24"/>
          <w:szCs w:val="24"/>
        </w:rPr>
        <w:t xml:space="preserve">ť? Púpava podporí </w:t>
      </w:r>
      <w:r w:rsidR="00301100" w:rsidRPr="007B734F">
        <w:rPr>
          <w:sz w:val="24"/>
          <w:szCs w:val="24"/>
        </w:rPr>
        <w:t>v</w:t>
      </w:r>
      <w:r w:rsidR="00022610" w:rsidRPr="007B734F">
        <w:rPr>
          <w:sz w:val="24"/>
          <w:szCs w:val="24"/>
        </w:rPr>
        <w:t>aše trávenie a</w:t>
      </w:r>
      <w:r w:rsidR="00D9487F" w:rsidRPr="007B734F">
        <w:rPr>
          <w:sz w:val="24"/>
          <w:szCs w:val="24"/>
        </w:rPr>
        <w:t xml:space="preserve"> pomôže </w:t>
      </w:r>
      <w:r w:rsidR="00301100" w:rsidRPr="007B734F">
        <w:rPr>
          <w:sz w:val="24"/>
          <w:szCs w:val="24"/>
        </w:rPr>
        <w:t>v</w:t>
      </w:r>
      <w:r w:rsidR="00D9487F" w:rsidRPr="007B734F">
        <w:rPr>
          <w:sz w:val="24"/>
          <w:szCs w:val="24"/>
        </w:rPr>
        <w:t>ašej črevnej flóre uzdraviť</w:t>
      </w:r>
      <w:r w:rsidR="006E5130" w:rsidRPr="007B734F">
        <w:rPr>
          <w:sz w:val="24"/>
          <w:szCs w:val="24"/>
        </w:rPr>
        <w:t xml:space="preserve"> </w:t>
      </w:r>
      <w:commentRangeStart w:id="54"/>
      <w:commentRangeStart w:id="55"/>
      <w:r w:rsidR="006E5130" w:rsidRPr="007B734F">
        <w:rPr>
          <w:sz w:val="24"/>
          <w:szCs w:val="24"/>
        </w:rPr>
        <w:t>sa</w:t>
      </w:r>
      <w:commentRangeEnd w:id="54"/>
      <w:r w:rsidR="006E5130" w:rsidRPr="007B734F">
        <w:rPr>
          <w:rStyle w:val="Odkaznakomentr"/>
          <w:sz w:val="24"/>
          <w:szCs w:val="24"/>
        </w:rPr>
        <w:commentReference w:id="54"/>
      </w:r>
      <w:commentRangeEnd w:id="55"/>
      <w:r w:rsidR="00301100" w:rsidRPr="007B734F">
        <w:rPr>
          <w:rStyle w:val="Odkaznakomentr"/>
          <w:sz w:val="24"/>
          <w:szCs w:val="24"/>
        </w:rPr>
        <w:commentReference w:id="55"/>
      </w:r>
      <w:r w:rsidR="00022610" w:rsidRPr="007B734F">
        <w:rPr>
          <w:sz w:val="24"/>
          <w:szCs w:val="24"/>
        </w:rPr>
        <w:t xml:space="preserve">. </w:t>
      </w:r>
    </w:p>
    <w:p w14:paraId="6A95161E" w14:textId="77777777" w:rsidR="00616E6B" w:rsidRDefault="00616E6B" w:rsidP="00616E6B">
      <w:pPr>
        <w:spacing w:after="0"/>
        <w:contextualSpacing/>
        <w:rPr>
          <w:b/>
          <w:sz w:val="24"/>
          <w:szCs w:val="24"/>
        </w:rPr>
      </w:pPr>
    </w:p>
    <w:p w14:paraId="21566F8F" w14:textId="75FDE0C9" w:rsidR="00E54357" w:rsidRDefault="006F5510" w:rsidP="00616E6B">
      <w:pPr>
        <w:spacing w:after="0"/>
        <w:contextualSpacing/>
        <w:rPr>
          <w:b/>
          <w:sz w:val="24"/>
          <w:szCs w:val="24"/>
        </w:rPr>
      </w:pPr>
      <w:r w:rsidRPr="00612AAE">
        <w:rPr>
          <w:b/>
          <w:sz w:val="24"/>
          <w:szCs w:val="24"/>
        </w:rPr>
        <w:t>T</w:t>
      </w:r>
      <w:r w:rsidR="00E54357" w:rsidRPr="00612AAE">
        <w:rPr>
          <w:b/>
          <w:sz w:val="24"/>
          <w:szCs w:val="24"/>
        </w:rPr>
        <w:t>ipy na najlepšie využitie</w:t>
      </w:r>
    </w:p>
    <w:p w14:paraId="27A57389" w14:textId="77777777" w:rsidR="00802044" w:rsidRPr="00616E6B" w:rsidRDefault="00802044" w:rsidP="00616E6B">
      <w:pPr>
        <w:spacing w:after="0"/>
        <w:contextualSpacing/>
        <w:rPr>
          <w:sz w:val="24"/>
          <w:szCs w:val="24"/>
        </w:rPr>
      </w:pPr>
    </w:p>
    <w:p w14:paraId="7763BA0B" w14:textId="77777777" w:rsidR="00802044" w:rsidRDefault="00E54357" w:rsidP="00802044">
      <w:pPr>
        <w:pStyle w:val="Odsekzoznamu"/>
        <w:numPr>
          <w:ilvl w:val="0"/>
          <w:numId w:val="3"/>
        </w:numPr>
        <w:spacing w:after="0"/>
        <w:ind w:left="426"/>
        <w:rPr>
          <w:sz w:val="24"/>
          <w:szCs w:val="24"/>
        </w:rPr>
      </w:pPr>
      <w:r w:rsidRPr="00802044">
        <w:rPr>
          <w:b/>
          <w:sz w:val="24"/>
          <w:szCs w:val="24"/>
        </w:rPr>
        <w:t>Púpavové listy sú najvhodnejšie na priame použitie</w:t>
      </w:r>
      <w:r w:rsidR="00D4734B" w:rsidRPr="00802044">
        <w:rPr>
          <w:b/>
          <w:sz w:val="24"/>
          <w:szCs w:val="24"/>
        </w:rPr>
        <w:t xml:space="preserve">. </w:t>
      </w:r>
      <w:r w:rsidR="00D4734B" w:rsidRPr="00612AAE">
        <w:rPr>
          <w:sz w:val="24"/>
          <w:szCs w:val="24"/>
        </w:rPr>
        <w:t xml:space="preserve">Varením sa síce ich horkosť stráca, ale aj podiel ich vitamínov a enzýmov. Do varených jedál ich odporúčam </w:t>
      </w:r>
      <w:r w:rsidR="00282294" w:rsidRPr="00612AAE">
        <w:rPr>
          <w:sz w:val="24"/>
          <w:szCs w:val="24"/>
        </w:rPr>
        <w:t xml:space="preserve">teda </w:t>
      </w:r>
      <w:r w:rsidR="00D4734B" w:rsidRPr="00612AAE">
        <w:rPr>
          <w:sz w:val="24"/>
          <w:szCs w:val="24"/>
        </w:rPr>
        <w:t xml:space="preserve">pridávať až nakoniec.  </w:t>
      </w:r>
    </w:p>
    <w:p w14:paraId="3C9911A8" w14:textId="77777777" w:rsidR="00802044" w:rsidRDefault="00802044" w:rsidP="00802044">
      <w:pPr>
        <w:pStyle w:val="Odsekzoznamu"/>
        <w:spacing w:after="0"/>
        <w:ind w:left="426"/>
        <w:rPr>
          <w:b/>
          <w:sz w:val="24"/>
          <w:szCs w:val="24"/>
        </w:rPr>
      </w:pPr>
    </w:p>
    <w:p w14:paraId="1B36807C" w14:textId="47E523BE" w:rsidR="00616E6B" w:rsidRPr="00802044" w:rsidRDefault="00E54357" w:rsidP="00802044">
      <w:pPr>
        <w:pStyle w:val="Odsekzoznamu"/>
        <w:spacing w:after="0"/>
        <w:ind w:left="426"/>
        <w:rPr>
          <w:sz w:val="24"/>
          <w:szCs w:val="24"/>
        </w:rPr>
      </w:pPr>
      <w:r w:rsidRPr="00802044">
        <w:rPr>
          <w:sz w:val="24"/>
          <w:szCs w:val="24"/>
        </w:rPr>
        <w:t>Ich výhodou je, že rastú prakticky celoročne. V ružiciach, ktoré tvoria, si vyberajte mladé</w:t>
      </w:r>
      <w:r w:rsidR="00301100" w:rsidRPr="00802044">
        <w:rPr>
          <w:sz w:val="24"/>
          <w:szCs w:val="24"/>
        </w:rPr>
        <w:t>,</w:t>
      </w:r>
      <w:r w:rsidRPr="00802044">
        <w:rPr>
          <w:sz w:val="24"/>
          <w:szCs w:val="24"/>
        </w:rPr>
        <w:t xml:space="preserve"> menšie lístky zo stredu</w:t>
      </w:r>
      <w:r w:rsidR="00282294" w:rsidRPr="00802044">
        <w:rPr>
          <w:sz w:val="24"/>
          <w:szCs w:val="24"/>
        </w:rPr>
        <w:t>, sú menej horké</w:t>
      </w:r>
      <w:r w:rsidRPr="00802044">
        <w:rPr>
          <w:sz w:val="24"/>
          <w:szCs w:val="24"/>
        </w:rPr>
        <w:t xml:space="preserve">. </w:t>
      </w:r>
      <w:r w:rsidR="00D4734B" w:rsidRPr="00802044">
        <w:rPr>
          <w:sz w:val="24"/>
          <w:szCs w:val="24"/>
        </w:rPr>
        <w:t>Samozrejme</w:t>
      </w:r>
      <w:r w:rsidR="00D97FDD" w:rsidRPr="00802044">
        <w:rPr>
          <w:sz w:val="24"/>
          <w:szCs w:val="24"/>
        </w:rPr>
        <w:t>,</w:t>
      </w:r>
      <w:r w:rsidR="00D4734B" w:rsidRPr="00802044">
        <w:rPr>
          <w:sz w:val="24"/>
          <w:szCs w:val="24"/>
        </w:rPr>
        <w:t xml:space="preserve"> môžete </w:t>
      </w:r>
      <w:r w:rsidR="00D97FDD" w:rsidRPr="00802044">
        <w:rPr>
          <w:sz w:val="24"/>
          <w:szCs w:val="24"/>
        </w:rPr>
        <w:t xml:space="preserve">ich </w:t>
      </w:r>
      <w:r w:rsidR="00D4734B" w:rsidRPr="00802044">
        <w:rPr>
          <w:sz w:val="24"/>
          <w:szCs w:val="24"/>
        </w:rPr>
        <w:t>pridať do smoothie, ale nám sa najlepšie osvedčili ako základ v šalátoch. Ich jemne nahorkastú chuť zjemníte napr</w:t>
      </w:r>
      <w:r w:rsidR="00282294" w:rsidRPr="00802044">
        <w:rPr>
          <w:sz w:val="24"/>
          <w:szCs w:val="24"/>
        </w:rPr>
        <w:t>íklad</w:t>
      </w:r>
      <w:r w:rsidR="00D4734B" w:rsidRPr="00802044">
        <w:rPr>
          <w:sz w:val="24"/>
          <w:szCs w:val="24"/>
        </w:rPr>
        <w:t xml:space="preserve"> horčicovo-medovým dresingom. </w:t>
      </w:r>
    </w:p>
    <w:p w14:paraId="4ADB88A2" w14:textId="77777777" w:rsidR="00616E6B" w:rsidRDefault="00616E6B" w:rsidP="00616E6B">
      <w:pPr>
        <w:spacing w:after="0"/>
        <w:contextualSpacing/>
        <w:rPr>
          <w:b/>
          <w:sz w:val="24"/>
          <w:szCs w:val="24"/>
          <w:highlight w:val="magenta"/>
        </w:rPr>
      </w:pPr>
    </w:p>
    <w:p w14:paraId="0623A2A6" w14:textId="1A97C133" w:rsidR="00877591" w:rsidRPr="00616E6B" w:rsidRDefault="00877591" w:rsidP="00616E6B">
      <w:pPr>
        <w:spacing w:after="0"/>
        <w:contextualSpacing/>
        <w:rPr>
          <w:sz w:val="24"/>
          <w:szCs w:val="24"/>
        </w:rPr>
      </w:pPr>
      <w:r w:rsidRPr="00616E6B">
        <w:rPr>
          <w:b/>
          <w:sz w:val="24"/>
          <w:szCs w:val="24"/>
          <w:highlight w:val="magenta"/>
        </w:rPr>
        <w:t>Proteínový púpavový šalát s cícerom a vajíčkom</w:t>
      </w:r>
    </w:p>
    <w:p w14:paraId="7551A5D8" w14:textId="77777777" w:rsidR="00616E6B" w:rsidRDefault="00616E6B" w:rsidP="00616E6B">
      <w:pPr>
        <w:spacing w:after="0"/>
        <w:contextualSpacing/>
        <w:rPr>
          <w:sz w:val="24"/>
          <w:szCs w:val="24"/>
        </w:rPr>
      </w:pPr>
    </w:p>
    <w:p w14:paraId="202372A7" w14:textId="01F8C3BE" w:rsidR="00877591" w:rsidRPr="00616E6B" w:rsidRDefault="00616E6B" w:rsidP="00616E6B">
      <w:pPr>
        <w:spacing w:after="0"/>
        <w:contextualSpacing/>
        <w:rPr>
          <w:b/>
          <w:sz w:val="24"/>
          <w:szCs w:val="24"/>
        </w:rPr>
      </w:pPr>
      <w:r w:rsidRPr="00616E6B">
        <w:rPr>
          <w:b/>
          <w:sz w:val="24"/>
          <w:szCs w:val="24"/>
        </w:rPr>
        <w:t>Potrebuje</w:t>
      </w:r>
      <w:r w:rsidR="006B4615">
        <w:rPr>
          <w:b/>
          <w:sz w:val="24"/>
          <w:szCs w:val="24"/>
        </w:rPr>
        <w:t>t</w:t>
      </w:r>
      <w:r w:rsidRPr="00616E6B">
        <w:rPr>
          <w:b/>
          <w:sz w:val="24"/>
          <w:szCs w:val="24"/>
        </w:rPr>
        <w:t>e:</w:t>
      </w:r>
    </w:p>
    <w:p w14:paraId="0AF23AED" w14:textId="77777777" w:rsidR="00877591" w:rsidRPr="00612AAE" w:rsidRDefault="00877591" w:rsidP="00616E6B">
      <w:pPr>
        <w:spacing w:after="0"/>
        <w:contextualSpacing/>
        <w:rPr>
          <w:sz w:val="24"/>
          <w:szCs w:val="24"/>
        </w:rPr>
      </w:pPr>
      <w:r w:rsidRPr="00612AAE">
        <w:rPr>
          <w:sz w:val="24"/>
          <w:szCs w:val="24"/>
        </w:rPr>
        <w:t>1 veľkú hrsť menších púpavových listov</w:t>
      </w:r>
    </w:p>
    <w:p w14:paraId="09CB49CD" w14:textId="2AED5F67" w:rsidR="00877591" w:rsidRPr="00612AAE" w:rsidRDefault="00301100" w:rsidP="00616E6B">
      <w:pPr>
        <w:spacing w:after="0"/>
        <w:contextualSpacing/>
        <w:rPr>
          <w:sz w:val="24"/>
          <w:szCs w:val="24"/>
        </w:rPr>
      </w:pPr>
      <w:r>
        <w:rPr>
          <w:sz w:val="24"/>
          <w:szCs w:val="24"/>
        </w:rPr>
        <w:t>p</w:t>
      </w:r>
      <w:r w:rsidR="00877591" w:rsidRPr="00612AAE">
        <w:rPr>
          <w:sz w:val="24"/>
          <w:szCs w:val="24"/>
        </w:rPr>
        <w:t xml:space="preserve">ár lístkov </w:t>
      </w:r>
      <w:r w:rsidR="00AD0106">
        <w:rPr>
          <w:sz w:val="24"/>
          <w:szCs w:val="24"/>
        </w:rPr>
        <w:t xml:space="preserve">cesnaku </w:t>
      </w:r>
      <w:r w:rsidR="00877591" w:rsidRPr="00612AAE">
        <w:rPr>
          <w:sz w:val="24"/>
          <w:szCs w:val="24"/>
        </w:rPr>
        <w:t>medvedieho (alebo iných jedlých byliniek podľa sezóny)</w:t>
      </w:r>
    </w:p>
    <w:p w14:paraId="56DAFDAF" w14:textId="77777777" w:rsidR="00877591" w:rsidRPr="00612AAE" w:rsidRDefault="00877591" w:rsidP="00616E6B">
      <w:pPr>
        <w:spacing w:after="0"/>
        <w:contextualSpacing/>
        <w:rPr>
          <w:sz w:val="24"/>
          <w:szCs w:val="24"/>
        </w:rPr>
      </w:pPr>
      <w:r w:rsidRPr="00612AAE">
        <w:rPr>
          <w:sz w:val="24"/>
          <w:szCs w:val="24"/>
        </w:rPr>
        <w:t xml:space="preserve">4 </w:t>
      </w:r>
      <w:proofErr w:type="spellStart"/>
      <w:r w:rsidRPr="00612AAE">
        <w:rPr>
          <w:sz w:val="24"/>
          <w:szCs w:val="24"/>
        </w:rPr>
        <w:t>cherry</w:t>
      </w:r>
      <w:proofErr w:type="spellEnd"/>
      <w:r w:rsidRPr="00612AAE">
        <w:rPr>
          <w:sz w:val="24"/>
          <w:szCs w:val="24"/>
        </w:rPr>
        <w:t xml:space="preserve"> paradajky</w:t>
      </w:r>
    </w:p>
    <w:p w14:paraId="2A4315F7" w14:textId="33F09727" w:rsidR="00877591" w:rsidRPr="00612AAE" w:rsidRDefault="006C1C16" w:rsidP="00616E6B">
      <w:pPr>
        <w:spacing w:after="0"/>
        <w:contextualSpacing/>
        <w:rPr>
          <w:sz w:val="24"/>
          <w:szCs w:val="24"/>
        </w:rPr>
      </w:pPr>
      <w:r>
        <w:rPr>
          <w:sz w:val="24"/>
          <w:szCs w:val="24"/>
        </w:rPr>
        <w:t>1/2</w:t>
      </w:r>
      <w:r w:rsidR="00877591" w:rsidRPr="00612AAE">
        <w:rPr>
          <w:sz w:val="24"/>
          <w:szCs w:val="24"/>
        </w:rPr>
        <w:t xml:space="preserve"> hrnčeka uvareného cíceru</w:t>
      </w:r>
    </w:p>
    <w:p w14:paraId="6AAE7414" w14:textId="77777777" w:rsidR="00877591" w:rsidRPr="00612AAE" w:rsidRDefault="00877591" w:rsidP="00616E6B">
      <w:pPr>
        <w:spacing w:after="0"/>
        <w:contextualSpacing/>
        <w:rPr>
          <w:sz w:val="24"/>
          <w:szCs w:val="24"/>
        </w:rPr>
      </w:pPr>
      <w:r w:rsidRPr="00612AAE">
        <w:rPr>
          <w:sz w:val="24"/>
          <w:szCs w:val="24"/>
        </w:rPr>
        <w:t>1 natvrdo uvarené vajíčko</w:t>
      </w:r>
    </w:p>
    <w:p w14:paraId="083D7DBA" w14:textId="77777777" w:rsidR="00616E6B" w:rsidRDefault="00301100" w:rsidP="00616E6B">
      <w:pPr>
        <w:spacing w:after="0"/>
        <w:contextualSpacing/>
        <w:rPr>
          <w:sz w:val="24"/>
          <w:szCs w:val="24"/>
        </w:rPr>
      </w:pPr>
      <w:r>
        <w:rPr>
          <w:sz w:val="24"/>
          <w:szCs w:val="24"/>
        </w:rPr>
        <w:t>s</w:t>
      </w:r>
      <w:r w:rsidR="00877591" w:rsidRPr="00612AAE">
        <w:rPr>
          <w:sz w:val="24"/>
          <w:szCs w:val="24"/>
        </w:rPr>
        <w:t>oľ</w:t>
      </w:r>
    </w:p>
    <w:p w14:paraId="1CB5C67C" w14:textId="15A69B3B" w:rsidR="00616E6B" w:rsidRDefault="00877591" w:rsidP="00616E6B">
      <w:pPr>
        <w:spacing w:after="0"/>
        <w:contextualSpacing/>
        <w:rPr>
          <w:sz w:val="24"/>
          <w:szCs w:val="24"/>
        </w:rPr>
      </w:pPr>
      <w:r w:rsidRPr="00612AAE">
        <w:rPr>
          <w:sz w:val="24"/>
          <w:szCs w:val="24"/>
        </w:rPr>
        <w:t>1 PL citrónovej šťavy</w:t>
      </w:r>
    </w:p>
    <w:p w14:paraId="41A80AD1" w14:textId="3A0CEB90" w:rsidR="00877591" w:rsidRPr="00612AAE" w:rsidRDefault="00877591" w:rsidP="00616E6B">
      <w:pPr>
        <w:spacing w:after="0"/>
        <w:contextualSpacing/>
        <w:rPr>
          <w:sz w:val="24"/>
          <w:szCs w:val="24"/>
        </w:rPr>
      </w:pPr>
      <w:r w:rsidRPr="00612AAE">
        <w:rPr>
          <w:sz w:val="24"/>
          <w:szCs w:val="24"/>
        </w:rPr>
        <w:t>1 PL olivov</w:t>
      </w:r>
      <w:r w:rsidR="00A76C82">
        <w:rPr>
          <w:sz w:val="24"/>
          <w:szCs w:val="24"/>
        </w:rPr>
        <w:t>ého</w:t>
      </w:r>
      <w:r w:rsidRPr="00612AAE">
        <w:rPr>
          <w:sz w:val="24"/>
          <w:szCs w:val="24"/>
        </w:rPr>
        <w:t xml:space="preserve"> olej</w:t>
      </w:r>
      <w:r w:rsidR="00A76C82">
        <w:rPr>
          <w:sz w:val="24"/>
          <w:szCs w:val="24"/>
        </w:rPr>
        <w:t>a</w:t>
      </w:r>
    </w:p>
    <w:p w14:paraId="360F9BB7" w14:textId="77777777" w:rsidR="00616E6B" w:rsidRDefault="00616E6B" w:rsidP="00616E6B">
      <w:pPr>
        <w:spacing w:after="0"/>
        <w:contextualSpacing/>
        <w:rPr>
          <w:sz w:val="24"/>
          <w:szCs w:val="24"/>
        </w:rPr>
      </w:pPr>
    </w:p>
    <w:p w14:paraId="78671B49" w14:textId="7E820D8F" w:rsidR="00616E6B" w:rsidRDefault="00877591" w:rsidP="00802044">
      <w:pPr>
        <w:spacing w:after="0"/>
        <w:contextualSpacing/>
        <w:rPr>
          <w:sz w:val="24"/>
          <w:szCs w:val="24"/>
        </w:rPr>
      </w:pPr>
      <w:r w:rsidRPr="00612AAE">
        <w:rPr>
          <w:sz w:val="24"/>
          <w:szCs w:val="24"/>
        </w:rPr>
        <w:t>Vynikajúcu chuť</w:t>
      </w:r>
      <w:r w:rsidR="00301100">
        <w:rPr>
          <w:sz w:val="24"/>
          <w:szCs w:val="24"/>
        </w:rPr>
        <w:t xml:space="preserve"> dosiahnete aj pridaním klíčkov. J</w:t>
      </w:r>
      <w:r w:rsidRPr="00612AAE">
        <w:rPr>
          <w:sz w:val="24"/>
          <w:szCs w:val="24"/>
        </w:rPr>
        <w:t>a som použila naklíčené slnečnicové semiačka. Výborne sa k šalátu hodí bylinková pizza s rebríčkom a</w:t>
      </w:r>
      <w:r w:rsidR="00301100">
        <w:rPr>
          <w:sz w:val="24"/>
          <w:szCs w:val="24"/>
        </w:rPr>
        <w:t xml:space="preserve"> so </w:t>
      </w:r>
      <w:r w:rsidRPr="00612AAE">
        <w:rPr>
          <w:sz w:val="24"/>
          <w:szCs w:val="24"/>
        </w:rPr>
        <w:t xml:space="preserve">žihľavou (recept </w:t>
      </w:r>
      <w:r w:rsidR="00DD17D1">
        <w:rPr>
          <w:sz w:val="24"/>
          <w:szCs w:val="24"/>
        </w:rPr>
        <w:t xml:space="preserve">na strane </w:t>
      </w:r>
      <w:r w:rsidR="00616E6B">
        <w:rPr>
          <w:sz w:val="24"/>
          <w:szCs w:val="24"/>
          <w:highlight w:val="yellow"/>
        </w:rPr>
        <w:t>XXX</w:t>
      </w:r>
      <w:r w:rsidRPr="001A5FD1">
        <w:rPr>
          <w:sz w:val="24"/>
          <w:szCs w:val="24"/>
          <w:highlight w:val="yellow"/>
        </w:rPr>
        <w:t>).</w:t>
      </w:r>
      <w:r w:rsidRPr="00612AAE">
        <w:rPr>
          <w:sz w:val="24"/>
          <w:szCs w:val="24"/>
        </w:rPr>
        <w:t xml:space="preserve"> </w:t>
      </w:r>
    </w:p>
    <w:p w14:paraId="319F6FB9" w14:textId="77777777" w:rsidR="00616E6B" w:rsidRPr="00612AAE" w:rsidRDefault="00616E6B" w:rsidP="00802044">
      <w:pPr>
        <w:spacing w:after="0"/>
        <w:contextualSpacing/>
        <w:rPr>
          <w:sz w:val="24"/>
          <w:szCs w:val="24"/>
        </w:rPr>
      </w:pPr>
    </w:p>
    <w:p w14:paraId="476C236C" w14:textId="77777777" w:rsidR="00616E6B" w:rsidRPr="00612AAE" w:rsidRDefault="00616E6B" w:rsidP="00802044">
      <w:pPr>
        <w:spacing w:after="0"/>
        <w:contextualSpacing/>
        <w:rPr>
          <w:i/>
          <w:sz w:val="24"/>
          <w:szCs w:val="24"/>
        </w:rPr>
      </w:pPr>
    </w:p>
    <w:p w14:paraId="19009A3D" w14:textId="59F7384E" w:rsidR="00D4734B" w:rsidRPr="00802044" w:rsidRDefault="00D4734B" w:rsidP="00802044">
      <w:pPr>
        <w:pStyle w:val="Odsekzoznamu"/>
        <w:numPr>
          <w:ilvl w:val="0"/>
          <w:numId w:val="3"/>
        </w:numPr>
        <w:spacing w:after="0"/>
        <w:ind w:left="426"/>
        <w:rPr>
          <w:b/>
          <w:sz w:val="24"/>
          <w:szCs w:val="24"/>
        </w:rPr>
      </w:pPr>
      <w:r w:rsidRPr="00802044">
        <w:rPr>
          <w:b/>
          <w:sz w:val="24"/>
          <w:szCs w:val="24"/>
        </w:rPr>
        <w:t>Púpavov</w:t>
      </w:r>
      <w:r w:rsidR="00260C9B" w:rsidRPr="00802044">
        <w:rPr>
          <w:b/>
          <w:sz w:val="24"/>
          <w:szCs w:val="24"/>
        </w:rPr>
        <w:t>é</w:t>
      </w:r>
      <w:r w:rsidRPr="00802044">
        <w:rPr>
          <w:b/>
          <w:sz w:val="24"/>
          <w:szCs w:val="24"/>
        </w:rPr>
        <w:t xml:space="preserve"> </w:t>
      </w:r>
      <w:r w:rsidR="009B5A70" w:rsidRPr="00802044">
        <w:rPr>
          <w:b/>
          <w:sz w:val="24"/>
          <w:szCs w:val="24"/>
        </w:rPr>
        <w:t xml:space="preserve">sladké „medy“ </w:t>
      </w:r>
      <w:r w:rsidRPr="00802044">
        <w:rPr>
          <w:b/>
          <w:sz w:val="24"/>
          <w:szCs w:val="24"/>
        </w:rPr>
        <w:t>na 2 spôsoby</w:t>
      </w:r>
    </w:p>
    <w:p w14:paraId="4729C344" w14:textId="77777777" w:rsidR="00D4734B" w:rsidRPr="00612AAE" w:rsidRDefault="00D4734B" w:rsidP="00802044">
      <w:pPr>
        <w:pStyle w:val="Odsekzoznamu"/>
        <w:spacing w:after="0"/>
        <w:rPr>
          <w:sz w:val="24"/>
          <w:szCs w:val="24"/>
          <w:u w:val="single"/>
        </w:rPr>
      </w:pPr>
    </w:p>
    <w:p w14:paraId="2834EEE2" w14:textId="3173B204" w:rsidR="00D4734B" w:rsidRPr="00802044" w:rsidRDefault="00D4734B" w:rsidP="00802044">
      <w:pPr>
        <w:spacing w:after="0"/>
        <w:contextualSpacing/>
        <w:rPr>
          <w:b/>
          <w:sz w:val="24"/>
          <w:szCs w:val="24"/>
        </w:rPr>
      </w:pPr>
      <w:r w:rsidRPr="00802044">
        <w:rPr>
          <w:b/>
          <w:sz w:val="24"/>
          <w:szCs w:val="24"/>
          <w:highlight w:val="magenta"/>
        </w:rPr>
        <w:t xml:space="preserve">Ako medicína </w:t>
      </w:r>
      <w:r w:rsidR="00802044" w:rsidRPr="00802044">
        <w:rPr>
          <w:b/>
          <w:sz w:val="24"/>
          <w:szCs w:val="24"/>
          <w:highlight w:val="magenta"/>
        </w:rPr>
        <w:t>–</w:t>
      </w:r>
      <w:r w:rsidRPr="00802044">
        <w:rPr>
          <w:b/>
          <w:sz w:val="24"/>
          <w:szCs w:val="24"/>
          <w:highlight w:val="magenta"/>
        </w:rPr>
        <w:t xml:space="preserve"> liek proti kašľu bez varenia</w:t>
      </w:r>
    </w:p>
    <w:p w14:paraId="11BD0C27" w14:textId="2124B5CB" w:rsidR="009B5A70" w:rsidRDefault="009B5A70" w:rsidP="00802044">
      <w:pPr>
        <w:spacing w:after="0"/>
        <w:contextualSpacing/>
        <w:rPr>
          <w:sz w:val="24"/>
          <w:szCs w:val="24"/>
        </w:rPr>
      </w:pPr>
      <w:r w:rsidRPr="00612AAE">
        <w:rPr>
          <w:sz w:val="24"/>
          <w:szCs w:val="24"/>
        </w:rPr>
        <w:t>Med je iba jeden</w:t>
      </w:r>
      <w:r w:rsidR="00301100">
        <w:rPr>
          <w:sz w:val="24"/>
          <w:szCs w:val="24"/>
        </w:rPr>
        <w:t>,</w:t>
      </w:r>
      <w:r w:rsidRPr="00612AAE">
        <w:rPr>
          <w:sz w:val="24"/>
          <w:szCs w:val="24"/>
        </w:rPr>
        <w:t xml:space="preserve"> a to od včielok</w:t>
      </w:r>
      <w:r w:rsidR="007375B6">
        <w:rPr>
          <w:sz w:val="24"/>
          <w:szCs w:val="24"/>
        </w:rPr>
        <w:t>. N</w:t>
      </w:r>
      <w:r w:rsidRPr="00612AAE">
        <w:rPr>
          <w:sz w:val="24"/>
          <w:szCs w:val="24"/>
        </w:rPr>
        <w:t>ič iné by sa nemalo nazývať medom</w:t>
      </w:r>
      <w:r w:rsidR="007375B6">
        <w:rPr>
          <w:sz w:val="24"/>
          <w:szCs w:val="24"/>
        </w:rPr>
        <w:t>.</w:t>
      </w:r>
      <w:r w:rsidRPr="00612AAE">
        <w:rPr>
          <w:sz w:val="24"/>
          <w:szCs w:val="24"/>
        </w:rPr>
        <w:t xml:space="preserve"> Ale tento spôsob má k nemu</w:t>
      </w:r>
      <w:r w:rsidR="00802044" w:rsidRPr="00802044">
        <w:rPr>
          <w:sz w:val="24"/>
          <w:szCs w:val="24"/>
        </w:rPr>
        <w:t xml:space="preserve"> </w:t>
      </w:r>
      <w:r w:rsidR="00802044" w:rsidRPr="00612AAE">
        <w:rPr>
          <w:sz w:val="24"/>
          <w:szCs w:val="24"/>
        </w:rPr>
        <w:t>asi</w:t>
      </w:r>
      <w:r w:rsidRPr="00612AAE">
        <w:rPr>
          <w:sz w:val="24"/>
          <w:szCs w:val="24"/>
        </w:rPr>
        <w:t xml:space="preserve"> najbližšie. Nazbierame si krásne rozkvitnuté kvietky púpav</w:t>
      </w:r>
      <w:r w:rsidR="00282294" w:rsidRPr="00612AAE">
        <w:rPr>
          <w:sz w:val="24"/>
          <w:szCs w:val="24"/>
        </w:rPr>
        <w:t>y</w:t>
      </w:r>
      <w:r w:rsidRPr="00612AAE">
        <w:rPr>
          <w:sz w:val="24"/>
          <w:szCs w:val="24"/>
        </w:rPr>
        <w:t xml:space="preserve"> bez stoni</w:t>
      </w:r>
      <w:r w:rsidR="00F163CD">
        <w:rPr>
          <w:sz w:val="24"/>
          <w:szCs w:val="24"/>
        </w:rPr>
        <w:t>ek. Necháme chvíľu odležať</w:t>
      </w:r>
      <w:r w:rsidRPr="00612AAE">
        <w:rPr>
          <w:sz w:val="24"/>
          <w:szCs w:val="24"/>
        </w:rPr>
        <w:t>, aby mali chrobáčiky možnosť odsťahovať</w:t>
      </w:r>
      <w:r w:rsidR="00F163CD">
        <w:rPr>
          <w:sz w:val="24"/>
          <w:szCs w:val="24"/>
        </w:rPr>
        <w:t xml:space="preserve"> sa</w:t>
      </w:r>
      <w:r w:rsidRPr="00612AAE">
        <w:rPr>
          <w:sz w:val="24"/>
          <w:szCs w:val="24"/>
        </w:rPr>
        <w:t xml:space="preserve">. </w:t>
      </w:r>
      <w:r w:rsidR="00573B82" w:rsidRPr="00612AAE">
        <w:rPr>
          <w:sz w:val="24"/>
          <w:szCs w:val="24"/>
        </w:rPr>
        <w:t xml:space="preserve">Nie však pridlho, aby sa kvietky nezačali zatvárať. Neumývame, keďže vieme, že bylinky </w:t>
      </w:r>
      <w:r w:rsidR="00242839" w:rsidRPr="00612AAE">
        <w:rPr>
          <w:sz w:val="24"/>
          <w:szCs w:val="24"/>
        </w:rPr>
        <w:t>sme zbierali</w:t>
      </w:r>
      <w:r w:rsidR="00573B82" w:rsidRPr="00612AAE">
        <w:rPr>
          <w:sz w:val="24"/>
          <w:szCs w:val="24"/>
        </w:rPr>
        <w:t xml:space="preserve"> iba v čistom prostredí</w:t>
      </w:r>
      <w:r w:rsidR="00242839" w:rsidRPr="00612AAE">
        <w:rPr>
          <w:sz w:val="24"/>
          <w:szCs w:val="24"/>
        </w:rPr>
        <w:t>. Zalejeme kvalitným domácim medom až po vrch tak</w:t>
      </w:r>
      <w:r w:rsidR="00644D9A">
        <w:rPr>
          <w:sz w:val="24"/>
          <w:szCs w:val="24"/>
        </w:rPr>
        <w:t>,</w:t>
      </w:r>
      <w:r w:rsidR="00242839" w:rsidRPr="00612AAE">
        <w:rPr>
          <w:sz w:val="24"/>
          <w:szCs w:val="24"/>
        </w:rPr>
        <w:t xml:space="preserve"> aby boli všetky kvietky ponorené</w:t>
      </w:r>
      <w:r w:rsidR="00282294" w:rsidRPr="00612AAE">
        <w:rPr>
          <w:sz w:val="24"/>
          <w:szCs w:val="24"/>
        </w:rPr>
        <w:t>. Necháme 2</w:t>
      </w:r>
      <w:r w:rsidR="00644D9A">
        <w:rPr>
          <w:sz w:val="24"/>
          <w:szCs w:val="24"/>
        </w:rPr>
        <w:t xml:space="preserve"> </w:t>
      </w:r>
      <w:r w:rsidR="00F163CD">
        <w:rPr>
          <w:sz w:val="24"/>
          <w:szCs w:val="24"/>
        </w:rPr>
        <w:t>–</w:t>
      </w:r>
      <w:r w:rsidR="00644D9A">
        <w:rPr>
          <w:sz w:val="24"/>
          <w:szCs w:val="24"/>
        </w:rPr>
        <w:t xml:space="preserve"> </w:t>
      </w:r>
      <w:r w:rsidR="00282294" w:rsidRPr="00612AAE">
        <w:rPr>
          <w:sz w:val="24"/>
          <w:szCs w:val="24"/>
        </w:rPr>
        <w:t xml:space="preserve">3 týždne odležať </w:t>
      </w:r>
      <w:r w:rsidR="00242839" w:rsidRPr="00612AAE">
        <w:rPr>
          <w:sz w:val="24"/>
          <w:szCs w:val="24"/>
        </w:rPr>
        <w:t xml:space="preserve">pri izbovej teplote, nie však na priamom slnku. </w:t>
      </w:r>
    </w:p>
    <w:p w14:paraId="06FD51A5" w14:textId="77777777" w:rsidR="00802044" w:rsidRPr="00612AAE" w:rsidRDefault="00802044" w:rsidP="00802044">
      <w:pPr>
        <w:spacing w:after="0"/>
        <w:contextualSpacing/>
        <w:rPr>
          <w:sz w:val="24"/>
          <w:szCs w:val="24"/>
        </w:rPr>
      </w:pPr>
    </w:p>
    <w:p w14:paraId="1C87E28D" w14:textId="3F10EFCC" w:rsidR="00B33737" w:rsidRDefault="00242839" w:rsidP="00802044">
      <w:pPr>
        <w:spacing w:after="0"/>
        <w:contextualSpacing/>
        <w:rPr>
          <w:sz w:val="24"/>
          <w:szCs w:val="24"/>
        </w:rPr>
      </w:pPr>
      <w:r w:rsidRPr="00612AAE">
        <w:rPr>
          <w:sz w:val="24"/>
          <w:szCs w:val="24"/>
        </w:rPr>
        <w:t xml:space="preserve">Čo je dôležité, zo začiatku </w:t>
      </w:r>
      <w:r w:rsidR="00644D9A">
        <w:rPr>
          <w:sz w:val="24"/>
          <w:szCs w:val="24"/>
        </w:rPr>
        <w:t xml:space="preserve">musíme </w:t>
      </w:r>
      <w:r w:rsidRPr="00612AAE">
        <w:rPr>
          <w:sz w:val="24"/>
          <w:szCs w:val="24"/>
        </w:rPr>
        <w:t xml:space="preserve">denne párkrát zatláčať kvietky dole, pretože bublinky vzduchu ich vytláčajú na povrch. Med začne prirodzene fermentovať, budú sa </w:t>
      </w:r>
      <w:r w:rsidR="00611E7E">
        <w:rPr>
          <w:sz w:val="24"/>
          <w:szCs w:val="24"/>
        </w:rPr>
        <w:t xml:space="preserve">na vrchu </w:t>
      </w:r>
      <w:r w:rsidRPr="00612AAE">
        <w:rPr>
          <w:sz w:val="24"/>
          <w:szCs w:val="24"/>
        </w:rPr>
        <w:lastRenderedPageBreak/>
        <w:t>tvoriť malé bub</w:t>
      </w:r>
      <w:r w:rsidR="00B33737" w:rsidRPr="00612AAE">
        <w:rPr>
          <w:sz w:val="24"/>
          <w:szCs w:val="24"/>
        </w:rPr>
        <w:t>linky. To je dobr</w:t>
      </w:r>
      <w:r w:rsidR="00611E7E">
        <w:rPr>
          <w:sz w:val="24"/>
          <w:szCs w:val="24"/>
        </w:rPr>
        <w:t>e</w:t>
      </w:r>
      <w:r w:rsidR="00B33737" w:rsidRPr="00612AAE">
        <w:rPr>
          <w:sz w:val="24"/>
          <w:szCs w:val="24"/>
        </w:rPr>
        <w:t xml:space="preserve">, to chceme. Začína prebiehať mliečny proces kvasenia, tvoria sa dobré </w:t>
      </w:r>
      <w:proofErr w:type="spellStart"/>
      <w:r w:rsidR="00B33737" w:rsidRPr="00612AAE">
        <w:rPr>
          <w:sz w:val="24"/>
          <w:szCs w:val="24"/>
        </w:rPr>
        <w:t>probiotiká</w:t>
      </w:r>
      <w:proofErr w:type="spellEnd"/>
      <w:r w:rsidR="00802044">
        <w:rPr>
          <w:sz w:val="24"/>
          <w:szCs w:val="24"/>
        </w:rPr>
        <w:t>.</w:t>
      </w:r>
    </w:p>
    <w:p w14:paraId="07CC44DF" w14:textId="77777777" w:rsidR="00802044" w:rsidRPr="00612AAE" w:rsidRDefault="00802044" w:rsidP="00802044">
      <w:pPr>
        <w:spacing w:after="0"/>
        <w:contextualSpacing/>
        <w:rPr>
          <w:sz w:val="24"/>
          <w:szCs w:val="24"/>
        </w:rPr>
      </w:pPr>
    </w:p>
    <w:p w14:paraId="240AFF69" w14:textId="3394C53E" w:rsidR="00B33737" w:rsidRDefault="00242839" w:rsidP="00802044">
      <w:pPr>
        <w:spacing w:after="0"/>
        <w:contextualSpacing/>
        <w:rPr>
          <w:sz w:val="24"/>
          <w:szCs w:val="24"/>
        </w:rPr>
      </w:pPr>
      <w:r w:rsidRPr="00612AAE">
        <w:rPr>
          <w:sz w:val="24"/>
          <w:szCs w:val="24"/>
        </w:rPr>
        <w:t>Po spomínaných 2</w:t>
      </w:r>
      <w:r w:rsidR="00890B08">
        <w:rPr>
          <w:sz w:val="24"/>
          <w:szCs w:val="24"/>
        </w:rPr>
        <w:t xml:space="preserve"> </w:t>
      </w:r>
      <w:r w:rsidR="00F163CD">
        <w:rPr>
          <w:sz w:val="24"/>
          <w:szCs w:val="24"/>
        </w:rPr>
        <w:t>–</w:t>
      </w:r>
      <w:r w:rsidR="00890B08">
        <w:rPr>
          <w:sz w:val="24"/>
          <w:szCs w:val="24"/>
        </w:rPr>
        <w:t xml:space="preserve"> </w:t>
      </w:r>
      <w:r w:rsidR="00F163CD">
        <w:rPr>
          <w:sz w:val="24"/>
          <w:szCs w:val="24"/>
        </w:rPr>
        <w:t>3 týždňoch mám</w:t>
      </w:r>
      <w:r w:rsidRPr="00612AAE">
        <w:rPr>
          <w:sz w:val="24"/>
          <w:szCs w:val="24"/>
        </w:rPr>
        <w:t xml:space="preserve">e dve možnosti: buď </w:t>
      </w:r>
      <w:r w:rsidR="00B33737" w:rsidRPr="00612AAE">
        <w:rPr>
          <w:sz w:val="24"/>
          <w:szCs w:val="24"/>
        </w:rPr>
        <w:t>med scedíme do sterilných fliaš a odložíme do komory (nemusí byť chladnička), alebo ho necháme tak aj s kvietkami, prípadne rozmixujeme na „medovú kašu“.</w:t>
      </w:r>
    </w:p>
    <w:p w14:paraId="6D5FBDC1" w14:textId="77777777" w:rsidR="00802044" w:rsidRPr="00612AAE" w:rsidRDefault="00802044" w:rsidP="00802044">
      <w:pPr>
        <w:spacing w:after="0"/>
        <w:contextualSpacing/>
        <w:rPr>
          <w:sz w:val="24"/>
          <w:szCs w:val="24"/>
        </w:rPr>
      </w:pPr>
    </w:p>
    <w:p w14:paraId="11FEB1D4" w14:textId="77777777" w:rsidR="00B91C94" w:rsidRDefault="00B91C94" w:rsidP="00802044">
      <w:pPr>
        <w:spacing w:after="0"/>
        <w:contextualSpacing/>
        <w:rPr>
          <w:sz w:val="24"/>
          <w:szCs w:val="24"/>
        </w:rPr>
      </w:pPr>
      <w:commentRangeStart w:id="56"/>
      <w:r w:rsidRPr="00F8260C">
        <w:rPr>
          <w:b/>
          <w:sz w:val="24"/>
          <w:szCs w:val="24"/>
          <w:highlight w:val="yellow"/>
        </w:rPr>
        <w:t>TIP</w:t>
      </w:r>
      <w:r w:rsidR="00B33737" w:rsidRPr="00F8260C">
        <w:rPr>
          <w:b/>
          <w:sz w:val="24"/>
          <w:szCs w:val="24"/>
          <w:highlight w:val="yellow"/>
        </w:rPr>
        <w:t>:</w:t>
      </w:r>
      <w:r w:rsidR="00B33737" w:rsidRPr="003F2C24">
        <w:rPr>
          <w:sz w:val="24"/>
          <w:szCs w:val="24"/>
        </w:rPr>
        <w:t xml:space="preserve"> </w:t>
      </w:r>
      <w:commentRangeEnd w:id="56"/>
      <w:r w:rsidR="006C67EA">
        <w:rPr>
          <w:rStyle w:val="Odkaznakomentr"/>
        </w:rPr>
        <w:commentReference w:id="56"/>
      </w:r>
    </w:p>
    <w:p w14:paraId="54F51DDC" w14:textId="78312FAB" w:rsidR="00242839" w:rsidRDefault="00B33737" w:rsidP="00802044">
      <w:pPr>
        <w:spacing w:after="0"/>
        <w:contextualSpacing/>
        <w:rPr>
          <w:sz w:val="24"/>
          <w:szCs w:val="24"/>
        </w:rPr>
      </w:pPr>
      <w:r w:rsidRPr="00612AAE">
        <w:rPr>
          <w:sz w:val="24"/>
          <w:szCs w:val="24"/>
        </w:rPr>
        <w:t>Mne sa osvedčilo</w:t>
      </w:r>
      <w:r w:rsidR="00282294" w:rsidRPr="00612AAE">
        <w:rPr>
          <w:sz w:val="24"/>
          <w:szCs w:val="24"/>
        </w:rPr>
        <w:t xml:space="preserve"> rozmixovať a</w:t>
      </w:r>
      <w:r w:rsidRPr="00612AAE">
        <w:rPr>
          <w:sz w:val="24"/>
          <w:szCs w:val="24"/>
        </w:rPr>
        <w:t xml:space="preserve"> pridať </w:t>
      </w:r>
      <w:r w:rsidR="00F163CD">
        <w:rPr>
          <w:sz w:val="24"/>
          <w:szCs w:val="24"/>
        </w:rPr>
        <w:t xml:space="preserve">zhruba </w:t>
      </w:r>
      <w:r w:rsidRPr="00612AAE">
        <w:rPr>
          <w:sz w:val="24"/>
          <w:szCs w:val="24"/>
        </w:rPr>
        <w:t xml:space="preserve">2 lyžice nejakého domáceho bieleho alkoholu ako </w:t>
      </w:r>
      <w:proofErr w:type="spellStart"/>
      <w:r w:rsidRPr="00612AAE">
        <w:rPr>
          <w:sz w:val="24"/>
          <w:szCs w:val="24"/>
        </w:rPr>
        <w:t>konzervant</w:t>
      </w:r>
      <w:r w:rsidR="001A5FD1">
        <w:rPr>
          <w:sz w:val="24"/>
          <w:szCs w:val="24"/>
        </w:rPr>
        <w:t>u</w:t>
      </w:r>
      <w:proofErr w:type="spellEnd"/>
      <w:r w:rsidRPr="00612AAE">
        <w:rPr>
          <w:sz w:val="24"/>
          <w:szCs w:val="24"/>
        </w:rPr>
        <w:t xml:space="preserve">. A taktiež pretrieť vrch pohára a viečko tampónom namočeným v alkohole. </w:t>
      </w:r>
    </w:p>
    <w:p w14:paraId="7DB30E07" w14:textId="77777777" w:rsidR="00802044" w:rsidRPr="00612AAE" w:rsidRDefault="00802044" w:rsidP="00802044">
      <w:pPr>
        <w:spacing w:after="0"/>
        <w:contextualSpacing/>
        <w:rPr>
          <w:sz w:val="24"/>
          <w:szCs w:val="24"/>
        </w:rPr>
      </w:pPr>
    </w:p>
    <w:p w14:paraId="3063E04A" w14:textId="77777777" w:rsidR="00802044" w:rsidRDefault="00802044" w:rsidP="00802044">
      <w:pPr>
        <w:spacing w:after="0"/>
        <w:contextualSpacing/>
        <w:rPr>
          <w:b/>
          <w:sz w:val="24"/>
          <w:szCs w:val="24"/>
          <w:highlight w:val="magenta"/>
        </w:rPr>
      </w:pPr>
    </w:p>
    <w:p w14:paraId="15E29A51" w14:textId="3ED9461F" w:rsidR="00D4734B" w:rsidRPr="00802044" w:rsidRDefault="00D4734B" w:rsidP="00802044">
      <w:pPr>
        <w:spacing w:after="0"/>
        <w:contextualSpacing/>
        <w:rPr>
          <w:b/>
          <w:sz w:val="24"/>
          <w:szCs w:val="24"/>
          <w:highlight w:val="magenta"/>
        </w:rPr>
      </w:pPr>
      <w:r w:rsidRPr="00802044">
        <w:rPr>
          <w:b/>
          <w:sz w:val="24"/>
          <w:szCs w:val="24"/>
          <w:highlight w:val="magenta"/>
        </w:rPr>
        <w:t>Ako náhrada cuk</w:t>
      </w:r>
      <w:r w:rsidR="00282294" w:rsidRPr="00802044">
        <w:rPr>
          <w:b/>
          <w:sz w:val="24"/>
          <w:szCs w:val="24"/>
          <w:highlight w:val="magenta"/>
        </w:rPr>
        <w:t>ru či pravého medu pri pečení a</w:t>
      </w:r>
      <w:r w:rsidRPr="00802044">
        <w:rPr>
          <w:b/>
          <w:sz w:val="24"/>
          <w:szCs w:val="24"/>
          <w:highlight w:val="magenta"/>
        </w:rPr>
        <w:t xml:space="preserve"> varení</w:t>
      </w:r>
    </w:p>
    <w:p w14:paraId="3146CF1F" w14:textId="30EECA42" w:rsidR="00D4734B" w:rsidRPr="00612AAE" w:rsidRDefault="00D4734B" w:rsidP="00802044">
      <w:pPr>
        <w:spacing w:after="0"/>
        <w:contextualSpacing/>
        <w:rPr>
          <w:sz w:val="24"/>
          <w:szCs w:val="24"/>
        </w:rPr>
      </w:pPr>
      <w:r w:rsidRPr="00612AAE">
        <w:rPr>
          <w:sz w:val="24"/>
          <w:szCs w:val="24"/>
        </w:rPr>
        <w:t>Ak pečiete minimálne medovníky na Vianoce, určite ste sa stretli</w:t>
      </w:r>
      <w:r w:rsidR="00F163CD">
        <w:rPr>
          <w:sz w:val="24"/>
          <w:szCs w:val="24"/>
        </w:rPr>
        <w:t xml:space="preserve"> s tým</w:t>
      </w:r>
      <w:r w:rsidRPr="00612AAE">
        <w:rPr>
          <w:sz w:val="24"/>
          <w:szCs w:val="24"/>
        </w:rPr>
        <w:t xml:space="preserve">, že v mnohých receptoch sa používa včelí med ako sladidlo. Mne osobne je ľúto zničiť všetky účinné látky tohto zlatého pokladu pečením alebo varením. </w:t>
      </w:r>
      <w:r w:rsidR="00ED2BEF" w:rsidRPr="00612AAE">
        <w:rPr>
          <w:sz w:val="24"/>
          <w:szCs w:val="24"/>
        </w:rPr>
        <w:t>V takých prípadoch ho nahradím púpavovým sirupom:</w:t>
      </w:r>
    </w:p>
    <w:p w14:paraId="03646D25" w14:textId="77777777" w:rsidR="00802044" w:rsidRDefault="00802044" w:rsidP="00802044">
      <w:pPr>
        <w:spacing w:after="0"/>
        <w:contextualSpacing/>
        <w:rPr>
          <w:b/>
          <w:sz w:val="24"/>
          <w:szCs w:val="24"/>
        </w:rPr>
      </w:pPr>
    </w:p>
    <w:p w14:paraId="3B3D6F07" w14:textId="46863B71" w:rsidR="00802044" w:rsidRPr="00616E6B" w:rsidRDefault="00802044" w:rsidP="00802044">
      <w:pPr>
        <w:spacing w:after="0"/>
        <w:contextualSpacing/>
        <w:rPr>
          <w:b/>
          <w:sz w:val="24"/>
          <w:szCs w:val="24"/>
        </w:rPr>
      </w:pPr>
      <w:r w:rsidRPr="00616E6B">
        <w:rPr>
          <w:b/>
          <w:sz w:val="24"/>
          <w:szCs w:val="24"/>
        </w:rPr>
        <w:t>Potrebuj</w:t>
      </w:r>
      <w:r w:rsidR="003F2C24">
        <w:rPr>
          <w:b/>
          <w:sz w:val="24"/>
          <w:szCs w:val="24"/>
        </w:rPr>
        <w:t>e</w:t>
      </w:r>
      <w:r w:rsidR="006B4615">
        <w:rPr>
          <w:b/>
          <w:sz w:val="24"/>
          <w:szCs w:val="24"/>
        </w:rPr>
        <w:t>t</w:t>
      </w:r>
      <w:r w:rsidR="003F2C24">
        <w:rPr>
          <w:b/>
          <w:sz w:val="24"/>
          <w:szCs w:val="24"/>
        </w:rPr>
        <w:t>e</w:t>
      </w:r>
      <w:r w:rsidRPr="00616E6B">
        <w:rPr>
          <w:b/>
          <w:sz w:val="24"/>
          <w:szCs w:val="24"/>
        </w:rPr>
        <w:t>:</w:t>
      </w:r>
    </w:p>
    <w:p w14:paraId="70E82A2B" w14:textId="41AFF212" w:rsidR="00ED2BEF" w:rsidRPr="00612AAE" w:rsidRDefault="00ED2BEF" w:rsidP="00802044">
      <w:pPr>
        <w:spacing w:after="0"/>
        <w:contextualSpacing/>
        <w:rPr>
          <w:sz w:val="24"/>
          <w:szCs w:val="24"/>
        </w:rPr>
      </w:pPr>
      <w:r w:rsidRPr="00612AAE">
        <w:rPr>
          <w:sz w:val="24"/>
          <w:szCs w:val="24"/>
        </w:rPr>
        <w:t xml:space="preserve">200 </w:t>
      </w:r>
      <w:r w:rsidR="00BD01FC">
        <w:rPr>
          <w:sz w:val="24"/>
          <w:szCs w:val="24"/>
        </w:rPr>
        <w:t xml:space="preserve">púpavových </w:t>
      </w:r>
      <w:r w:rsidRPr="00612AAE">
        <w:rPr>
          <w:sz w:val="24"/>
          <w:szCs w:val="24"/>
        </w:rPr>
        <w:t>hlavičiek</w:t>
      </w:r>
    </w:p>
    <w:p w14:paraId="15A6A0F2" w14:textId="77777777" w:rsidR="00ED2BEF" w:rsidRPr="00612AAE" w:rsidRDefault="00ED2BEF" w:rsidP="00802044">
      <w:pPr>
        <w:spacing w:after="0"/>
        <w:contextualSpacing/>
        <w:rPr>
          <w:sz w:val="24"/>
          <w:szCs w:val="24"/>
        </w:rPr>
      </w:pPr>
      <w:r w:rsidRPr="00612AAE">
        <w:rPr>
          <w:sz w:val="24"/>
          <w:szCs w:val="24"/>
        </w:rPr>
        <w:t>2 citróny</w:t>
      </w:r>
    </w:p>
    <w:p w14:paraId="347917FE" w14:textId="77777777" w:rsidR="00ED2BEF" w:rsidRPr="00612AAE" w:rsidRDefault="00ED2BEF" w:rsidP="00802044">
      <w:pPr>
        <w:spacing w:after="0"/>
        <w:contextualSpacing/>
        <w:rPr>
          <w:sz w:val="24"/>
          <w:szCs w:val="24"/>
        </w:rPr>
      </w:pPr>
      <w:r w:rsidRPr="00612AAE">
        <w:rPr>
          <w:sz w:val="24"/>
          <w:szCs w:val="24"/>
        </w:rPr>
        <w:t>1 pomaranč</w:t>
      </w:r>
    </w:p>
    <w:p w14:paraId="249A27F8" w14:textId="77777777" w:rsidR="00ED2BEF" w:rsidRPr="00612AAE" w:rsidRDefault="00ED2BEF" w:rsidP="00802044">
      <w:pPr>
        <w:spacing w:after="0"/>
        <w:contextualSpacing/>
        <w:rPr>
          <w:sz w:val="24"/>
          <w:szCs w:val="24"/>
        </w:rPr>
      </w:pPr>
      <w:r w:rsidRPr="00612AAE">
        <w:rPr>
          <w:sz w:val="24"/>
          <w:szCs w:val="24"/>
        </w:rPr>
        <w:t xml:space="preserve">750 g hnedého </w:t>
      </w:r>
      <w:r w:rsidR="00DE48ED" w:rsidRPr="00612AAE">
        <w:rPr>
          <w:sz w:val="24"/>
          <w:szCs w:val="24"/>
        </w:rPr>
        <w:t xml:space="preserve">trstinového </w:t>
      </w:r>
      <w:r w:rsidRPr="00612AAE">
        <w:rPr>
          <w:sz w:val="24"/>
          <w:szCs w:val="24"/>
        </w:rPr>
        <w:t>cukru</w:t>
      </w:r>
    </w:p>
    <w:p w14:paraId="48FC0D84" w14:textId="3EBBCB1B" w:rsidR="00D4734B" w:rsidRDefault="00ED2BEF" w:rsidP="00802044">
      <w:pPr>
        <w:spacing w:after="0"/>
        <w:contextualSpacing/>
        <w:rPr>
          <w:sz w:val="24"/>
          <w:szCs w:val="24"/>
        </w:rPr>
      </w:pPr>
      <w:r w:rsidRPr="00612AAE">
        <w:rPr>
          <w:sz w:val="24"/>
          <w:szCs w:val="24"/>
        </w:rPr>
        <w:t>800 ml vody</w:t>
      </w:r>
    </w:p>
    <w:p w14:paraId="456B9A28" w14:textId="77777777" w:rsidR="00802044" w:rsidRPr="00612AAE" w:rsidRDefault="00802044" w:rsidP="00802044">
      <w:pPr>
        <w:spacing w:after="0"/>
        <w:contextualSpacing/>
        <w:rPr>
          <w:sz w:val="24"/>
          <w:szCs w:val="24"/>
        </w:rPr>
      </w:pPr>
    </w:p>
    <w:p w14:paraId="089F522E" w14:textId="53D205AA" w:rsidR="00ED2BEF" w:rsidRPr="00802044" w:rsidRDefault="00ED2BEF" w:rsidP="00802044">
      <w:pPr>
        <w:spacing w:after="0"/>
        <w:contextualSpacing/>
        <w:rPr>
          <w:b/>
          <w:sz w:val="24"/>
          <w:szCs w:val="24"/>
        </w:rPr>
      </w:pPr>
      <w:r w:rsidRPr="00802044">
        <w:rPr>
          <w:b/>
          <w:sz w:val="24"/>
          <w:szCs w:val="24"/>
        </w:rPr>
        <w:t>Postup</w:t>
      </w:r>
      <w:r w:rsidR="00F163CD" w:rsidRPr="00802044">
        <w:rPr>
          <w:b/>
          <w:sz w:val="24"/>
          <w:szCs w:val="24"/>
        </w:rPr>
        <w:t>:</w:t>
      </w:r>
    </w:p>
    <w:p w14:paraId="63205E4A" w14:textId="05413123" w:rsidR="00ED2BEF" w:rsidRPr="00612AAE" w:rsidRDefault="00ED2BEF" w:rsidP="00802044">
      <w:pPr>
        <w:spacing w:after="0"/>
        <w:contextualSpacing/>
        <w:rPr>
          <w:sz w:val="24"/>
          <w:szCs w:val="24"/>
        </w:rPr>
      </w:pPr>
      <w:r w:rsidRPr="00612AAE">
        <w:rPr>
          <w:sz w:val="24"/>
          <w:szCs w:val="24"/>
        </w:rPr>
        <w:t>Uist</w:t>
      </w:r>
      <w:r w:rsidR="00EE3840">
        <w:rPr>
          <w:sz w:val="24"/>
          <w:szCs w:val="24"/>
        </w:rPr>
        <w:t>ite</w:t>
      </w:r>
      <w:r w:rsidRPr="00612AAE">
        <w:rPr>
          <w:sz w:val="24"/>
          <w:szCs w:val="24"/>
        </w:rPr>
        <w:t xml:space="preserve"> sa, že z kvietkov vyliezlo všetko, čo tam nepa</w:t>
      </w:r>
      <w:r w:rsidR="00D46DA6">
        <w:rPr>
          <w:sz w:val="24"/>
          <w:szCs w:val="24"/>
        </w:rPr>
        <w:t xml:space="preserve">trí </w:t>
      </w:r>
      <w:r w:rsidR="00F163CD">
        <w:rPr>
          <w:sz w:val="24"/>
          <w:szCs w:val="24"/>
        </w:rPr>
        <w:t>–</w:t>
      </w:r>
      <w:r w:rsidR="00D46DA6">
        <w:rPr>
          <w:sz w:val="24"/>
          <w:szCs w:val="24"/>
        </w:rPr>
        <w:t xml:space="preserve"> chrobáčiky a iná háveď</w:t>
      </w:r>
      <w:r w:rsidR="00E92B43" w:rsidRPr="00612AAE">
        <w:rPr>
          <w:sz w:val="24"/>
          <w:szCs w:val="24"/>
        </w:rPr>
        <w:t>.</w:t>
      </w:r>
      <w:r w:rsidR="00D46DA6">
        <w:rPr>
          <w:sz w:val="24"/>
          <w:szCs w:val="24"/>
        </w:rPr>
        <w:t xml:space="preserve"> </w:t>
      </w:r>
      <w:r w:rsidRPr="00612AAE">
        <w:rPr>
          <w:sz w:val="24"/>
          <w:szCs w:val="24"/>
        </w:rPr>
        <w:t>Do vody nakrája</w:t>
      </w:r>
      <w:r w:rsidR="00EE3840">
        <w:rPr>
          <w:sz w:val="24"/>
          <w:szCs w:val="24"/>
        </w:rPr>
        <w:t>jte</w:t>
      </w:r>
      <w:r w:rsidRPr="00612AAE">
        <w:rPr>
          <w:sz w:val="24"/>
          <w:szCs w:val="24"/>
        </w:rPr>
        <w:t xml:space="preserve"> citróny a pomaranč, prid</w:t>
      </w:r>
      <w:r w:rsidR="00EE3840">
        <w:rPr>
          <w:sz w:val="24"/>
          <w:szCs w:val="24"/>
        </w:rPr>
        <w:t>ajt</w:t>
      </w:r>
      <w:r w:rsidRPr="00612AAE">
        <w:rPr>
          <w:sz w:val="24"/>
          <w:szCs w:val="24"/>
        </w:rPr>
        <w:t>e púpavu a prive</w:t>
      </w:r>
      <w:r w:rsidR="00EE3840">
        <w:rPr>
          <w:sz w:val="24"/>
          <w:szCs w:val="24"/>
        </w:rPr>
        <w:t>ďt</w:t>
      </w:r>
      <w:r w:rsidRPr="00612AAE">
        <w:rPr>
          <w:sz w:val="24"/>
          <w:szCs w:val="24"/>
        </w:rPr>
        <w:t>e k varu. Odstav</w:t>
      </w:r>
      <w:r w:rsidR="00EE3840">
        <w:rPr>
          <w:sz w:val="24"/>
          <w:szCs w:val="24"/>
        </w:rPr>
        <w:t>t</w:t>
      </w:r>
      <w:r w:rsidRPr="00612AAE">
        <w:rPr>
          <w:sz w:val="24"/>
          <w:szCs w:val="24"/>
        </w:rPr>
        <w:t>e a nech</w:t>
      </w:r>
      <w:r w:rsidR="00EE3840">
        <w:rPr>
          <w:sz w:val="24"/>
          <w:szCs w:val="24"/>
        </w:rPr>
        <w:t>ajt</w:t>
      </w:r>
      <w:r w:rsidRPr="00612AAE">
        <w:rPr>
          <w:sz w:val="24"/>
          <w:szCs w:val="24"/>
        </w:rPr>
        <w:t>e prikryté odpočí</w:t>
      </w:r>
      <w:r w:rsidR="00BD01FC">
        <w:rPr>
          <w:sz w:val="24"/>
          <w:szCs w:val="24"/>
        </w:rPr>
        <w:t>v</w:t>
      </w:r>
      <w:r w:rsidRPr="00612AAE">
        <w:rPr>
          <w:sz w:val="24"/>
          <w:szCs w:val="24"/>
        </w:rPr>
        <w:t xml:space="preserve">ať 24 hodín. Následne </w:t>
      </w:r>
      <w:proofErr w:type="spellStart"/>
      <w:r w:rsidRPr="00612AAE">
        <w:rPr>
          <w:sz w:val="24"/>
          <w:szCs w:val="24"/>
        </w:rPr>
        <w:t>zleje</w:t>
      </w:r>
      <w:r w:rsidR="00EE3840">
        <w:rPr>
          <w:sz w:val="24"/>
          <w:szCs w:val="24"/>
        </w:rPr>
        <w:t>jt</w:t>
      </w:r>
      <w:r w:rsidRPr="00612AAE">
        <w:rPr>
          <w:sz w:val="24"/>
          <w:szCs w:val="24"/>
        </w:rPr>
        <w:t>e</w:t>
      </w:r>
      <w:proofErr w:type="spellEnd"/>
      <w:r w:rsidRPr="00612AAE">
        <w:rPr>
          <w:sz w:val="24"/>
          <w:szCs w:val="24"/>
        </w:rPr>
        <w:t xml:space="preserve"> cez sitko do druhého hrnca a poriadne </w:t>
      </w:r>
      <w:r w:rsidR="009F5F1E" w:rsidRPr="00612AAE">
        <w:rPr>
          <w:sz w:val="24"/>
          <w:szCs w:val="24"/>
        </w:rPr>
        <w:t>postláča</w:t>
      </w:r>
      <w:r w:rsidR="00EE3840">
        <w:rPr>
          <w:sz w:val="24"/>
          <w:szCs w:val="24"/>
        </w:rPr>
        <w:t>jt</w:t>
      </w:r>
      <w:r w:rsidR="009F5F1E" w:rsidRPr="00612AAE">
        <w:rPr>
          <w:sz w:val="24"/>
          <w:szCs w:val="24"/>
        </w:rPr>
        <w:t>e</w:t>
      </w:r>
      <w:r w:rsidRPr="00612AAE">
        <w:rPr>
          <w:sz w:val="24"/>
          <w:szCs w:val="24"/>
        </w:rPr>
        <w:t>. Prid</w:t>
      </w:r>
      <w:r w:rsidR="00EE3840">
        <w:rPr>
          <w:sz w:val="24"/>
          <w:szCs w:val="24"/>
        </w:rPr>
        <w:t>ajt</w:t>
      </w:r>
      <w:r w:rsidRPr="00612AAE">
        <w:rPr>
          <w:sz w:val="24"/>
          <w:szCs w:val="24"/>
        </w:rPr>
        <w:t>e cukor a var</w:t>
      </w:r>
      <w:r w:rsidR="00EE3840">
        <w:rPr>
          <w:sz w:val="24"/>
          <w:szCs w:val="24"/>
        </w:rPr>
        <w:t>t</w:t>
      </w:r>
      <w:r w:rsidRPr="00612AAE">
        <w:rPr>
          <w:sz w:val="24"/>
          <w:szCs w:val="24"/>
        </w:rPr>
        <w:t>e cca hodinu na miernom ohni. Už iba prelej</w:t>
      </w:r>
      <w:r w:rsidR="00EE3840">
        <w:rPr>
          <w:sz w:val="24"/>
          <w:szCs w:val="24"/>
        </w:rPr>
        <w:t>t</w:t>
      </w:r>
      <w:r w:rsidRPr="00612AAE">
        <w:rPr>
          <w:sz w:val="24"/>
          <w:szCs w:val="24"/>
        </w:rPr>
        <w:t>e do čistých pohárikov, poriadne</w:t>
      </w:r>
      <w:r w:rsidR="00EE3840">
        <w:rPr>
          <w:sz w:val="24"/>
          <w:szCs w:val="24"/>
        </w:rPr>
        <w:t xml:space="preserve"> uzatvorte </w:t>
      </w:r>
      <w:r w:rsidRPr="00612AAE">
        <w:rPr>
          <w:sz w:val="24"/>
          <w:szCs w:val="24"/>
        </w:rPr>
        <w:t xml:space="preserve">a </w:t>
      </w:r>
      <w:proofErr w:type="spellStart"/>
      <w:r w:rsidRPr="00612AAE">
        <w:rPr>
          <w:sz w:val="24"/>
          <w:szCs w:val="24"/>
        </w:rPr>
        <w:t>polo</w:t>
      </w:r>
      <w:r w:rsidR="00EE3840">
        <w:rPr>
          <w:sz w:val="24"/>
          <w:szCs w:val="24"/>
        </w:rPr>
        <w:t>žte</w:t>
      </w:r>
      <w:r w:rsidRPr="00612AAE">
        <w:rPr>
          <w:sz w:val="24"/>
          <w:szCs w:val="24"/>
        </w:rPr>
        <w:t>e</w:t>
      </w:r>
      <w:proofErr w:type="spellEnd"/>
      <w:r w:rsidRPr="00612AAE">
        <w:rPr>
          <w:sz w:val="24"/>
          <w:szCs w:val="24"/>
        </w:rPr>
        <w:t xml:space="preserve"> na plech viečkom dole, aby sa </w:t>
      </w:r>
      <w:r w:rsidR="00EE3840">
        <w:rPr>
          <w:sz w:val="24"/>
          <w:szCs w:val="24"/>
        </w:rPr>
        <w:t>to</w:t>
      </w:r>
      <w:r w:rsidR="00EE3840" w:rsidRPr="00612AAE">
        <w:rPr>
          <w:sz w:val="24"/>
          <w:szCs w:val="24"/>
        </w:rPr>
        <w:t xml:space="preserve"> </w:t>
      </w:r>
      <w:r w:rsidRPr="00612AAE">
        <w:rPr>
          <w:sz w:val="24"/>
          <w:szCs w:val="24"/>
        </w:rPr>
        <w:t xml:space="preserve">poriadne chytilo. </w:t>
      </w:r>
      <w:proofErr w:type="spellStart"/>
      <w:r w:rsidRPr="00612AAE">
        <w:rPr>
          <w:sz w:val="24"/>
          <w:szCs w:val="24"/>
        </w:rPr>
        <w:t>Prikryj</w:t>
      </w:r>
      <w:r w:rsidR="00EE3840">
        <w:rPr>
          <w:sz w:val="24"/>
          <w:szCs w:val="24"/>
        </w:rPr>
        <w:t>t</w:t>
      </w:r>
      <w:r w:rsidRPr="00612AAE">
        <w:rPr>
          <w:sz w:val="24"/>
          <w:szCs w:val="24"/>
        </w:rPr>
        <w:t>e</w:t>
      </w:r>
      <w:proofErr w:type="spellEnd"/>
      <w:r w:rsidRPr="00612AAE">
        <w:rPr>
          <w:sz w:val="24"/>
          <w:szCs w:val="24"/>
        </w:rPr>
        <w:t xml:space="preserve"> dekou alebo utierkou a nech</w:t>
      </w:r>
      <w:r w:rsidR="00EE3840">
        <w:rPr>
          <w:sz w:val="24"/>
          <w:szCs w:val="24"/>
        </w:rPr>
        <w:t>ajt</w:t>
      </w:r>
      <w:r w:rsidRPr="00612AAE">
        <w:rPr>
          <w:sz w:val="24"/>
          <w:szCs w:val="24"/>
        </w:rPr>
        <w:t>e vychladnúť.</w:t>
      </w:r>
    </w:p>
    <w:p w14:paraId="7A2BFEEC" w14:textId="77777777" w:rsidR="00802044" w:rsidRDefault="00802044" w:rsidP="00FA592C">
      <w:pPr>
        <w:spacing w:after="0"/>
        <w:contextualSpacing/>
        <w:rPr>
          <w:sz w:val="24"/>
          <w:szCs w:val="24"/>
        </w:rPr>
      </w:pPr>
    </w:p>
    <w:p w14:paraId="091E91D5" w14:textId="77777777" w:rsidR="00802044" w:rsidRPr="00612AAE" w:rsidRDefault="00802044" w:rsidP="00FA592C">
      <w:pPr>
        <w:spacing w:after="0"/>
        <w:contextualSpacing/>
        <w:rPr>
          <w:sz w:val="24"/>
          <w:szCs w:val="24"/>
        </w:rPr>
      </w:pPr>
    </w:p>
    <w:p w14:paraId="5E41923F" w14:textId="77777777" w:rsidR="009F5F1E" w:rsidRPr="00713ABC" w:rsidRDefault="00370AE1" w:rsidP="00713ABC">
      <w:pPr>
        <w:spacing w:after="0"/>
        <w:rPr>
          <w:b/>
          <w:sz w:val="24"/>
          <w:szCs w:val="24"/>
        </w:rPr>
      </w:pPr>
      <w:r w:rsidRPr="00713ABC">
        <w:rPr>
          <w:b/>
          <w:sz w:val="24"/>
          <w:szCs w:val="24"/>
          <w:highlight w:val="magenta"/>
        </w:rPr>
        <w:t>Púpavový horký likér</w:t>
      </w:r>
    </w:p>
    <w:p w14:paraId="62CF9C63" w14:textId="77777777" w:rsidR="00FA592C" w:rsidRDefault="00FA592C" w:rsidP="00FA592C">
      <w:pPr>
        <w:spacing w:after="0"/>
        <w:contextualSpacing/>
        <w:rPr>
          <w:sz w:val="24"/>
          <w:szCs w:val="24"/>
        </w:rPr>
      </w:pPr>
    </w:p>
    <w:p w14:paraId="14945C12" w14:textId="12BC748A" w:rsidR="00370AE1" w:rsidRPr="00612AAE" w:rsidRDefault="009D02D4" w:rsidP="00FA592C">
      <w:pPr>
        <w:spacing w:after="0"/>
        <w:contextualSpacing/>
        <w:rPr>
          <w:sz w:val="24"/>
          <w:szCs w:val="24"/>
        </w:rPr>
      </w:pPr>
      <w:r>
        <w:rPr>
          <w:sz w:val="24"/>
          <w:szCs w:val="24"/>
        </w:rPr>
        <w:t>P</w:t>
      </w:r>
      <w:r w:rsidR="00370AE1" w:rsidRPr="00612AAE">
        <w:rPr>
          <w:sz w:val="24"/>
          <w:szCs w:val="24"/>
        </w:rPr>
        <w:t>ri koreni púpavy</w:t>
      </w:r>
      <w:r>
        <w:rPr>
          <w:sz w:val="24"/>
          <w:szCs w:val="24"/>
        </w:rPr>
        <w:t xml:space="preserve"> som spomínala</w:t>
      </w:r>
      <w:r w:rsidR="00370AE1" w:rsidRPr="00612AAE">
        <w:rPr>
          <w:sz w:val="24"/>
          <w:szCs w:val="24"/>
        </w:rPr>
        <w:t>, že je to prvá pomoc pri žalúdočných a tráviacich ťažkostiach</w:t>
      </w:r>
      <w:r>
        <w:rPr>
          <w:sz w:val="24"/>
          <w:szCs w:val="24"/>
        </w:rPr>
        <w:t>.</w:t>
      </w:r>
      <w:r w:rsidR="00370AE1" w:rsidRPr="00612AAE">
        <w:rPr>
          <w:sz w:val="24"/>
          <w:szCs w:val="24"/>
        </w:rPr>
        <w:t xml:space="preserve"> </w:t>
      </w:r>
      <w:r>
        <w:rPr>
          <w:sz w:val="24"/>
          <w:szCs w:val="24"/>
        </w:rPr>
        <w:t>T</w:t>
      </w:r>
      <w:r w:rsidR="00370AE1" w:rsidRPr="00612AAE">
        <w:rPr>
          <w:sz w:val="24"/>
          <w:szCs w:val="24"/>
        </w:rPr>
        <w:t>ento likér je pomoc</w:t>
      </w:r>
      <w:r>
        <w:rPr>
          <w:sz w:val="24"/>
          <w:szCs w:val="24"/>
        </w:rPr>
        <w:t xml:space="preserve"> č. 2,</w:t>
      </w:r>
      <w:r w:rsidR="00370AE1" w:rsidRPr="00612AAE">
        <w:rPr>
          <w:sz w:val="24"/>
          <w:szCs w:val="24"/>
        </w:rPr>
        <w:t xml:space="preserve"> </w:t>
      </w:r>
      <w:r>
        <w:rPr>
          <w:sz w:val="24"/>
          <w:szCs w:val="24"/>
        </w:rPr>
        <w:t>a</w:t>
      </w:r>
      <w:r w:rsidR="004626A4">
        <w:rPr>
          <w:sz w:val="24"/>
          <w:szCs w:val="24"/>
        </w:rPr>
        <w:t>le o to príjemnejšia</w:t>
      </w:r>
      <w:r w:rsidR="00370AE1" w:rsidRPr="00612AAE">
        <w:rPr>
          <w:sz w:val="24"/>
          <w:szCs w:val="24"/>
        </w:rPr>
        <w:t>. Keďže vykopať koreň púpavy nie je až také jednoduché</w:t>
      </w:r>
      <w:r w:rsidR="00615BFB">
        <w:rPr>
          <w:sz w:val="24"/>
          <w:szCs w:val="24"/>
        </w:rPr>
        <w:t>,</w:t>
      </w:r>
      <w:r w:rsidR="00370AE1" w:rsidRPr="00612AAE">
        <w:rPr>
          <w:sz w:val="24"/>
          <w:szCs w:val="24"/>
        </w:rPr>
        <w:t xml:space="preserve"> ako sa zdá</w:t>
      </w:r>
      <w:r w:rsidR="004626A4">
        <w:rPr>
          <w:sz w:val="24"/>
          <w:szCs w:val="24"/>
        </w:rPr>
        <w:t>,</w:t>
      </w:r>
      <w:r w:rsidR="00370AE1" w:rsidRPr="00612AAE">
        <w:rPr>
          <w:sz w:val="24"/>
          <w:szCs w:val="24"/>
        </w:rPr>
        <w:t xml:space="preserve"> </w:t>
      </w:r>
      <w:r w:rsidR="004626A4">
        <w:rPr>
          <w:sz w:val="24"/>
          <w:szCs w:val="24"/>
        </w:rPr>
        <w:t>a o následnej robote s čistením a</w:t>
      </w:r>
      <w:r w:rsidR="00370AE1" w:rsidRPr="00612AAE">
        <w:rPr>
          <w:sz w:val="24"/>
          <w:szCs w:val="24"/>
        </w:rPr>
        <w:t xml:space="preserve"> krájaním ani nehovorím, toto je vhodná alternatíva. </w:t>
      </w:r>
    </w:p>
    <w:p w14:paraId="5156036F" w14:textId="77777777" w:rsidR="00FA592C" w:rsidRDefault="00FA592C" w:rsidP="00FA592C">
      <w:pPr>
        <w:spacing w:after="0"/>
        <w:contextualSpacing/>
        <w:rPr>
          <w:sz w:val="24"/>
          <w:szCs w:val="24"/>
        </w:rPr>
      </w:pPr>
    </w:p>
    <w:p w14:paraId="1A9CE892" w14:textId="2310A9FD" w:rsidR="00370AE1" w:rsidRPr="00612AAE" w:rsidRDefault="00370AE1" w:rsidP="00FA592C">
      <w:pPr>
        <w:spacing w:after="0"/>
        <w:contextualSpacing/>
        <w:rPr>
          <w:sz w:val="24"/>
          <w:szCs w:val="24"/>
        </w:rPr>
      </w:pPr>
      <w:r w:rsidRPr="00612AAE">
        <w:rPr>
          <w:sz w:val="24"/>
          <w:szCs w:val="24"/>
        </w:rPr>
        <w:lastRenderedPageBreak/>
        <w:t xml:space="preserve">Tento likér by mali mať doma hlavne ľudia, ktorí trpia žalúdočnými, žlčníkovými a črevnými ťažkosťami. </w:t>
      </w:r>
    </w:p>
    <w:p w14:paraId="70D64E12" w14:textId="03F25489" w:rsidR="00FA592C" w:rsidRDefault="00FA592C" w:rsidP="00FA592C">
      <w:pPr>
        <w:spacing w:after="0"/>
        <w:contextualSpacing/>
        <w:rPr>
          <w:sz w:val="24"/>
          <w:szCs w:val="24"/>
        </w:rPr>
      </w:pPr>
    </w:p>
    <w:p w14:paraId="02A1BC54" w14:textId="2E929E3F" w:rsidR="00EE3840" w:rsidRDefault="00EE3840" w:rsidP="00FA592C">
      <w:pPr>
        <w:spacing w:after="0"/>
        <w:contextualSpacing/>
        <w:rPr>
          <w:sz w:val="24"/>
          <w:szCs w:val="24"/>
        </w:rPr>
      </w:pPr>
      <w:r>
        <w:rPr>
          <w:sz w:val="24"/>
          <w:szCs w:val="24"/>
        </w:rPr>
        <w:t>Postup:</w:t>
      </w:r>
    </w:p>
    <w:p w14:paraId="6FC8E71A" w14:textId="3106B0A8" w:rsidR="0097225A" w:rsidRPr="00612AAE" w:rsidRDefault="00370AE1" w:rsidP="00FA592C">
      <w:pPr>
        <w:spacing w:after="0"/>
        <w:contextualSpacing/>
        <w:rPr>
          <w:sz w:val="24"/>
          <w:szCs w:val="24"/>
        </w:rPr>
      </w:pPr>
      <w:r w:rsidRPr="00612AAE">
        <w:rPr>
          <w:sz w:val="24"/>
          <w:szCs w:val="24"/>
        </w:rPr>
        <w:t>Bude</w:t>
      </w:r>
      <w:r w:rsidR="00EE3840">
        <w:rPr>
          <w:sz w:val="24"/>
          <w:szCs w:val="24"/>
        </w:rPr>
        <w:t>t</w:t>
      </w:r>
      <w:r w:rsidRPr="00612AAE">
        <w:rPr>
          <w:sz w:val="24"/>
          <w:szCs w:val="24"/>
        </w:rPr>
        <w:t xml:space="preserve">e potrebovať púpavové kvety aj púpavové listy a minimálne 40 % alkohol, môže byť aj kvalitná </w:t>
      </w:r>
      <w:r w:rsidR="00640974" w:rsidRPr="00612AAE">
        <w:rPr>
          <w:sz w:val="24"/>
          <w:szCs w:val="24"/>
        </w:rPr>
        <w:t>vodka. Môj manžel</w:t>
      </w:r>
      <w:r w:rsidR="0097225A" w:rsidRPr="00612AAE">
        <w:rPr>
          <w:sz w:val="24"/>
          <w:szCs w:val="24"/>
        </w:rPr>
        <w:t>, ktorý u nás tieto tinktúry veľmi rád vyrába,</w:t>
      </w:r>
      <w:r w:rsidR="00640974" w:rsidRPr="00612AAE">
        <w:rPr>
          <w:sz w:val="24"/>
          <w:szCs w:val="24"/>
        </w:rPr>
        <w:t xml:space="preserve"> uprednostňuje </w:t>
      </w:r>
      <w:r w:rsidRPr="00612AAE">
        <w:rPr>
          <w:sz w:val="24"/>
          <w:szCs w:val="24"/>
        </w:rPr>
        <w:t xml:space="preserve">napríklad biely rum. Zámerne nepíšem množstvá, </w:t>
      </w:r>
      <w:r w:rsidR="004626A4">
        <w:rPr>
          <w:sz w:val="24"/>
          <w:szCs w:val="24"/>
        </w:rPr>
        <w:t>pretože to záleží na tom</w:t>
      </w:r>
      <w:r w:rsidR="00233D99">
        <w:rPr>
          <w:sz w:val="24"/>
          <w:szCs w:val="24"/>
        </w:rPr>
        <w:t xml:space="preserve">, </w:t>
      </w:r>
      <w:r w:rsidR="00640974" w:rsidRPr="00612AAE">
        <w:rPr>
          <w:sz w:val="24"/>
          <w:szCs w:val="24"/>
        </w:rPr>
        <w:t xml:space="preserve">koľko ho chcete spraviť. </w:t>
      </w:r>
    </w:p>
    <w:p w14:paraId="4D4DF02B" w14:textId="77777777" w:rsidR="00FA592C" w:rsidRDefault="00FA592C" w:rsidP="00FA592C">
      <w:pPr>
        <w:spacing w:after="0"/>
        <w:contextualSpacing/>
        <w:rPr>
          <w:sz w:val="24"/>
          <w:szCs w:val="24"/>
        </w:rPr>
      </w:pPr>
    </w:p>
    <w:p w14:paraId="0956C2B7" w14:textId="79E7D11B" w:rsidR="00640974" w:rsidRPr="00612AAE" w:rsidRDefault="0097225A" w:rsidP="00FA592C">
      <w:pPr>
        <w:spacing w:after="0"/>
        <w:contextualSpacing/>
        <w:rPr>
          <w:sz w:val="24"/>
          <w:szCs w:val="24"/>
        </w:rPr>
      </w:pPr>
      <w:r w:rsidRPr="00612AAE">
        <w:rPr>
          <w:sz w:val="24"/>
          <w:szCs w:val="24"/>
        </w:rPr>
        <w:t>Sklenenú fľašu voľne naplňt</w:t>
      </w:r>
      <w:r w:rsidR="00640974" w:rsidRPr="00612AAE">
        <w:rPr>
          <w:sz w:val="24"/>
          <w:szCs w:val="24"/>
        </w:rPr>
        <w:t>e všetkými časťami púpavy a zalejte až po vrch al</w:t>
      </w:r>
      <w:r w:rsidR="008C316F">
        <w:rPr>
          <w:sz w:val="24"/>
          <w:szCs w:val="24"/>
        </w:rPr>
        <w:t>koholom. Odložte na tmavé miesto</w:t>
      </w:r>
      <w:r w:rsidR="00640974" w:rsidRPr="00612AAE">
        <w:rPr>
          <w:sz w:val="24"/>
          <w:szCs w:val="24"/>
        </w:rPr>
        <w:t xml:space="preserve"> izbovej teploty a nechajte odležať 2</w:t>
      </w:r>
      <w:r w:rsidR="00233D99">
        <w:rPr>
          <w:sz w:val="24"/>
          <w:szCs w:val="24"/>
        </w:rPr>
        <w:t xml:space="preserve"> </w:t>
      </w:r>
      <w:r w:rsidR="008C316F">
        <w:rPr>
          <w:sz w:val="24"/>
          <w:szCs w:val="24"/>
        </w:rPr>
        <w:t>–</w:t>
      </w:r>
      <w:r w:rsidR="00233D99">
        <w:rPr>
          <w:sz w:val="24"/>
          <w:szCs w:val="24"/>
        </w:rPr>
        <w:t xml:space="preserve"> </w:t>
      </w:r>
      <w:r w:rsidR="00640974" w:rsidRPr="00612AAE">
        <w:rPr>
          <w:sz w:val="24"/>
          <w:szCs w:val="24"/>
        </w:rPr>
        <w:t>3 týždne. Občas fľašu obráťte hore dnom, aby sa bylinky premiešali.</w:t>
      </w:r>
    </w:p>
    <w:p w14:paraId="4B01E73B" w14:textId="77777777" w:rsidR="00FA592C" w:rsidRDefault="00FA592C" w:rsidP="00FA592C">
      <w:pPr>
        <w:spacing w:after="0"/>
        <w:contextualSpacing/>
        <w:rPr>
          <w:sz w:val="24"/>
          <w:szCs w:val="24"/>
        </w:rPr>
      </w:pPr>
    </w:p>
    <w:p w14:paraId="60789A1B" w14:textId="723B7838" w:rsidR="00370AE1" w:rsidRDefault="00640974" w:rsidP="00FA592C">
      <w:pPr>
        <w:spacing w:after="0"/>
        <w:contextualSpacing/>
        <w:rPr>
          <w:sz w:val="24"/>
          <w:szCs w:val="24"/>
        </w:rPr>
      </w:pPr>
      <w:r w:rsidRPr="00612AAE">
        <w:rPr>
          <w:sz w:val="24"/>
          <w:szCs w:val="24"/>
        </w:rPr>
        <w:t>Po tejto dobe bylinky sce</w:t>
      </w:r>
      <w:r w:rsidR="00EE3840">
        <w:rPr>
          <w:sz w:val="24"/>
          <w:szCs w:val="24"/>
        </w:rPr>
        <w:t>ďt</w:t>
      </w:r>
      <w:r w:rsidRPr="00612AAE">
        <w:rPr>
          <w:sz w:val="24"/>
          <w:szCs w:val="24"/>
        </w:rPr>
        <w:t xml:space="preserve">e a trochu </w:t>
      </w:r>
      <w:r w:rsidR="00EE3840">
        <w:rPr>
          <w:sz w:val="24"/>
          <w:szCs w:val="24"/>
        </w:rPr>
        <w:t>oslaďt</w:t>
      </w:r>
      <w:r w:rsidRPr="00612AAE">
        <w:rPr>
          <w:sz w:val="24"/>
          <w:szCs w:val="24"/>
        </w:rPr>
        <w:t xml:space="preserve">e </w:t>
      </w:r>
      <w:r w:rsidR="00331016" w:rsidRPr="00612AAE">
        <w:rPr>
          <w:sz w:val="24"/>
          <w:szCs w:val="24"/>
        </w:rPr>
        <w:t>medom. Nech</w:t>
      </w:r>
      <w:r w:rsidR="00EE3840">
        <w:rPr>
          <w:sz w:val="24"/>
          <w:szCs w:val="24"/>
        </w:rPr>
        <w:t>ajt</w:t>
      </w:r>
      <w:r w:rsidR="00331016" w:rsidRPr="00612AAE">
        <w:rPr>
          <w:sz w:val="24"/>
          <w:szCs w:val="24"/>
        </w:rPr>
        <w:t>e ešte pár d</w:t>
      </w:r>
      <w:r w:rsidR="0097225A" w:rsidRPr="00612AAE">
        <w:rPr>
          <w:sz w:val="24"/>
          <w:szCs w:val="24"/>
        </w:rPr>
        <w:t xml:space="preserve">ní v teple odležať, aby sa med </w:t>
      </w:r>
      <w:r w:rsidR="00331016" w:rsidRPr="00612AAE">
        <w:rPr>
          <w:sz w:val="24"/>
          <w:szCs w:val="24"/>
        </w:rPr>
        <w:t xml:space="preserve">úplne rozpustil a splynul s likérom. </w:t>
      </w:r>
    </w:p>
    <w:p w14:paraId="4F6A5F1F" w14:textId="77777777" w:rsidR="00FA592C" w:rsidRPr="00612AAE" w:rsidRDefault="00FA592C" w:rsidP="00FA592C">
      <w:pPr>
        <w:spacing w:after="0"/>
        <w:contextualSpacing/>
        <w:rPr>
          <w:sz w:val="24"/>
          <w:szCs w:val="24"/>
        </w:rPr>
      </w:pPr>
    </w:p>
    <w:p w14:paraId="59B32CFC" w14:textId="77777777" w:rsidR="00802044" w:rsidRPr="00612AAE" w:rsidRDefault="00802044" w:rsidP="00671F1A">
      <w:pPr>
        <w:spacing w:after="0"/>
        <w:contextualSpacing/>
        <w:rPr>
          <w:sz w:val="24"/>
          <w:szCs w:val="24"/>
        </w:rPr>
      </w:pPr>
    </w:p>
    <w:p w14:paraId="585745CA" w14:textId="0B91C604" w:rsidR="0097225A" w:rsidRDefault="00D05E3A" w:rsidP="00671F1A">
      <w:pPr>
        <w:spacing w:after="0"/>
        <w:contextualSpacing/>
        <w:rPr>
          <w:sz w:val="24"/>
          <w:szCs w:val="24"/>
        </w:rPr>
      </w:pPr>
      <w:r w:rsidRPr="00D05E3A">
        <w:rPr>
          <w:b/>
          <w:sz w:val="24"/>
          <w:szCs w:val="24"/>
        </w:rPr>
        <w:t xml:space="preserve">Púpavovo-šošovicový </w:t>
      </w:r>
      <w:proofErr w:type="spellStart"/>
      <w:r w:rsidRPr="00D05E3A">
        <w:rPr>
          <w:b/>
          <w:sz w:val="24"/>
          <w:szCs w:val="24"/>
        </w:rPr>
        <w:t>dhal</w:t>
      </w:r>
      <w:proofErr w:type="spellEnd"/>
      <w:r w:rsidRPr="00D05E3A" w:rsidDel="00D05E3A">
        <w:rPr>
          <w:b/>
          <w:sz w:val="24"/>
          <w:szCs w:val="24"/>
        </w:rPr>
        <w:t xml:space="preserve"> </w:t>
      </w:r>
      <w:r w:rsidRPr="00D05E3A">
        <w:rPr>
          <w:sz w:val="24"/>
          <w:szCs w:val="24"/>
        </w:rPr>
        <w:t xml:space="preserve">Taktiež korene púpavy majú najrôznejšie využitie, od medicínskych po čarovanie v kuchyni. Odporúčam sa zamerať na púpavy, ktoré rastú v mäkšej pôde, napríklad v zeleninových záhonoch, políčkach či </w:t>
      </w:r>
      <w:proofErr w:type="spellStart"/>
      <w:r w:rsidRPr="00D05E3A">
        <w:rPr>
          <w:sz w:val="24"/>
          <w:szCs w:val="24"/>
        </w:rPr>
        <w:t>sklenníkoch</w:t>
      </w:r>
      <w:proofErr w:type="spellEnd"/>
      <w:r w:rsidRPr="00D05E3A">
        <w:rPr>
          <w:sz w:val="24"/>
          <w:szCs w:val="24"/>
        </w:rPr>
        <w:t xml:space="preserve"> na jar. Podľa lístkov je ťažko odhadnúť, aký dlhý a pevný koreň rastlinka má. Preto veľakrát  získam iba časť koreňa. Ale to je v poriadku. To znamená, že púpava sa ku nám vráti aj budúci rok! </w:t>
      </w:r>
      <w:r w:rsidR="0097225A" w:rsidRPr="00612AAE">
        <w:rPr>
          <w:sz w:val="24"/>
          <w:szCs w:val="24"/>
        </w:rPr>
        <w:t xml:space="preserve">Pred akýmkoľvek spracovaním treba korene púpavy poriadne očistiť, napr. škrabkou na zemiaky. </w:t>
      </w:r>
      <w:r>
        <w:rPr>
          <w:sz w:val="24"/>
          <w:szCs w:val="24"/>
        </w:rPr>
        <w:t xml:space="preserve"> </w:t>
      </w:r>
    </w:p>
    <w:p w14:paraId="64E6D4D7" w14:textId="0FA6B1CC" w:rsidR="00D05E3A" w:rsidRDefault="00D05E3A" w:rsidP="00671F1A">
      <w:pPr>
        <w:spacing w:after="0"/>
        <w:contextualSpacing/>
        <w:rPr>
          <w:sz w:val="24"/>
          <w:szCs w:val="24"/>
        </w:rPr>
      </w:pPr>
    </w:p>
    <w:p w14:paraId="08FF930A" w14:textId="420906A0" w:rsidR="00D05E3A" w:rsidRDefault="00D05E3A" w:rsidP="00671F1A">
      <w:pPr>
        <w:spacing w:after="0"/>
        <w:contextualSpacing/>
        <w:rPr>
          <w:sz w:val="24"/>
          <w:szCs w:val="24"/>
        </w:rPr>
      </w:pPr>
      <w:r w:rsidRPr="00D05E3A">
        <w:rPr>
          <w:b/>
          <w:bCs/>
          <w:sz w:val="24"/>
          <w:szCs w:val="24"/>
        </w:rPr>
        <w:t>Potrebujete</w:t>
      </w:r>
      <w:r>
        <w:rPr>
          <w:sz w:val="24"/>
          <w:szCs w:val="24"/>
        </w:rPr>
        <w:t>:</w:t>
      </w:r>
    </w:p>
    <w:p w14:paraId="0B4CEBFC" w14:textId="77777777" w:rsidR="00D05E3A" w:rsidRPr="00D05E3A" w:rsidRDefault="00D05E3A" w:rsidP="00D05E3A">
      <w:pPr>
        <w:spacing w:after="0"/>
        <w:contextualSpacing/>
        <w:rPr>
          <w:sz w:val="24"/>
          <w:szCs w:val="24"/>
        </w:rPr>
      </w:pPr>
      <w:r w:rsidRPr="00D05E3A">
        <w:rPr>
          <w:sz w:val="24"/>
          <w:szCs w:val="24"/>
        </w:rPr>
        <w:t>1 šálka červenej šošovice</w:t>
      </w:r>
    </w:p>
    <w:p w14:paraId="76A8C497" w14:textId="77777777" w:rsidR="00D05E3A" w:rsidRPr="00D05E3A" w:rsidRDefault="00D05E3A" w:rsidP="00D05E3A">
      <w:pPr>
        <w:spacing w:after="0"/>
        <w:contextualSpacing/>
        <w:rPr>
          <w:sz w:val="24"/>
          <w:szCs w:val="24"/>
        </w:rPr>
      </w:pPr>
      <w:r w:rsidRPr="00D05E3A">
        <w:rPr>
          <w:sz w:val="24"/>
          <w:szCs w:val="24"/>
        </w:rPr>
        <w:t>½ – 1 šálka očistených a nakrájaných koreňov púpavy</w:t>
      </w:r>
    </w:p>
    <w:p w14:paraId="417562AD" w14:textId="77777777" w:rsidR="00D05E3A" w:rsidRPr="00D05E3A" w:rsidRDefault="00D05E3A" w:rsidP="00D05E3A">
      <w:pPr>
        <w:spacing w:after="0"/>
        <w:contextualSpacing/>
        <w:rPr>
          <w:sz w:val="24"/>
          <w:szCs w:val="24"/>
        </w:rPr>
      </w:pPr>
      <w:r w:rsidRPr="00D05E3A">
        <w:rPr>
          <w:sz w:val="24"/>
          <w:szCs w:val="24"/>
        </w:rPr>
        <w:t>1 cibuľa</w:t>
      </w:r>
    </w:p>
    <w:p w14:paraId="67C01F1D" w14:textId="77777777" w:rsidR="00D05E3A" w:rsidRPr="00D05E3A" w:rsidRDefault="00D05E3A" w:rsidP="00D05E3A">
      <w:pPr>
        <w:spacing w:after="0"/>
        <w:contextualSpacing/>
        <w:rPr>
          <w:sz w:val="24"/>
          <w:szCs w:val="24"/>
        </w:rPr>
      </w:pPr>
      <w:r w:rsidRPr="00D05E3A">
        <w:rPr>
          <w:sz w:val="24"/>
          <w:szCs w:val="24"/>
        </w:rPr>
        <w:t>1 mrkva</w:t>
      </w:r>
    </w:p>
    <w:p w14:paraId="6F1C6C08" w14:textId="77777777" w:rsidR="00D05E3A" w:rsidRPr="00D05E3A" w:rsidRDefault="00D05E3A" w:rsidP="00D05E3A">
      <w:pPr>
        <w:spacing w:after="0"/>
        <w:contextualSpacing/>
        <w:rPr>
          <w:sz w:val="24"/>
          <w:szCs w:val="24"/>
        </w:rPr>
      </w:pPr>
      <w:r w:rsidRPr="00D05E3A">
        <w:rPr>
          <w:sz w:val="24"/>
          <w:szCs w:val="24"/>
        </w:rPr>
        <w:t>2 strúčiky cesnaku</w:t>
      </w:r>
    </w:p>
    <w:p w14:paraId="550117B6" w14:textId="77777777" w:rsidR="00D05E3A" w:rsidRPr="00D05E3A" w:rsidRDefault="00D05E3A" w:rsidP="00D05E3A">
      <w:pPr>
        <w:spacing w:after="0"/>
        <w:contextualSpacing/>
        <w:rPr>
          <w:sz w:val="24"/>
          <w:szCs w:val="24"/>
        </w:rPr>
      </w:pPr>
      <w:proofErr w:type="spellStart"/>
      <w:r w:rsidRPr="00D05E3A">
        <w:rPr>
          <w:sz w:val="24"/>
          <w:szCs w:val="24"/>
        </w:rPr>
        <w:t>Kurkuma</w:t>
      </w:r>
      <w:proofErr w:type="spellEnd"/>
      <w:r w:rsidRPr="00D05E3A">
        <w:rPr>
          <w:sz w:val="24"/>
          <w:szCs w:val="24"/>
        </w:rPr>
        <w:t>, bio zeleninový bujón, korenie</w:t>
      </w:r>
    </w:p>
    <w:p w14:paraId="6F4FF1A1" w14:textId="253FD7A1" w:rsidR="00D05E3A" w:rsidRPr="00612AAE" w:rsidRDefault="00D05E3A" w:rsidP="00D05E3A">
      <w:pPr>
        <w:spacing w:after="0"/>
        <w:contextualSpacing/>
        <w:rPr>
          <w:sz w:val="24"/>
          <w:szCs w:val="24"/>
        </w:rPr>
      </w:pPr>
      <w:r w:rsidRPr="00D05E3A">
        <w:rPr>
          <w:sz w:val="24"/>
          <w:szCs w:val="24"/>
        </w:rPr>
        <w:t>Cca 1 a pol pohára vody</w:t>
      </w:r>
    </w:p>
    <w:p w14:paraId="5CF8F360" w14:textId="77777777" w:rsidR="00671F1A" w:rsidRDefault="00671F1A" w:rsidP="00671F1A">
      <w:pPr>
        <w:spacing w:after="0"/>
        <w:contextualSpacing/>
        <w:rPr>
          <w:b/>
          <w:sz w:val="24"/>
          <w:szCs w:val="24"/>
        </w:rPr>
      </w:pPr>
    </w:p>
    <w:p w14:paraId="271D4175" w14:textId="426CA4BE" w:rsidR="0097225A" w:rsidRPr="00671F1A" w:rsidRDefault="00671F1A" w:rsidP="00671F1A">
      <w:pPr>
        <w:spacing w:after="0"/>
        <w:contextualSpacing/>
        <w:rPr>
          <w:b/>
          <w:sz w:val="24"/>
          <w:szCs w:val="24"/>
        </w:rPr>
      </w:pPr>
      <w:r w:rsidRPr="00671F1A">
        <w:rPr>
          <w:b/>
          <w:sz w:val="24"/>
          <w:szCs w:val="24"/>
        </w:rPr>
        <w:t>Postup:</w:t>
      </w:r>
    </w:p>
    <w:p w14:paraId="5E7D11BB" w14:textId="15A7C921" w:rsidR="00671F1A" w:rsidRDefault="00D05E3A" w:rsidP="00671F1A">
      <w:pPr>
        <w:spacing w:after="0"/>
        <w:contextualSpacing/>
        <w:rPr>
          <w:sz w:val="24"/>
          <w:szCs w:val="24"/>
        </w:rPr>
      </w:pPr>
      <w:r w:rsidRPr="00D05E3A">
        <w:rPr>
          <w:sz w:val="24"/>
          <w:szCs w:val="24"/>
        </w:rPr>
        <w:t xml:space="preserve">Na oleji najskôr </w:t>
      </w:r>
      <w:proofErr w:type="spellStart"/>
      <w:r w:rsidRPr="00D05E3A">
        <w:rPr>
          <w:sz w:val="24"/>
          <w:szCs w:val="24"/>
        </w:rPr>
        <w:t>orestujte</w:t>
      </w:r>
      <w:proofErr w:type="spellEnd"/>
      <w:r w:rsidRPr="00D05E3A">
        <w:rPr>
          <w:sz w:val="24"/>
          <w:szCs w:val="24"/>
        </w:rPr>
        <w:t xml:space="preserve"> cibuľu. Potom pridajte nakrájanú mrkvu, púpavové korene, </w:t>
      </w:r>
      <w:proofErr w:type="spellStart"/>
      <w:r w:rsidRPr="00D05E3A">
        <w:rPr>
          <w:sz w:val="24"/>
          <w:szCs w:val="24"/>
        </w:rPr>
        <w:t>kurkumu</w:t>
      </w:r>
      <w:proofErr w:type="spellEnd"/>
      <w:r w:rsidRPr="00D05E3A">
        <w:rPr>
          <w:sz w:val="24"/>
          <w:szCs w:val="24"/>
        </w:rPr>
        <w:t>, bujón alebo soľ a korenie. Zalejte vodou a varte, kým šošovica nebude mäkká. Nakoniec pridajte cesnak. Na jar sa skvele hodí aj medvedí cesnak. Podávajte s ryžou a šalátom z púpavových listov.</w:t>
      </w:r>
    </w:p>
    <w:p w14:paraId="42357310" w14:textId="77777777" w:rsidR="00671F1A" w:rsidRDefault="00671F1A" w:rsidP="00671F1A">
      <w:pPr>
        <w:spacing w:after="0"/>
        <w:contextualSpacing/>
        <w:rPr>
          <w:sz w:val="24"/>
          <w:szCs w:val="24"/>
        </w:rPr>
      </w:pPr>
    </w:p>
    <w:p w14:paraId="365DA5C6" w14:textId="7F1E2319" w:rsidR="0097225A" w:rsidRPr="00612AAE" w:rsidRDefault="0097225A" w:rsidP="00671F1A">
      <w:pPr>
        <w:spacing w:after="0"/>
        <w:contextualSpacing/>
        <w:rPr>
          <w:rFonts w:ascii="inherit" w:eastAsia="Times New Roman" w:hAnsi="inherit" w:cs="Segoe UI Historic"/>
          <w:color w:val="050505"/>
          <w:sz w:val="23"/>
          <w:szCs w:val="23"/>
          <w:lang w:eastAsia="en-GB"/>
        </w:rPr>
      </w:pPr>
      <w:r w:rsidRPr="00612AAE">
        <w:rPr>
          <w:sz w:val="24"/>
          <w:szCs w:val="24"/>
        </w:rPr>
        <w:t xml:space="preserve">Púpava je v mnohých ohľadoch zázračnou rastlinou a jej koreň nie je výnimkou. Koreň púpavy je určite bylinka, ktorú by ste mali mať poruke! </w:t>
      </w:r>
    </w:p>
    <w:p w14:paraId="41AD6DDA" w14:textId="77777777" w:rsidR="0097225A" w:rsidRPr="00612AAE" w:rsidRDefault="0097225A" w:rsidP="00671F1A">
      <w:pPr>
        <w:spacing w:after="0"/>
        <w:contextualSpacing/>
        <w:rPr>
          <w:sz w:val="24"/>
          <w:szCs w:val="24"/>
        </w:rPr>
      </w:pPr>
    </w:p>
    <w:p w14:paraId="56672138" w14:textId="77777777" w:rsidR="00395767" w:rsidRDefault="00395767">
      <w:pPr>
        <w:rPr>
          <w:b/>
          <w:highlight w:val="cyan"/>
        </w:rPr>
      </w:pPr>
      <w:r>
        <w:rPr>
          <w:b/>
          <w:highlight w:val="cyan"/>
        </w:rPr>
        <w:br w:type="page"/>
      </w:r>
    </w:p>
    <w:p w14:paraId="7BE4A535" w14:textId="54B54E83" w:rsidR="00D152D3" w:rsidRPr="007B734F" w:rsidRDefault="00BE36D9" w:rsidP="00D152D3">
      <w:pPr>
        <w:spacing w:after="0"/>
        <w:contextualSpacing/>
        <w:jc w:val="center"/>
        <w:rPr>
          <w:b/>
          <w:sz w:val="24"/>
          <w:szCs w:val="24"/>
          <w:highlight w:val="cyan"/>
        </w:rPr>
      </w:pPr>
      <w:r>
        <w:rPr>
          <w:b/>
          <w:sz w:val="24"/>
          <w:szCs w:val="24"/>
          <w:highlight w:val="cyan"/>
        </w:rPr>
        <w:lastRenderedPageBreak/>
        <w:t>HLUCHAVKA PURPUROVÁ</w:t>
      </w:r>
    </w:p>
    <w:p w14:paraId="656879FA" w14:textId="5D2E4FB9" w:rsidR="00BE36D9" w:rsidRPr="007B734F" w:rsidRDefault="00D152D3" w:rsidP="00BE36D9">
      <w:pPr>
        <w:spacing w:after="0"/>
        <w:contextualSpacing/>
        <w:jc w:val="center"/>
        <w:rPr>
          <w:sz w:val="24"/>
          <w:szCs w:val="24"/>
        </w:rPr>
      </w:pPr>
      <w:commentRangeStart w:id="57"/>
      <w:commentRangeStart w:id="58"/>
      <w:r>
        <w:rPr>
          <w:i/>
          <w:sz w:val="24"/>
          <w:szCs w:val="24"/>
        </w:rPr>
        <w:t xml:space="preserve">Hluchavka nachová </w:t>
      </w:r>
      <w:r w:rsidR="00BE36D9" w:rsidRPr="007B734F">
        <w:rPr>
          <w:sz w:val="24"/>
          <w:szCs w:val="24"/>
        </w:rPr>
        <w:t xml:space="preserve"> (česky) – </w:t>
      </w:r>
      <w:proofErr w:type="spellStart"/>
      <w:r w:rsidRPr="00D152D3">
        <w:rPr>
          <w:i/>
          <w:sz w:val="24"/>
          <w:szCs w:val="24"/>
        </w:rPr>
        <w:t>Lamium</w:t>
      </w:r>
      <w:proofErr w:type="spellEnd"/>
      <w:r w:rsidRPr="00D152D3">
        <w:rPr>
          <w:i/>
          <w:sz w:val="24"/>
          <w:szCs w:val="24"/>
        </w:rPr>
        <w:t xml:space="preserve"> </w:t>
      </w:r>
      <w:proofErr w:type="spellStart"/>
      <w:r w:rsidRPr="00D152D3">
        <w:rPr>
          <w:i/>
          <w:sz w:val="24"/>
          <w:szCs w:val="24"/>
        </w:rPr>
        <w:t>purpureum</w:t>
      </w:r>
      <w:proofErr w:type="spellEnd"/>
      <w:r w:rsidRPr="00D152D3">
        <w:rPr>
          <w:i/>
          <w:sz w:val="24"/>
          <w:szCs w:val="24"/>
        </w:rPr>
        <w:t xml:space="preserve"> </w:t>
      </w:r>
      <w:r w:rsidR="00BE36D9" w:rsidRPr="007B734F">
        <w:rPr>
          <w:sz w:val="24"/>
          <w:szCs w:val="24"/>
        </w:rPr>
        <w:t>(latinsky)</w:t>
      </w:r>
      <w:commentRangeEnd w:id="57"/>
      <w:r>
        <w:rPr>
          <w:rStyle w:val="Odkaznakomentr"/>
        </w:rPr>
        <w:commentReference w:id="57"/>
      </w:r>
      <w:commentRangeEnd w:id="58"/>
      <w:r w:rsidR="00DC17B0">
        <w:rPr>
          <w:rStyle w:val="Odkaznakomentr"/>
        </w:rPr>
        <w:commentReference w:id="58"/>
      </w:r>
    </w:p>
    <w:p w14:paraId="6815395C" w14:textId="77777777" w:rsidR="00463304" w:rsidRDefault="00463304" w:rsidP="00463304">
      <w:pPr>
        <w:spacing w:after="0"/>
        <w:contextualSpacing/>
        <w:rPr>
          <w:b/>
          <w:sz w:val="24"/>
          <w:szCs w:val="24"/>
          <w:highlight w:val="cyan"/>
        </w:rPr>
      </w:pPr>
    </w:p>
    <w:p w14:paraId="11466AEC" w14:textId="10710F50" w:rsidR="00463304" w:rsidRPr="00355368" w:rsidRDefault="00DC17B0" w:rsidP="00463304">
      <w:pPr>
        <w:spacing w:after="0"/>
        <w:contextualSpacing/>
        <w:jc w:val="center"/>
        <w:rPr>
          <w:b/>
          <w:sz w:val="24"/>
          <w:szCs w:val="24"/>
          <w:highlight w:val="yellow"/>
        </w:rPr>
      </w:pPr>
      <w:r>
        <w:rPr>
          <w:b/>
          <w:sz w:val="24"/>
          <w:szCs w:val="24"/>
          <w:highlight w:val="yellow"/>
        </w:rPr>
        <w:t>Magická fialová žihľava</w:t>
      </w:r>
    </w:p>
    <w:p w14:paraId="29AFB557" w14:textId="77777777" w:rsidR="00E1237E" w:rsidRDefault="00E1237E" w:rsidP="00E1237E">
      <w:pPr>
        <w:spacing w:after="0"/>
        <w:contextualSpacing/>
        <w:rPr>
          <w:sz w:val="24"/>
          <w:szCs w:val="24"/>
        </w:rPr>
      </w:pPr>
    </w:p>
    <w:p w14:paraId="7FB8FF58" w14:textId="77777777" w:rsidR="00E1237E" w:rsidRDefault="005B693B" w:rsidP="00E1237E">
      <w:pPr>
        <w:spacing w:after="0"/>
        <w:contextualSpacing/>
        <w:rPr>
          <w:sz w:val="24"/>
          <w:szCs w:val="24"/>
        </w:rPr>
      </w:pPr>
      <w:r w:rsidRPr="00612AAE">
        <w:rPr>
          <w:sz w:val="24"/>
          <w:szCs w:val="24"/>
        </w:rPr>
        <w:t>Túto úžasnú bylinku by sme mohli nazvať sesternicou žihľavy</w:t>
      </w:r>
      <w:r w:rsidR="0013211C" w:rsidRPr="00612AAE">
        <w:rPr>
          <w:sz w:val="24"/>
          <w:szCs w:val="24"/>
        </w:rPr>
        <w:t xml:space="preserve"> a mäty.</w:t>
      </w:r>
      <w:r w:rsidRPr="00612AAE">
        <w:rPr>
          <w:sz w:val="24"/>
          <w:szCs w:val="24"/>
        </w:rPr>
        <w:t xml:space="preserve"> </w:t>
      </w:r>
      <w:r w:rsidR="0013211C" w:rsidRPr="00612AAE">
        <w:rPr>
          <w:sz w:val="24"/>
          <w:szCs w:val="24"/>
        </w:rPr>
        <w:t>K</w:t>
      </w:r>
      <w:r w:rsidRPr="00612AAE">
        <w:rPr>
          <w:sz w:val="24"/>
          <w:szCs w:val="24"/>
        </w:rPr>
        <w:t>ým nezakvitne</w:t>
      </w:r>
      <w:r w:rsidR="002A078E" w:rsidRPr="00612AAE">
        <w:rPr>
          <w:sz w:val="24"/>
          <w:szCs w:val="24"/>
        </w:rPr>
        <w:t>,</w:t>
      </w:r>
      <w:r w:rsidRPr="00612AAE">
        <w:rPr>
          <w:sz w:val="24"/>
          <w:szCs w:val="24"/>
        </w:rPr>
        <w:t xml:space="preserve"> jej lístky sa veľmi podobajú na žihľavové</w:t>
      </w:r>
      <w:r w:rsidR="00C91BAA">
        <w:rPr>
          <w:sz w:val="24"/>
          <w:szCs w:val="24"/>
        </w:rPr>
        <w:t>,</w:t>
      </w:r>
      <w:r w:rsidRPr="00612AAE">
        <w:rPr>
          <w:sz w:val="24"/>
          <w:szCs w:val="24"/>
        </w:rPr>
        <w:t xml:space="preserve"> </w:t>
      </w:r>
      <w:r w:rsidR="00C91BAA">
        <w:rPr>
          <w:sz w:val="24"/>
          <w:szCs w:val="24"/>
        </w:rPr>
        <w:t>a</w:t>
      </w:r>
      <w:r w:rsidRPr="00612AAE">
        <w:rPr>
          <w:sz w:val="24"/>
          <w:szCs w:val="24"/>
        </w:rPr>
        <w:t>kurát s jednou výhodou, ž</w:t>
      </w:r>
      <w:r w:rsidR="0013211C" w:rsidRPr="00612AAE">
        <w:rPr>
          <w:sz w:val="24"/>
          <w:szCs w:val="24"/>
        </w:rPr>
        <w:t>e nepŕhlia. A</w:t>
      </w:r>
      <w:r w:rsidR="00C91BAA">
        <w:rPr>
          <w:sz w:val="24"/>
          <w:szCs w:val="24"/>
        </w:rPr>
        <w:t>le ani</w:t>
      </w:r>
      <w:r w:rsidR="0013211C" w:rsidRPr="00612AAE">
        <w:rPr>
          <w:sz w:val="24"/>
          <w:szCs w:val="24"/>
        </w:rPr>
        <w:t xml:space="preserve"> nevoňajú ako mäta. </w:t>
      </w:r>
    </w:p>
    <w:p w14:paraId="76117B85" w14:textId="77777777" w:rsidR="00E1237E" w:rsidRDefault="00E1237E" w:rsidP="00E1237E">
      <w:pPr>
        <w:spacing w:after="0"/>
        <w:contextualSpacing/>
        <w:rPr>
          <w:sz w:val="24"/>
          <w:szCs w:val="24"/>
        </w:rPr>
      </w:pPr>
    </w:p>
    <w:p w14:paraId="28176B9F" w14:textId="7728DF75" w:rsidR="00720EC8" w:rsidRDefault="00824D6A" w:rsidP="00E1237E">
      <w:pPr>
        <w:spacing w:after="0"/>
        <w:contextualSpacing/>
        <w:rPr>
          <w:sz w:val="24"/>
          <w:szCs w:val="24"/>
        </w:rPr>
      </w:pPr>
      <w:r w:rsidRPr="00612AAE">
        <w:rPr>
          <w:sz w:val="24"/>
          <w:szCs w:val="24"/>
        </w:rPr>
        <w:t xml:space="preserve">Hluchavka je jedna z prvých zelených </w:t>
      </w:r>
      <w:proofErr w:type="spellStart"/>
      <w:r w:rsidRPr="00612AAE">
        <w:rPr>
          <w:sz w:val="24"/>
          <w:szCs w:val="24"/>
        </w:rPr>
        <w:t>liečiviek</w:t>
      </w:r>
      <w:proofErr w:type="spellEnd"/>
      <w:r w:rsidRPr="00612AAE">
        <w:rPr>
          <w:sz w:val="24"/>
          <w:szCs w:val="24"/>
        </w:rPr>
        <w:t xml:space="preserve">, ktoré nás </w:t>
      </w:r>
      <w:r w:rsidR="00C91BAA">
        <w:rPr>
          <w:sz w:val="24"/>
          <w:szCs w:val="24"/>
        </w:rPr>
        <w:t xml:space="preserve">potešia </w:t>
      </w:r>
      <w:r w:rsidRPr="00612AAE">
        <w:rPr>
          <w:sz w:val="24"/>
          <w:szCs w:val="24"/>
        </w:rPr>
        <w:t xml:space="preserve">už na jar. </w:t>
      </w:r>
      <w:r w:rsidR="002A078E" w:rsidRPr="00612AAE">
        <w:rPr>
          <w:sz w:val="24"/>
          <w:szCs w:val="24"/>
        </w:rPr>
        <w:t>Ako deti sme „</w:t>
      </w:r>
      <w:proofErr w:type="spellStart"/>
      <w:r w:rsidR="002A078E" w:rsidRPr="00612AAE">
        <w:rPr>
          <w:sz w:val="24"/>
          <w:szCs w:val="24"/>
        </w:rPr>
        <w:t>vycucávali</w:t>
      </w:r>
      <w:proofErr w:type="spellEnd"/>
      <w:r w:rsidR="002A078E" w:rsidRPr="00612AAE">
        <w:rPr>
          <w:sz w:val="24"/>
          <w:szCs w:val="24"/>
        </w:rPr>
        <w:t>“ sladký nektár z jej kvietkov</w:t>
      </w:r>
      <w:r w:rsidR="005B5414">
        <w:rPr>
          <w:sz w:val="24"/>
          <w:szCs w:val="24"/>
        </w:rPr>
        <w:t>, tak isto</w:t>
      </w:r>
      <w:r w:rsidR="002A078E" w:rsidRPr="00612AAE">
        <w:rPr>
          <w:sz w:val="24"/>
          <w:szCs w:val="24"/>
        </w:rPr>
        <w:t xml:space="preserve"> ako </w:t>
      </w:r>
      <w:r w:rsidR="004C6387">
        <w:rPr>
          <w:sz w:val="24"/>
          <w:szCs w:val="24"/>
        </w:rPr>
        <w:t xml:space="preserve">aj </w:t>
      </w:r>
      <w:r w:rsidR="002A078E" w:rsidRPr="00612AAE">
        <w:rPr>
          <w:sz w:val="24"/>
          <w:szCs w:val="24"/>
        </w:rPr>
        <w:t xml:space="preserve">pri ďateline. Škoda, že tieto milé zvyky dnešné deti už nepoznajú. </w:t>
      </w:r>
    </w:p>
    <w:p w14:paraId="47C8125D" w14:textId="77777777" w:rsidR="00E1237E" w:rsidRPr="00612AAE" w:rsidRDefault="00E1237E" w:rsidP="00E1237E">
      <w:pPr>
        <w:spacing w:after="0"/>
        <w:contextualSpacing/>
        <w:rPr>
          <w:sz w:val="24"/>
          <w:szCs w:val="24"/>
        </w:rPr>
      </w:pPr>
    </w:p>
    <w:p w14:paraId="25887B85" w14:textId="77777777" w:rsidR="006C05F0" w:rsidRPr="00C32C95" w:rsidRDefault="006C05F0" w:rsidP="00E1237E">
      <w:pPr>
        <w:spacing w:after="0"/>
        <w:contextualSpacing/>
        <w:rPr>
          <w:b/>
          <w:sz w:val="24"/>
          <w:szCs w:val="24"/>
        </w:rPr>
      </w:pPr>
      <w:r w:rsidRPr="00713ABC">
        <w:rPr>
          <w:b/>
          <w:sz w:val="24"/>
          <w:szCs w:val="24"/>
        </w:rPr>
        <w:t>Zaujímavé fakty:</w:t>
      </w:r>
    </w:p>
    <w:p w14:paraId="7FF75F1A" w14:textId="459071E9" w:rsidR="002A078E" w:rsidRPr="00612AAE" w:rsidRDefault="00720EC8" w:rsidP="00204453">
      <w:pPr>
        <w:pStyle w:val="Odsekzoznamu"/>
        <w:numPr>
          <w:ilvl w:val="0"/>
          <w:numId w:val="4"/>
        </w:numPr>
        <w:spacing w:after="0"/>
        <w:rPr>
          <w:sz w:val="24"/>
          <w:szCs w:val="24"/>
        </w:rPr>
      </w:pPr>
      <w:r w:rsidRPr="00612AAE">
        <w:rPr>
          <w:sz w:val="24"/>
          <w:szCs w:val="24"/>
        </w:rPr>
        <w:t xml:space="preserve">Zaujímavý je význam latinského </w:t>
      </w:r>
      <w:r w:rsidR="005B5414">
        <w:rPr>
          <w:sz w:val="24"/>
          <w:szCs w:val="24"/>
        </w:rPr>
        <w:t>slova</w:t>
      </w:r>
      <w:r w:rsidRPr="00612AAE">
        <w:rPr>
          <w:sz w:val="24"/>
          <w:szCs w:val="24"/>
        </w:rPr>
        <w:t xml:space="preserve"> „</w:t>
      </w:r>
      <w:proofErr w:type="spellStart"/>
      <w:r w:rsidRPr="00612AAE">
        <w:rPr>
          <w:sz w:val="24"/>
          <w:szCs w:val="24"/>
        </w:rPr>
        <w:t>lamium</w:t>
      </w:r>
      <w:proofErr w:type="spellEnd"/>
      <w:r w:rsidRPr="00612AAE">
        <w:rPr>
          <w:sz w:val="24"/>
          <w:szCs w:val="24"/>
        </w:rPr>
        <w:t>“, ktorý pochádza z gréckeho „lamia“. Týmto označením sa pomenúvali žen</w:t>
      </w:r>
      <w:r w:rsidR="00D152D3">
        <w:rPr>
          <w:sz w:val="24"/>
          <w:szCs w:val="24"/>
        </w:rPr>
        <w:t xml:space="preserve">ské </w:t>
      </w:r>
      <w:r w:rsidRPr="00612AAE">
        <w:rPr>
          <w:sz w:val="24"/>
          <w:szCs w:val="24"/>
        </w:rPr>
        <w:t xml:space="preserve">príšery, ktoré požierali mužov. Neviem, ako sa toto prirovnanie </w:t>
      </w:r>
      <w:r w:rsidR="0029240F" w:rsidRPr="00612AAE">
        <w:rPr>
          <w:sz w:val="24"/>
          <w:szCs w:val="24"/>
        </w:rPr>
        <w:t xml:space="preserve">spojilo </w:t>
      </w:r>
      <w:r w:rsidRPr="00612AAE">
        <w:rPr>
          <w:sz w:val="24"/>
          <w:szCs w:val="24"/>
        </w:rPr>
        <w:t xml:space="preserve">s hluchavkou, ale s trochou fantázie by som si nejaké divné stvorenie vedela predstaviť. </w:t>
      </w:r>
    </w:p>
    <w:p w14:paraId="500854B7" w14:textId="3567FB7B" w:rsidR="006C05F0" w:rsidRPr="00612AAE" w:rsidRDefault="006C05F0" w:rsidP="00204453">
      <w:pPr>
        <w:pStyle w:val="Odsekzoznamu"/>
        <w:numPr>
          <w:ilvl w:val="0"/>
          <w:numId w:val="4"/>
        </w:numPr>
        <w:spacing w:after="0"/>
        <w:rPr>
          <w:sz w:val="24"/>
          <w:szCs w:val="24"/>
        </w:rPr>
      </w:pPr>
      <w:r w:rsidRPr="00612AAE">
        <w:rPr>
          <w:sz w:val="24"/>
          <w:szCs w:val="24"/>
        </w:rPr>
        <w:t xml:space="preserve">Hluchavka bola v starom </w:t>
      </w:r>
      <w:r w:rsidR="00071A1E">
        <w:rPr>
          <w:sz w:val="24"/>
          <w:szCs w:val="24"/>
        </w:rPr>
        <w:t>G</w:t>
      </w:r>
      <w:r w:rsidRPr="00612AAE">
        <w:rPr>
          <w:sz w:val="24"/>
          <w:szCs w:val="24"/>
        </w:rPr>
        <w:t xml:space="preserve">récku veľmi váženou </w:t>
      </w:r>
      <w:r w:rsidR="005B5414">
        <w:rPr>
          <w:sz w:val="24"/>
          <w:szCs w:val="24"/>
        </w:rPr>
        <w:t>bylinou</w:t>
      </w:r>
      <w:r w:rsidRPr="00612AAE">
        <w:rPr>
          <w:sz w:val="24"/>
          <w:szCs w:val="24"/>
        </w:rPr>
        <w:t xml:space="preserve">. Jej jemná, sladká chuť stojí v kontraste s krehkými </w:t>
      </w:r>
      <w:r w:rsidR="00A8312A" w:rsidRPr="00612AAE">
        <w:rPr>
          <w:sz w:val="24"/>
          <w:szCs w:val="24"/>
        </w:rPr>
        <w:t>listami, ktoré sa zvyčajne dávali</w:t>
      </w:r>
      <w:r w:rsidRPr="00612AAE">
        <w:rPr>
          <w:sz w:val="24"/>
          <w:szCs w:val="24"/>
        </w:rPr>
        <w:t xml:space="preserve"> do šalátov.</w:t>
      </w:r>
    </w:p>
    <w:p w14:paraId="6AA6DC73" w14:textId="69EDB8CE" w:rsidR="00A8312A" w:rsidRPr="00612AAE" w:rsidRDefault="00A8312A" w:rsidP="00204453">
      <w:pPr>
        <w:pStyle w:val="Odsekzoznamu"/>
        <w:numPr>
          <w:ilvl w:val="0"/>
          <w:numId w:val="4"/>
        </w:numPr>
        <w:spacing w:after="0"/>
        <w:rPr>
          <w:sz w:val="24"/>
          <w:szCs w:val="24"/>
        </w:rPr>
      </w:pPr>
      <w:r w:rsidRPr="00612AAE">
        <w:rPr>
          <w:sz w:val="24"/>
          <w:szCs w:val="24"/>
        </w:rPr>
        <w:t>Nie je miesto, kde by nerástla</w:t>
      </w:r>
      <w:r w:rsidR="00D152D3">
        <w:rPr>
          <w:sz w:val="24"/>
          <w:szCs w:val="24"/>
        </w:rPr>
        <w:t>. N</w:t>
      </w:r>
      <w:r w:rsidRPr="00612AAE">
        <w:rPr>
          <w:sz w:val="24"/>
          <w:szCs w:val="24"/>
        </w:rPr>
        <w:t xml:space="preserve">ikto ju nepestuje a napriek tomu je u nás veľmi rozšírená. </w:t>
      </w:r>
    </w:p>
    <w:p w14:paraId="1E641E2B" w14:textId="77777777" w:rsidR="006C05F0" w:rsidRPr="00612AAE" w:rsidRDefault="006C05F0" w:rsidP="00E1237E">
      <w:pPr>
        <w:pStyle w:val="Odsekzoznamu"/>
        <w:spacing w:after="0"/>
        <w:rPr>
          <w:sz w:val="24"/>
          <w:szCs w:val="24"/>
        </w:rPr>
      </w:pPr>
    </w:p>
    <w:p w14:paraId="0712A636" w14:textId="420A6E5F" w:rsidR="00E1237E" w:rsidRDefault="00204F32" w:rsidP="00E1237E">
      <w:pPr>
        <w:spacing w:after="0"/>
        <w:contextualSpacing/>
        <w:rPr>
          <w:sz w:val="24"/>
          <w:szCs w:val="24"/>
        </w:rPr>
      </w:pPr>
      <w:commentRangeStart w:id="59"/>
      <w:commentRangeStart w:id="60"/>
      <w:r w:rsidRPr="00612AAE">
        <w:rPr>
          <w:sz w:val="24"/>
          <w:szCs w:val="24"/>
        </w:rPr>
        <w:t xml:space="preserve">Hluchavka existuje </w:t>
      </w:r>
      <w:r w:rsidR="00E318FC">
        <w:rPr>
          <w:sz w:val="24"/>
          <w:szCs w:val="24"/>
        </w:rPr>
        <w:t xml:space="preserve">v </w:t>
      </w:r>
      <w:r w:rsidRPr="00612AAE">
        <w:rPr>
          <w:sz w:val="24"/>
          <w:szCs w:val="24"/>
        </w:rPr>
        <w:t>rôznych far</w:t>
      </w:r>
      <w:r w:rsidR="00E318FC">
        <w:rPr>
          <w:sz w:val="24"/>
          <w:szCs w:val="24"/>
        </w:rPr>
        <w:t>bách</w:t>
      </w:r>
      <w:r w:rsidRPr="00612AAE">
        <w:rPr>
          <w:sz w:val="24"/>
          <w:szCs w:val="24"/>
        </w:rPr>
        <w:t>, môžeme nájsť bielu</w:t>
      </w:r>
      <w:r w:rsidR="00DC17B0">
        <w:rPr>
          <w:sz w:val="24"/>
          <w:szCs w:val="24"/>
        </w:rPr>
        <w:t>(lat.</w:t>
      </w:r>
      <w:r w:rsidR="00DC17B0" w:rsidRPr="00DC17B0">
        <w:t xml:space="preserve"> </w:t>
      </w:r>
      <w:proofErr w:type="spellStart"/>
      <w:r w:rsidR="00DC17B0" w:rsidRPr="00DC17B0">
        <w:rPr>
          <w:sz w:val="24"/>
          <w:szCs w:val="24"/>
        </w:rPr>
        <w:t>Lamium</w:t>
      </w:r>
      <w:proofErr w:type="spellEnd"/>
      <w:r w:rsidR="00DC17B0" w:rsidRPr="00DC17B0">
        <w:rPr>
          <w:sz w:val="24"/>
          <w:szCs w:val="24"/>
        </w:rPr>
        <w:t xml:space="preserve"> album)</w:t>
      </w:r>
      <w:r w:rsidR="00DC17B0">
        <w:rPr>
          <w:sz w:val="24"/>
          <w:szCs w:val="24"/>
        </w:rPr>
        <w:t xml:space="preserve"> </w:t>
      </w:r>
      <w:r w:rsidRPr="00612AAE">
        <w:rPr>
          <w:sz w:val="24"/>
          <w:szCs w:val="24"/>
        </w:rPr>
        <w:t xml:space="preserve">, žltú </w:t>
      </w:r>
      <w:r w:rsidR="00DC17B0">
        <w:rPr>
          <w:sz w:val="24"/>
          <w:szCs w:val="24"/>
        </w:rPr>
        <w:t xml:space="preserve">(lat. </w:t>
      </w:r>
      <w:proofErr w:type="spellStart"/>
      <w:r w:rsidR="00DC17B0" w:rsidRPr="00DC17B0">
        <w:rPr>
          <w:sz w:val="24"/>
          <w:szCs w:val="24"/>
        </w:rPr>
        <w:t>Lamium</w:t>
      </w:r>
      <w:proofErr w:type="spellEnd"/>
      <w:r w:rsidR="00DC17B0" w:rsidRPr="00DC17B0">
        <w:rPr>
          <w:sz w:val="24"/>
          <w:szCs w:val="24"/>
        </w:rPr>
        <w:t xml:space="preserve"> </w:t>
      </w:r>
      <w:proofErr w:type="spellStart"/>
      <w:r w:rsidR="00DC17B0" w:rsidRPr="00DC17B0">
        <w:rPr>
          <w:sz w:val="24"/>
          <w:szCs w:val="24"/>
        </w:rPr>
        <w:t>galeobdolon</w:t>
      </w:r>
      <w:proofErr w:type="spellEnd"/>
      <w:r w:rsidR="00DC17B0">
        <w:rPr>
          <w:sz w:val="24"/>
          <w:szCs w:val="24"/>
        </w:rPr>
        <w:t>)</w:t>
      </w:r>
      <w:r w:rsidR="00DC17B0" w:rsidRPr="00DC17B0">
        <w:rPr>
          <w:sz w:val="24"/>
          <w:szCs w:val="24"/>
        </w:rPr>
        <w:t xml:space="preserve"> </w:t>
      </w:r>
      <w:r w:rsidRPr="00612AAE">
        <w:rPr>
          <w:sz w:val="24"/>
          <w:szCs w:val="24"/>
        </w:rPr>
        <w:t>či fialovú</w:t>
      </w:r>
      <w:r w:rsidR="00DC17B0">
        <w:rPr>
          <w:sz w:val="24"/>
          <w:szCs w:val="24"/>
        </w:rPr>
        <w:t xml:space="preserve"> (lat. </w:t>
      </w:r>
      <w:proofErr w:type="spellStart"/>
      <w:r w:rsidR="00DC17B0">
        <w:rPr>
          <w:rFonts w:ascii="Arial" w:hAnsi="Arial" w:cs="Arial"/>
          <w:color w:val="4D5156"/>
          <w:sz w:val="21"/>
          <w:szCs w:val="21"/>
          <w:shd w:val="clear" w:color="auto" w:fill="FFFFFF"/>
        </w:rPr>
        <w:t>Lamium</w:t>
      </w:r>
      <w:proofErr w:type="spellEnd"/>
      <w:r w:rsidR="00DC17B0">
        <w:rPr>
          <w:rFonts w:ascii="Arial" w:hAnsi="Arial" w:cs="Arial"/>
          <w:color w:val="4D5156"/>
          <w:sz w:val="21"/>
          <w:szCs w:val="21"/>
          <w:shd w:val="clear" w:color="auto" w:fill="FFFFFF"/>
        </w:rPr>
        <w:t xml:space="preserve"> </w:t>
      </w:r>
      <w:proofErr w:type="spellStart"/>
      <w:r w:rsidR="00DC17B0">
        <w:rPr>
          <w:rFonts w:ascii="Arial" w:hAnsi="Arial" w:cs="Arial"/>
          <w:color w:val="4D5156"/>
          <w:sz w:val="21"/>
          <w:szCs w:val="21"/>
          <w:shd w:val="clear" w:color="auto" w:fill="FFFFFF"/>
        </w:rPr>
        <w:t>purpureum</w:t>
      </w:r>
      <w:proofErr w:type="spellEnd"/>
      <w:r w:rsidR="00DC17B0">
        <w:rPr>
          <w:rFonts w:ascii="Arial" w:hAnsi="Arial" w:cs="Arial"/>
          <w:color w:val="4D5156"/>
          <w:sz w:val="21"/>
          <w:szCs w:val="21"/>
          <w:shd w:val="clear" w:color="auto" w:fill="FFFFFF"/>
        </w:rPr>
        <w:t>)</w:t>
      </w:r>
      <w:r w:rsidRPr="00612AAE">
        <w:rPr>
          <w:sz w:val="24"/>
          <w:szCs w:val="24"/>
        </w:rPr>
        <w:t xml:space="preserve">. Jednu z nich určite nájdete aj vo </w:t>
      </w:r>
      <w:r w:rsidR="005B5414">
        <w:rPr>
          <w:sz w:val="24"/>
          <w:szCs w:val="24"/>
        </w:rPr>
        <w:t>svojom</w:t>
      </w:r>
      <w:r w:rsidRPr="00612AAE">
        <w:rPr>
          <w:sz w:val="24"/>
          <w:szCs w:val="24"/>
        </w:rPr>
        <w:t xml:space="preserve"> okolí. Ja mám šťastie väčšinou iba na purpurové, ale</w:t>
      </w:r>
      <w:r w:rsidR="00E318FC">
        <w:rPr>
          <w:sz w:val="24"/>
          <w:szCs w:val="24"/>
        </w:rPr>
        <w:t xml:space="preserve"> o</w:t>
      </w:r>
      <w:r w:rsidRPr="00612AAE">
        <w:rPr>
          <w:sz w:val="24"/>
          <w:szCs w:val="24"/>
        </w:rPr>
        <w:t xml:space="preserve"> to viac sa poteším, keď nájdem aj iné farby. Všetky druhy sú jedlé a už od jari nám oživia náš bylinkový repertoár.  </w:t>
      </w:r>
      <w:commentRangeEnd w:id="59"/>
      <w:r w:rsidR="00D152D3">
        <w:rPr>
          <w:rStyle w:val="Odkaznakomentr"/>
        </w:rPr>
        <w:commentReference w:id="59"/>
      </w:r>
      <w:commentRangeEnd w:id="60"/>
      <w:r w:rsidR="00DC17B0">
        <w:rPr>
          <w:rStyle w:val="Odkaznakomentr"/>
        </w:rPr>
        <w:commentReference w:id="60"/>
      </w:r>
    </w:p>
    <w:p w14:paraId="36036798" w14:textId="77777777" w:rsidR="00E1237E" w:rsidRDefault="00E1237E" w:rsidP="00E1237E">
      <w:pPr>
        <w:spacing w:after="0"/>
        <w:contextualSpacing/>
        <w:rPr>
          <w:b/>
          <w:sz w:val="24"/>
          <w:szCs w:val="24"/>
        </w:rPr>
      </w:pPr>
    </w:p>
    <w:p w14:paraId="674103B2" w14:textId="09FA8824" w:rsidR="00E1237E" w:rsidRDefault="00204F32" w:rsidP="00297836">
      <w:pPr>
        <w:spacing w:after="0"/>
        <w:contextualSpacing/>
        <w:rPr>
          <w:sz w:val="24"/>
          <w:szCs w:val="24"/>
        </w:rPr>
      </w:pPr>
      <w:r w:rsidRPr="00612AAE">
        <w:rPr>
          <w:b/>
          <w:sz w:val="24"/>
          <w:szCs w:val="24"/>
        </w:rPr>
        <w:t>Ako rastlinku spoznať?</w:t>
      </w:r>
    </w:p>
    <w:p w14:paraId="4A2C741D" w14:textId="091E376D" w:rsidR="00E1237E" w:rsidRDefault="00204F32" w:rsidP="00297836">
      <w:pPr>
        <w:spacing w:after="0"/>
        <w:contextualSpacing/>
        <w:rPr>
          <w:sz w:val="24"/>
          <w:szCs w:val="24"/>
        </w:rPr>
      </w:pPr>
      <w:r w:rsidRPr="00612AAE">
        <w:rPr>
          <w:sz w:val="24"/>
          <w:szCs w:val="24"/>
        </w:rPr>
        <w:t xml:space="preserve">Anglický názov hluchavky </w:t>
      </w:r>
      <w:r w:rsidR="00E318FC">
        <w:rPr>
          <w:sz w:val="24"/>
          <w:szCs w:val="24"/>
        </w:rPr>
        <w:t xml:space="preserve">je </w:t>
      </w:r>
      <w:r w:rsidRPr="00612AAE">
        <w:rPr>
          <w:sz w:val="24"/>
          <w:szCs w:val="24"/>
        </w:rPr>
        <w:t xml:space="preserve">„fialová mŕtva žihľava“ pre jej zjavnú podobnosť so žihľavou, ale to iba kým je žihľava malá. </w:t>
      </w:r>
      <w:r w:rsidR="00525CBB" w:rsidRPr="00612AAE">
        <w:rPr>
          <w:sz w:val="24"/>
          <w:szCs w:val="24"/>
        </w:rPr>
        <w:t xml:space="preserve">Rozdiel medzi nimi vidíme hneď v tvare listov. Hluchavka má listy v tvare srdca s veľkými vrúbkovanými okrajmi, ktoré rastú po celej dĺžke stonky. Žihľava má listy viac trojuholníkového tvaru, ktoré rastú vo veľkých zhlukoch. </w:t>
      </w:r>
    </w:p>
    <w:p w14:paraId="4E5A5EAE" w14:textId="77777777" w:rsidR="00297836" w:rsidRDefault="00297836" w:rsidP="00297836">
      <w:pPr>
        <w:spacing w:after="0"/>
        <w:contextualSpacing/>
        <w:rPr>
          <w:sz w:val="24"/>
          <w:szCs w:val="24"/>
        </w:rPr>
      </w:pPr>
    </w:p>
    <w:p w14:paraId="7DC4729B" w14:textId="32C86F16" w:rsidR="00E1237E" w:rsidRDefault="00C3505A" w:rsidP="00297836">
      <w:pPr>
        <w:spacing w:after="0"/>
        <w:contextualSpacing/>
        <w:rPr>
          <w:sz w:val="24"/>
          <w:szCs w:val="24"/>
        </w:rPr>
      </w:pPr>
      <w:r w:rsidRPr="00612AAE">
        <w:rPr>
          <w:sz w:val="24"/>
          <w:szCs w:val="24"/>
        </w:rPr>
        <w:t>Hluchavku je ľahké identifikovať podľa jej štvorcovej stonky (ako všetky rastliny z čeľade mäty), mierne chlpatých listov a fialových vrcholov s malými ružovými kvetmi. Kvietky sú malé a rúrkovitého tvaru</w:t>
      </w:r>
      <w:r w:rsidR="00986F5F">
        <w:rPr>
          <w:sz w:val="24"/>
          <w:szCs w:val="24"/>
        </w:rPr>
        <w:t>.</w:t>
      </w:r>
    </w:p>
    <w:p w14:paraId="2C6711AF" w14:textId="77777777" w:rsidR="00E1237E" w:rsidRDefault="00E1237E" w:rsidP="00297836">
      <w:pPr>
        <w:spacing w:after="0"/>
        <w:contextualSpacing/>
        <w:rPr>
          <w:b/>
          <w:sz w:val="24"/>
          <w:szCs w:val="24"/>
        </w:rPr>
      </w:pPr>
    </w:p>
    <w:p w14:paraId="6C2987ED" w14:textId="751EB456" w:rsidR="00A8312A" w:rsidRPr="00E1237E" w:rsidRDefault="003442EA" w:rsidP="00297836">
      <w:pPr>
        <w:spacing w:after="0"/>
        <w:contextualSpacing/>
        <w:rPr>
          <w:sz w:val="24"/>
          <w:szCs w:val="24"/>
        </w:rPr>
      </w:pPr>
      <w:r>
        <w:rPr>
          <w:b/>
          <w:sz w:val="24"/>
          <w:szCs w:val="24"/>
        </w:rPr>
        <w:t>K</w:t>
      </w:r>
      <w:r w:rsidR="00F6687C">
        <w:rPr>
          <w:b/>
          <w:sz w:val="24"/>
          <w:szCs w:val="24"/>
        </w:rPr>
        <w:t>edy</w:t>
      </w:r>
      <w:r w:rsidR="00A8312A" w:rsidRPr="00612AAE">
        <w:rPr>
          <w:b/>
          <w:sz w:val="24"/>
          <w:szCs w:val="24"/>
        </w:rPr>
        <w:t xml:space="preserve"> ju zbierať?</w:t>
      </w:r>
    </w:p>
    <w:p w14:paraId="105087F6" w14:textId="2B495D64" w:rsidR="006C05F0" w:rsidRPr="00612AAE" w:rsidRDefault="00A8312A" w:rsidP="00297836">
      <w:pPr>
        <w:spacing w:after="0"/>
        <w:contextualSpacing/>
        <w:rPr>
          <w:sz w:val="24"/>
          <w:szCs w:val="24"/>
        </w:rPr>
      </w:pPr>
      <w:r w:rsidRPr="00612AAE">
        <w:rPr>
          <w:sz w:val="24"/>
          <w:szCs w:val="24"/>
        </w:rPr>
        <w:t>Jej veľkou výhodou je, že rastie od skorej jari do neskorej jesene. Na jar</w:t>
      </w:r>
      <w:r w:rsidR="000E1F3C" w:rsidRPr="00612AAE">
        <w:rPr>
          <w:sz w:val="24"/>
          <w:szCs w:val="24"/>
        </w:rPr>
        <w:t>, keď</w:t>
      </w:r>
      <w:r w:rsidRPr="00612AAE">
        <w:rPr>
          <w:sz w:val="24"/>
          <w:szCs w:val="24"/>
        </w:rPr>
        <w:t xml:space="preserve"> sú rastlinky menšie, využívame ich celé</w:t>
      </w:r>
      <w:r w:rsidR="00615DD7">
        <w:rPr>
          <w:sz w:val="24"/>
          <w:szCs w:val="24"/>
        </w:rPr>
        <w:t>:</w:t>
      </w:r>
      <w:r w:rsidRPr="00612AAE">
        <w:rPr>
          <w:sz w:val="24"/>
          <w:szCs w:val="24"/>
        </w:rPr>
        <w:t xml:space="preserve"> stonky, lístky aj kvietky. Postupom času, ako rastlinka rastie do </w:t>
      </w:r>
      <w:r w:rsidRPr="00612AAE">
        <w:rPr>
          <w:sz w:val="24"/>
          <w:szCs w:val="24"/>
        </w:rPr>
        <w:lastRenderedPageBreak/>
        <w:t>výšky, jej stonky môžu byť hrubšie a z</w:t>
      </w:r>
      <w:r w:rsidR="00A43B28">
        <w:rPr>
          <w:sz w:val="24"/>
          <w:szCs w:val="24"/>
        </w:rPr>
        <w:t>d</w:t>
      </w:r>
      <w:r w:rsidRPr="00612AAE">
        <w:rPr>
          <w:sz w:val="24"/>
          <w:szCs w:val="24"/>
        </w:rPr>
        <w:t xml:space="preserve">revnatené. Uprednostníme vtedy </w:t>
      </w:r>
      <w:r w:rsidR="000E1F3C" w:rsidRPr="00612AAE">
        <w:rPr>
          <w:sz w:val="24"/>
          <w:szCs w:val="24"/>
        </w:rPr>
        <w:t xml:space="preserve">iba </w:t>
      </w:r>
      <w:proofErr w:type="spellStart"/>
      <w:r w:rsidRPr="00612AAE">
        <w:rPr>
          <w:sz w:val="24"/>
          <w:szCs w:val="24"/>
        </w:rPr>
        <w:t>vršiačiky</w:t>
      </w:r>
      <w:proofErr w:type="spellEnd"/>
      <w:r w:rsidRPr="00612AAE">
        <w:rPr>
          <w:sz w:val="24"/>
          <w:szCs w:val="24"/>
        </w:rPr>
        <w:t xml:space="preserve"> rastliniek a lístky. </w:t>
      </w:r>
    </w:p>
    <w:p w14:paraId="1FFF5146" w14:textId="77777777" w:rsidR="00297836" w:rsidRDefault="00297836" w:rsidP="00297836">
      <w:pPr>
        <w:spacing w:after="0"/>
        <w:contextualSpacing/>
        <w:rPr>
          <w:b/>
          <w:sz w:val="24"/>
          <w:szCs w:val="24"/>
        </w:rPr>
      </w:pPr>
    </w:p>
    <w:p w14:paraId="7C7C9B64" w14:textId="7BEF222F" w:rsidR="00A8312A" w:rsidRPr="00612AAE" w:rsidRDefault="00A8312A" w:rsidP="00297836">
      <w:pPr>
        <w:spacing w:after="0"/>
        <w:contextualSpacing/>
        <w:rPr>
          <w:b/>
          <w:sz w:val="24"/>
          <w:szCs w:val="24"/>
        </w:rPr>
      </w:pPr>
      <w:r w:rsidRPr="00612AAE">
        <w:rPr>
          <w:b/>
          <w:sz w:val="24"/>
          <w:szCs w:val="24"/>
        </w:rPr>
        <w:t>Čo obsahuje?</w:t>
      </w:r>
    </w:p>
    <w:p w14:paraId="53623FEA" w14:textId="7E86E41B" w:rsidR="00C1225F" w:rsidRPr="00612AAE" w:rsidRDefault="00FA11B3" w:rsidP="00297836">
      <w:pPr>
        <w:spacing w:after="0"/>
        <w:contextualSpacing/>
        <w:rPr>
          <w:sz w:val="24"/>
          <w:szCs w:val="24"/>
        </w:rPr>
      </w:pPr>
      <w:r w:rsidRPr="00612AAE">
        <w:rPr>
          <w:sz w:val="24"/>
          <w:szCs w:val="24"/>
        </w:rPr>
        <w:t>Hluchavk</w:t>
      </w:r>
      <w:r w:rsidR="00A43B28">
        <w:rPr>
          <w:sz w:val="24"/>
          <w:szCs w:val="24"/>
        </w:rPr>
        <w:t>u</w:t>
      </w:r>
      <w:r w:rsidRPr="00612AAE">
        <w:rPr>
          <w:sz w:val="24"/>
          <w:szCs w:val="24"/>
        </w:rPr>
        <w:t xml:space="preserve"> charakterizujú jej antioxidačné, imunostimulačné a protizápalové vlastnosti</w:t>
      </w:r>
      <w:r w:rsidR="00C1225F" w:rsidRPr="00612AAE">
        <w:rPr>
          <w:sz w:val="24"/>
          <w:szCs w:val="24"/>
        </w:rPr>
        <w:t>.</w:t>
      </w:r>
      <w:r w:rsidR="00C1225F" w:rsidRPr="00612AAE">
        <w:rPr>
          <w:rFonts w:ascii="Helvetica" w:hAnsi="Helvetica"/>
          <w:color w:val="292929"/>
          <w:sz w:val="27"/>
          <w:szCs w:val="27"/>
          <w:shd w:val="clear" w:color="auto" w:fill="FEFEFE"/>
        </w:rPr>
        <w:t xml:space="preserve"> </w:t>
      </w:r>
      <w:r w:rsidR="00C1225F" w:rsidRPr="00612AAE">
        <w:rPr>
          <w:sz w:val="24"/>
          <w:szCs w:val="24"/>
        </w:rPr>
        <w:t xml:space="preserve">Obsahuje flavonoidy, </w:t>
      </w:r>
      <w:proofErr w:type="spellStart"/>
      <w:r w:rsidR="00C1225F" w:rsidRPr="00612AAE">
        <w:rPr>
          <w:sz w:val="24"/>
          <w:szCs w:val="24"/>
        </w:rPr>
        <w:t>saponíny</w:t>
      </w:r>
      <w:proofErr w:type="spellEnd"/>
      <w:r w:rsidR="00C1225F" w:rsidRPr="00612AAE">
        <w:rPr>
          <w:sz w:val="24"/>
          <w:szCs w:val="24"/>
        </w:rPr>
        <w:t xml:space="preserve">, triesloviny, slizy, draselné soli. </w:t>
      </w:r>
      <w:r w:rsidR="00735E9C" w:rsidRPr="00612AAE">
        <w:rPr>
          <w:sz w:val="24"/>
          <w:szCs w:val="24"/>
        </w:rPr>
        <w:t xml:space="preserve">Tak ako aj púpava, </w:t>
      </w:r>
      <w:r w:rsidR="00DD3667">
        <w:rPr>
          <w:sz w:val="24"/>
          <w:szCs w:val="24"/>
        </w:rPr>
        <w:t>aj</w:t>
      </w:r>
      <w:r w:rsidR="00735E9C" w:rsidRPr="00612AAE">
        <w:rPr>
          <w:sz w:val="24"/>
          <w:szCs w:val="24"/>
        </w:rPr>
        <w:t xml:space="preserve"> hluchavka </w:t>
      </w:r>
      <w:r w:rsidR="00DD3667">
        <w:rPr>
          <w:sz w:val="24"/>
          <w:szCs w:val="24"/>
        </w:rPr>
        <w:t xml:space="preserve">je </w:t>
      </w:r>
      <w:r w:rsidR="00735E9C" w:rsidRPr="00612AAE">
        <w:rPr>
          <w:sz w:val="24"/>
          <w:szCs w:val="24"/>
        </w:rPr>
        <w:t xml:space="preserve">vynikajúcim prírodným zdrojom vitamínu A. </w:t>
      </w:r>
    </w:p>
    <w:p w14:paraId="72A90BCF" w14:textId="77777777" w:rsidR="00297836" w:rsidRDefault="00297836" w:rsidP="00297836">
      <w:pPr>
        <w:spacing w:after="0"/>
        <w:contextualSpacing/>
        <w:rPr>
          <w:b/>
          <w:sz w:val="24"/>
          <w:szCs w:val="24"/>
        </w:rPr>
      </w:pPr>
    </w:p>
    <w:p w14:paraId="7B3AE61F" w14:textId="3BF3A33C" w:rsidR="00C1225F" w:rsidRPr="00612AAE" w:rsidRDefault="00C1225F" w:rsidP="00297836">
      <w:pPr>
        <w:spacing w:after="0"/>
        <w:contextualSpacing/>
        <w:rPr>
          <w:b/>
          <w:sz w:val="24"/>
          <w:szCs w:val="24"/>
        </w:rPr>
      </w:pPr>
      <w:r w:rsidRPr="00612AAE">
        <w:rPr>
          <w:b/>
          <w:sz w:val="24"/>
          <w:szCs w:val="24"/>
        </w:rPr>
        <w:t>Pri aký</w:t>
      </w:r>
      <w:r w:rsidR="00DD3667">
        <w:rPr>
          <w:b/>
          <w:sz w:val="24"/>
          <w:szCs w:val="24"/>
        </w:rPr>
        <w:t>ch</w:t>
      </w:r>
      <w:r w:rsidRPr="00612AAE">
        <w:rPr>
          <w:b/>
          <w:sz w:val="24"/>
          <w:szCs w:val="24"/>
        </w:rPr>
        <w:t xml:space="preserve"> problémoch </w:t>
      </w:r>
      <w:r w:rsidR="003442EA">
        <w:rPr>
          <w:b/>
          <w:sz w:val="24"/>
          <w:szCs w:val="24"/>
        </w:rPr>
        <w:t>vám</w:t>
      </w:r>
      <w:r w:rsidRPr="00612AAE">
        <w:rPr>
          <w:b/>
          <w:sz w:val="24"/>
          <w:szCs w:val="24"/>
        </w:rPr>
        <w:t xml:space="preserve"> pomôže? </w:t>
      </w:r>
    </w:p>
    <w:p w14:paraId="1D9B259B" w14:textId="230C2B95" w:rsidR="00C1225F" w:rsidRPr="00612AAE" w:rsidRDefault="00C1225F" w:rsidP="00297836">
      <w:pPr>
        <w:spacing w:after="0"/>
        <w:contextualSpacing/>
        <w:rPr>
          <w:sz w:val="24"/>
          <w:szCs w:val="24"/>
        </w:rPr>
      </w:pPr>
      <w:r w:rsidRPr="00612AAE">
        <w:rPr>
          <w:sz w:val="24"/>
          <w:szCs w:val="24"/>
        </w:rPr>
        <w:t>Dievčatá, slečny, ženy, dámy, panie, staré mamy, toto je naša bylinka. Pôsobí mimoriadne proti</w:t>
      </w:r>
      <w:r w:rsidR="00735E9C" w:rsidRPr="00612AAE">
        <w:rPr>
          <w:sz w:val="24"/>
          <w:szCs w:val="24"/>
        </w:rPr>
        <w:t xml:space="preserve">zápalovo na naše intímne partie, rôzne výtoky, infekcie a iné </w:t>
      </w:r>
      <w:proofErr w:type="spellStart"/>
      <w:r w:rsidR="00735E9C" w:rsidRPr="00612AAE">
        <w:rPr>
          <w:sz w:val="24"/>
          <w:szCs w:val="24"/>
        </w:rPr>
        <w:t>diskomforty</w:t>
      </w:r>
      <w:proofErr w:type="spellEnd"/>
      <w:r w:rsidR="00735E9C" w:rsidRPr="00612AAE">
        <w:rPr>
          <w:sz w:val="24"/>
          <w:szCs w:val="24"/>
        </w:rPr>
        <w:t>.</w:t>
      </w:r>
      <w:r w:rsidRPr="00612AAE">
        <w:rPr>
          <w:sz w:val="24"/>
          <w:szCs w:val="24"/>
        </w:rPr>
        <w:t xml:space="preserve"> Pomáha pri problémoch s menštruáci</w:t>
      </w:r>
      <w:r w:rsidR="00DD3667">
        <w:rPr>
          <w:sz w:val="24"/>
          <w:szCs w:val="24"/>
        </w:rPr>
        <w:t>o</w:t>
      </w:r>
      <w:r w:rsidRPr="00612AAE">
        <w:rPr>
          <w:sz w:val="24"/>
          <w:szCs w:val="24"/>
        </w:rPr>
        <w:t>u, hlavne silnej, častej a dlhej. Pri týchto ťažkostiach je vhodné si pripraviť čajové zmesi spolu s</w:t>
      </w:r>
      <w:r w:rsidR="00735E9C" w:rsidRPr="00612AAE">
        <w:rPr>
          <w:sz w:val="24"/>
          <w:szCs w:val="24"/>
        </w:rPr>
        <w:t> </w:t>
      </w:r>
      <w:r w:rsidRPr="00612AAE">
        <w:rPr>
          <w:sz w:val="24"/>
          <w:szCs w:val="24"/>
        </w:rPr>
        <w:t>alchemilkou</w:t>
      </w:r>
      <w:r w:rsidR="00735E9C" w:rsidRPr="00612AAE">
        <w:rPr>
          <w:sz w:val="24"/>
          <w:szCs w:val="24"/>
        </w:rPr>
        <w:t xml:space="preserve"> či</w:t>
      </w:r>
      <w:r w:rsidRPr="00612AAE">
        <w:rPr>
          <w:sz w:val="24"/>
          <w:szCs w:val="24"/>
        </w:rPr>
        <w:t xml:space="preserve"> ľubovníkom</w:t>
      </w:r>
      <w:r w:rsidR="00735E9C" w:rsidRPr="00612AAE">
        <w:rPr>
          <w:sz w:val="24"/>
          <w:szCs w:val="24"/>
        </w:rPr>
        <w:t xml:space="preserve">. </w:t>
      </w:r>
      <w:r w:rsidR="00C166F3" w:rsidRPr="00612AAE">
        <w:rPr>
          <w:sz w:val="24"/>
          <w:szCs w:val="24"/>
        </w:rPr>
        <w:t>Škoda, že som toto nevedela za mlada ešte</w:t>
      </w:r>
      <w:r w:rsidR="00967DED">
        <w:rPr>
          <w:sz w:val="24"/>
          <w:szCs w:val="24"/>
        </w:rPr>
        <w:t xml:space="preserve"> pred pôrodmi, ušetrila by som sv</w:t>
      </w:r>
      <w:r w:rsidR="00C166F3" w:rsidRPr="00612AAE">
        <w:rPr>
          <w:sz w:val="24"/>
          <w:szCs w:val="24"/>
        </w:rPr>
        <w:t>oje te</w:t>
      </w:r>
      <w:r w:rsidR="00492C8F" w:rsidRPr="00612AAE">
        <w:rPr>
          <w:sz w:val="24"/>
          <w:szCs w:val="24"/>
        </w:rPr>
        <w:t xml:space="preserve">lo pojedania ružových tabletiek. </w:t>
      </w:r>
    </w:p>
    <w:p w14:paraId="0C34EF38" w14:textId="77777777" w:rsidR="00297836" w:rsidRDefault="00297836" w:rsidP="00297836">
      <w:pPr>
        <w:spacing w:after="0"/>
        <w:contextualSpacing/>
        <w:rPr>
          <w:sz w:val="24"/>
          <w:szCs w:val="24"/>
        </w:rPr>
      </w:pPr>
    </w:p>
    <w:p w14:paraId="63FE65FA" w14:textId="5A3707D9" w:rsidR="00735E9C" w:rsidRPr="00612AAE" w:rsidRDefault="00735E9C" w:rsidP="00297836">
      <w:pPr>
        <w:spacing w:after="0"/>
        <w:contextualSpacing/>
        <w:rPr>
          <w:sz w:val="24"/>
          <w:szCs w:val="24"/>
        </w:rPr>
      </w:pPr>
      <w:r w:rsidRPr="00612AAE">
        <w:rPr>
          <w:sz w:val="24"/>
          <w:szCs w:val="24"/>
        </w:rPr>
        <w:t xml:space="preserve">Jej druhou dôležitou úlohou je, že pôsobí ako balzam na naše nervy. </w:t>
      </w:r>
      <w:r w:rsidR="00C62DDF" w:rsidRPr="00612AAE">
        <w:rPr>
          <w:sz w:val="24"/>
          <w:szCs w:val="24"/>
        </w:rPr>
        <w:t>Ak si ju chceme pripraviť vo forme u</w:t>
      </w:r>
      <w:r w:rsidR="00391EDE">
        <w:rPr>
          <w:sz w:val="24"/>
          <w:szCs w:val="24"/>
        </w:rPr>
        <w:t>pokojujúceho</w:t>
      </w:r>
      <w:r w:rsidR="00C62DDF" w:rsidRPr="00612AAE">
        <w:rPr>
          <w:sz w:val="24"/>
          <w:szCs w:val="24"/>
        </w:rPr>
        <w:t xml:space="preserve"> čaju, je vhodné ju skombinovať s medovkou. </w:t>
      </w:r>
    </w:p>
    <w:p w14:paraId="0F929CD5" w14:textId="77777777" w:rsidR="00297836" w:rsidRDefault="00297836" w:rsidP="00297836">
      <w:pPr>
        <w:spacing w:after="0"/>
        <w:contextualSpacing/>
        <w:rPr>
          <w:b/>
          <w:sz w:val="24"/>
          <w:szCs w:val="24"/>
        </w:rPr>
      </w:pPr>
    </w:p>
    <w:p w14:paraId="319B0A47" w14:textId="3B4B58B8" w:rsidR="00735E9C" w:rsidRDefault="006F5510" w:rsidP="00297836">
      <w:pPr>
        <w:spacing w:after="0"/>
        <w:contextualSpacing/>
        <w:rPr>
          <w:b/>
          <w:sz w:val="24"/>
          <w:szCs w:val="24"/>
        </w:rPr>
      </w:pPr>
      <w:r w:rsidRPr="00612AAE">
        <w:rPr>
          <w:b/>
          <w:sz w:val="24"/>
          <w:szCs w:val="24"/>
        </w:rPr>
        <w:t>T</w:t>
      </w:r>
      <w:r w:rsidR="00BC1A1D" w:rsidRPr="00612AAE">
        <w:rPr>
          <w:b/>
          <w:sz w:val="24"/>
          <w:szCs w:val="24"/>
        </w:rPr>
        <w:t>ipy na najlepšie využitie</w:t>
      </w:r>
    </w:p>
    <w:p w14:paraId="54975E9D" w14:textId="77777777" w:rsidR="009D1EAE" w:rsidRPr="00612AAE" w:rsidRDefault="009D1EAE" w:rsidP="00E155EB">
      <w:pPr>
        <w:spacing w:after="0"/>
        <w:contextualSpacing/>
        <w:rPr>
          <w:b/>
          <w:sz w:val="24"/>
          <w:szCs w:val="24"/>
        </w:rPr>
      </w:pPr>
    </w:p>
    <w:p w14:paraId="23E61332" w14:textId="77777777" w:rsidR="00735E9C" w:rsidRPr="00713ABC" w:rsidRDefault="00735E9C" w:rsidP="00713ABC">
      <w:pPr>
        <w:spacing w:after="0"/>
        <w:rPr>
          <w:b/>
          <w:sz w:val="24"/>
          <w:szCs w:val="24"/>
          <w:highlight w:val="magenta"/>
        </w:rPr>
      </w:pPr>
      <w:r w:rsidRPr="00713ABC">
        <w:rPr>
          <w:b/>
          <w:sz w:val="24"/>
          <w:szCs w:val="24"/>
          <w:highlight w:val="magenta"/>
        </w:rPr>
        <w:t>Sedací kúpeľ</w:t>
      </w:r>
    </w:p>
    <w:p w14:paraId="56674019" w14:textId="77777777" w:rsidR="00E155EB" w:rsidRDefault="00E155EB" w:rsidP="00E155EB">
      <w:pPr>
        <w:spacing w:after="0"/>
        <w:contextualSpacing/>
        <w:rPr>
          <w:sz w:val="24"/>
          <w:szCs w:val="24"/>
        </w:rPr>
      </w:pPr>
    </w:p>
    <w:p w14:paraId="4C7B30FE" w14:textId="581C7A14" w:rsidR="00813373" w:rsidRPr="00612AAE" w:rsidRDefault="00813373" w:rsidP="00E155EB">
      <w:pPr>
        <w:spacing w:after="0"/>
        <w:contextualSpacing/>
        <w:rPr>
          <w:sz w:val="24"/>
          <w:szCs w:val="24"/>
        </w:rPr>
      </w:pPr>
      <w:r w:rsidRPr="00612AAE">
        <w:rPr>
          <w:sz w:val="24"/>
          <w:szCs w:val="24"/>
        </w:rPr>
        <w:t>Keďže hluchavka</w:t>
      </w:r>
      <w:r w:rsidR="00082AFA" w:rsidRPr="00612AAE">
        <w:rPr>
          <w:sz w:val="24"/>
          <w:szCs w:val="24"/>
        </w:rPr>
        <w:t xml:space="preserve"> je prevažne ženská</w:t>
      </w:r>
      <w:r w:rsidR="00277273" w:rsidRPr="00612AAE">
        <w:rPr>
          <w:sz w:val="24"/>
          <w:szCs w:val="24"/>
        </w:rPr>
        <w:t xml:space="preserve"> bylinka, pomôže nielen zvnútra, ale aj zvonka. Osvedčený je </w:t>
      </w:r>
      <w:r w:rsidR="00082AFA" w:rsidRPr="00612AAE">
        <w:rPr>
          <w:sz w:val="24"/>
          <w:szCs w:val="24"/>
        </w:rPr>
        <w:t xml:space="preserve">sedací kúpeľ, </w:t>
      </w:r>
      <w:r w:rsidR="00C6403B">
        <w:rPr>
          <w:sz w:val="24"/>
          <w:szCs w:val="24"/>
        </w:rPr>
        <w:t>pri ktorom</w:t>
      </w:r>
      <w:r w:rsidR="00082AFA" w:rsidRPr="00612AAE">
        <w:rPr>
          <w:sz w:val="24"/>
          <w:szCs w:val="24"/>
        </w:rPr>
        <w:t xml:space="preserve"> </w:t>
      </w:r>
      <w:r w:rsidR="00967DED">
        <w:rPr>
          <w:sz w:val="24"/>
          <w:szCs w:val="24"/>
        </w:rPr>
        <w:t>však</w:t>
      </w:r>
      <w:r w:rsidR="00082AFA" w:rsidRPr="00612AAE">
        <w:rPr>
          <w:sz w:val="24"/>
          <w:szCs w:val="24"/>
        </w:rPr>
        <w:t xml:space="preserve"> potrebujet</w:t>
      </w:r>
      <w:r w:rsidR="00277273" w:rsidRPr="00612AAE">
        <w:rPr>
          <w:sz w:val="24"/>
          <w:szCs w:val="24"/>
        </w:rPr>
        <w:t xml:space="preserve">e silnejší odvar ako len čaj. </w:t>
      </w:r>
      <w:r w:rsidR="00082AFA" w:rsidRPr="00612AAE">
        <w:rPr>
          <w:sz w:val="24"/>
          <w:szCs w:val="24"/>
        </w:rPr>
        <w:t xml:space="preserve">Preto do 2 litrov vriacej vody pridajte aj 4 lyžice čerstvých alebo sušených kvietkov. </w:t>
      </w:r>
      <w:r w:rsidR="00C6403B">
        <w:rPr>
          <w:sz w:val="24"/>
          <w:szCs w:val="24"/>
        </w:rPr>
        <w:t>Varte</w:t>
      </w:r>
      <w:r w:rsidR="00082AFA" w:rsidRPr="00612AAE">
        <w:rPr>
          <w:sz w:val="24"/>
          <w:szCs w:val="24"/>
        </w:rPr>
        <w:t xml:space="preserve"> 7</w:t>
      </w:r>
      <w:r w:rsidR="000631D3">
        <w:rPr>
          <w:sz w:val="24"/>
          <w:szCs w:val="24"/>
        </w:rPr>
        <w:t xml:space="preserve"> </w:t>
      </w:r>
      <w:r w:rsidR="00967DED">
        <w:rPr>
          <w:sz w:val="24"/>
          <w:szCs w:val="24"/>
        </w:rPr>
        <w:t>–</w:t>
      </w:r>
      <w:r w:rsidR="000631D3">
        <w:rPr>
          <w:sz w:val="24"/>
          <w:szCs w:val="24"/>
        </w:rPr>
        <w:t xml:space="preserve"> </w:t>
      </w:r>
      <w:r w:rsidR="00082AFA" w:rsidRPr="00612AAE">
        <w:rPr>
          <w:sz w:val="24"/>
          <w:szCs w:val="24"/>
        </w:rPr>
        <w:t>10 minút. Následne odstavte a </w:t>
      </w:r>
      <w:r w:rsidR="00C6403B">
        <w:rPr>
          <w:sz w:val="24"/>
          <w:szCs w:val="24"/>
        </w:rPr>
        <w:t>nechajte</w:t>
      </w:r>
      <w:r w:rsidR="00082AFA" w:rsidRPr="00612AAE">
        <w:rPr>
          <w:sz w:val="24"/>
          <w:szCs w:val="24"/>
        </w:rPr>
        <w:t xml:space="preserve"> 15 minút lúhovať. </w:t>
      </w:r>
      <w:r w:rsidR="00C6403B">
        <w:rPr>
          <w:sz w:val="24"/>
          <w:szCs w:val="24"/>
        </w:rPr>
        <w:t>Potom s</w:t>
      </w:r>
      <w:r w:rsidR="00082AFA" w:rsidRPr="00612AAE">
        <w:rPr>
          <w:sz w:val="24"/>
          <w:szCs w:val="24"/>
        </w:rPr>
        <w:t>ce</w:t>
      </w:r>
      <w:r w:rsidR="00C6403B">
        <w:rPr>
          <w:sz w:val="24"/>
          <w:szCs w:val="24"/>
        </w:rPr>
        <w:t>ď</w:t>
      </w:r>
      <w:r w:rsidR="00082AFA" w:rsidRPr="00612AAE">
        <w:rPr>
          <w:sz w:val="24"/>
          <w:szCs w:val="24"/>
        </w:rPr>
        <w:t xml:space="preserve">te do nádoby určenej </w:t>
      </w:r>
      <w:r w:rsidR="00435239">
        <w:rPr>
          <w:sz w:val="24"/>
          <w:szCs w:val="24"/>
        </w:rPr>
        <w:t xml:space="preserve">na </w:t>
      </w:r>
      <w:r w:rsidR="00082AFA" w:rsidRPr="00612AAE">
        <w:rPr>
          <w:sz w:val="24"/>
          <w:szCs w:val="24"/>
        </w:rPr>
        <w:t>sedací kúpeľ a už si len užíva</w:t>
      </w:r>
      <w:r w:rsidR="00C6403B">
        <w:rPr>
          <w:sz w:val="24"/>
          <w:szCs w:val="24"/>
        </w:rPr>
        <w:t>j</w:t>
      </w:r>
      <w:r w:rsidR="00082AFA" w:rsidRPr="00612AAE">
        <w:rPr>
          <w:sz w:val="24"/>
          <w:szCs w:val="24"/>
        </w:rPr>
        <w:t xml:space="preserve">te, kým voda nevychladne. </w:t>
      </w:r>
    </w:p>
    <w:p w14:paraId="3BFB3AA9" w14:textId="77777777" w:rsidR="00E155EB" w:rsidRDefault="00E155EB" w:rsidP="00E155EB">
      <w:pPr>
        <w:spacing w:after="0"/>
        <w:contextualSpacing/>
        <w:rPr>
          <w:sz w:val="24"/>
          <w:szCs w:val="24"/>
        </w:rPr>
      </w:pPr>
    </w:p>
    <w:p w14:paraId="7FFCD266" w14:textId="77777777" w:rsidR="00F8260C" w:rsidRDefault="00B91C94" w:rsidP="00E155EB">
      <w:pPr>
        <w:spacing w:after="0"/>
        <w:contextualSpacing/>
        <w:rPr>
          <w:sz w:val="24"/>
          <w:szCs w:val="24"/>
        </w:rPr>
      </w:pPr>
      <w:r w:rsidRPr="00F8260C">
        <w:rPr>
          <w:b/>
          <w:sz w:val="24"/>
          <w:szCs w:val="24"/>
          <w:highlight w:val="yellow"/>
        </w:rPr>
        <w:t>TIP</w:t>
      </w:r>
      <w:r w:rsidR="00082AFA" w:rsidRPr="00F8260C">
        <w:rPr>
          <w:b/>
          <w:sz w:val="24"/>
          <w:szCs w:val="24"/>
          <w:highlight w:val="yellow"/>
        </w:rPr>
        <w:t>:</w:t>
      </w:r>
      <w:r w:rsidR="00082AFA" w:rsidRPr="00612AAE">
        <w:rPr>
          <w:sz w:val="24"/>
          <w:szCs w:val="24"/>
        </w:rPr>
        <w:t xml:space="preserve"> </w:t>
      </w:r>
    </w:p>
    <w:p w14:paraId="2D135338" w14:textId="30DB0F7E" w:rsidR="00082AFA" w:rsidRDefault="00082AFA" w:rsidP="00E155EB">
      <w:pPr>
        <w:spacing w:after="0"/>
        <w:contextualSpacing/>
        <w:rPr>
          <w:sz w:val="24"/>
          <w:szCs w:val="24"/>
        </w:rPr>
      </w:pPr>
      <w:r w:rsidRPr="00612AAE">
        <w:rPr>
          <w:sz w:val="24"/>
          <w:szCs w:val="24"/>
        </w:rPr>
        <w:t>Ak cítite, že potrebuje sedací kúpeľ a nemáte</w:t>
      </w:r>
      <w:r w:rsidR="00EE3457">
        <w:rPr>
          <w:sz w:val="24"/>
          <w:szCs w:val="24"/>
        </w:rPr>
        <w:t xml:space="preserve"> </w:t>
      </w:r>
      <w:r w:rsidRPr="00612AAE">
        <w:rPr>
          <w:sz w:val="24"/>
          <w:szCs w:val="24"/>
        </w:rPr>
        <w:t>vhodnú bylinku, ako prvú pomoc si urobte kúpeľ v sóde bikarbóne. Sóda je bojovník proti bakt</w:t>
      </w:r>
      <w:r w:rsidR="00F30829">
        <w:rPr>
          <w:sz w:val="24"/>
          <w:szCs w:val="24"/>
        </w:rPr>
        <w:t>ériám, dezinfikuje a upravuje pH</w:t>
      </w:r>
      <w:r w:rsidR="00C6403B">
        <w:rPr>
          <w:sz w:val="24"/>
          <w:szCs w:val="24"/>
        </w:rPr>
        <w:t xml:space="preserve"> v intímnych partiách.</w:t>
      </w:r>
    </w:p>
    <w:p w14:paraId="00D98F76" w14:textId="77777777" w:rsidR="00E155EB" w:rsidRPr="00612AAE" w:rsidRDefault="00E155EB" w:rsidP="00E155EB">
      <w:pPr>
        <w:spacing w:after="0"/>
        <w:contextualSpacing/>
        <w:rPr>
          <w:sz w:val="24"/>
          <w:szCs w:val="24"/>
        </w:rPr>
      </w:pPr>
    </w:p>
    <w:p w14:paraId="596C681B" w14:textId="5F298CB5" w:rsidR="00BC1A1D" w:rsidRPr="00713ABC" w:rsidRDefault="00A53337" w:rsidP="00713ABC">
      <w:pPr>
        <w:spacing w:after="0"/>
        <w:rPr>
          <w:b/>
          <w:sz w:val="24"/>
          <w:szCs w:val="24"/>
          <w:highlight w:val="magenta"/>
        </w:rPr>
      </w:pPr>
      <w:r w:rsidRPr="00713ABC">
        <w:rPr>
          <w:b/>
          <w:sz w:val="24"/>
          <w:szCs w:val="24"/>
          <w:highlight w:val="magenta"/>
        </w:rPr>
        <w:t>Olej na pleť</w:t>
      </w:r>
      <w:r w:rsidR="00A00779" w:rsidRPr="00713ABC">
        <w:rPr>
          <w:b/>
          <w:sz w:val="24"/>
          <w:szCs w:val="24"/>
          <w:highlight w:val="magenta"/>
        </w:rPr>
        <w:t xml:space="preserve"> </w:t>
      </w:r>
    </w:p>
    <w:p w14:paraId="7A92D326" w14:textId="77777777" w:rsidR="00F8260C" w:rsidRDefault="00F8260C" w:rsidP="00E155EB">
      <w:pPr>
        <w:spacing w:after="0"/>
        <w:contextualSpacing/>
        <w:rPr>
          <w:sz w:val="24"/>
          <w:szCs w:val="24"/>
        </w:rPr>
      </w:pPr>
    </w:p>
    <w:p w14:paraId="6E36A729" w14:textId="2FF3F218" w:rsidR="00F8260C" w:rsidRDefault="00DC17B0" w:rsidP="00E155EB">
      <w:pPr>
        <w:spacing w:after="0"/>
        <w:contextualSpacing/>
        <w:rPr>
          <w:sz w:val="24"/>
          <w:szCs w:val="24"/>
        </w:rPr>
      </w:pPr>
      <w:r>
        <w:rPr>
          <w:sz w:val="24"/>
          <w:szCs w:val="24"/>
        </w:rPr>
        <w:t xml:space="preserve">Bylinkový olej z hluchavky </w:t>
      </w:r>
      <w:commentRangeStart w:id="61"/>
      <w:commentRangeStart w:id="62"/>
      <w:r w:rsidRPr="00713ABC">
        <w:rPr>
          <w:b/>
          <w:sz w:val="24"/>
          <w:szCs w:val="24"/>
          <w:highlight w:val="magenta"/>
        </w:rPr>
        <w:t>upokojuje a lieči hlavne svrbiacu, zapálenú pokožku</w:t>
      </w:r>
      <w:commentRangeEnd w:id="61"/>
      <w:r>
        <w:rPr>
          <w:b/>
          <w:sz w:val="24"/>
          <w:szCs w:val="24"/>
        </w:rPr>
        <w:t xml:space="preserve">. </w:t>
      </w:r>
      <w:r>
        <w:rPr>
          <w:rStyle w:val="Odkaznakomentr"/>
        </w:rPr>
        <w:commentReference w:id="61"/>
      </w:r>
      <w:commentRangeEnd w:id="62"/>
      <w:r>
        <w:rPr>
          <w:rStyle w:val="Odkaznakomentr"/>
        </w:rPr>
        <w:commentReference w:id="62"/>
      </w:r>
      <w:r w:rsidR="00BC1A1D" w:rsidRPr="00612AAE">
        <w:rPr>
          <w:sz w:val="24"/>
          <w:szCs w:val="24"/>
        </w:rPr>
        <w:t>Máčaním sušených bylín v oleji sa vytvorí prospešný vylúhovaný olej, z ktorého sa dajú pripraviť masti, balzamy, pleťové vody a ďalšie.</w:t>
      </w:r>
    </w:p>
    <w:p w14:paraId="439D4211" w14:textId="77777777" w:rsidR="00F8260C" w:rsidRDefault="00F8260C" w:rsidP="00E155EB">
      <w:pPr>
        <w:spacing w:after="0"/>
        <w:contextualSpacing/>
        <w:rPr>
          <w:sz w:val="24"/>
          <w:szCs w:val="24"/>
        </w:rPr>
      </w:pPr>
    </w:p>
    <w:p w14:paraId="486ED383" w14:textId="41B7CF6C" w:rsidR="00813373" w:rsidRPr="00612AAE" w:rsidRDefault="00BC1A1D" w:rsidP="00E155EB">
      <w:pPr>
        <w:spacing w:after="0"/>
        <w:contextualSpacing/>
        <w:rPr>
          <w:sz w:val="24"/>
          <w:szCs w:val="24"/>
        </w:rPr>
      </w:pPr>
      <w:r w:rsidRPr="00612AAE">
        <w:rPr>
          <w:sz w:val="24"/>
          <w:szCs w:val="24"/>
        </w:rPr>
        <w:t xml:space="preserve">Na výrobu fialového olejčeka z hluchavky budete potrebovať asi dvakrát toľko oleja </w:t>
      </w:r>
      <w:r w:rsidR="00492C8F" w:rsidRPr="00612AAE">
        <w:rPr>
          <w:sz w:val="24"/>
          <w:szCs w:val="24"/>
        </w:rPr>
        <w:t xml:space="preserve">ako </w:t>
      </w:r>
      <w:r w:rsidRPr="00612AAE">
        <w:rPr>
          <w:sz w:val="24"/>
          <w:szCs w:val="24"/>
        </w:rPr>
        <w:t xml:space="preserve">samotnej rastlinky. </w:t>
      </w:r>
      <w:r w:rsidR="00813373" w:rsidRPr="00612AAE">
        <w:rPr>
          <w:sz w:val="24"/>
          <w:szCs w:val="24"/>
        </w:rPr>
        <w:t xml:space="preserve">Vždy </w:t>
      </w:r>
      <w:r w:rsidR="00492C8F" w:rsidRPr="00612AAE">
        <w:rPr>
          <w:sz w:val="24"/>
          <w:szCs w:val="24"/>
        </w:rPr>
        <w:t>používajte</w:t>
      </w:r>
      <w:r w:rsidR="00813373" w:rsidRPr="00612AAE">
        <w:rPr>
          <w:sz w:val="24"/>
          <w:szCs w:val="24"/>
        </w:rPr>
        <w:t xml:space="preserve"> čerstvé bylinky, tie sú vhodnejšie ako sušené. </w:t>
      </w:r>
    </w:p>
    <w:p w14:paraId="28D0D60C" w14:textId="77777777" w:rsidR="00F8260C" w:rsidRDefault="00F8260C" w:rsidP="00E155EB">
      <w:pPr>
        <w:spacing w:after="0"/>
        <w:contextualSpacing/>
        <w:rPr>
          <w:sz w:val="24"/>
          <w:szCs w:val="24"/>
        </w:rPr>
      </w:pPr>
    </w:p>
    <w:p w14:paraId="5EB5256D" w14:textId="02FC6C3B" w:rsidR="00EE316B" w:rsidRPr="00612AAE" w:rsidRDefault="00EE316B" w:rsidP="00E155EB">
      <w:pPr>
        <w:spacing w:after="0"/>
        <w:contextualSpacing/>
        <w:rPr>
          <w:sz w:val="24"/>
          <w:szCs w:val="24"/>
        </w:rPr>
      </w:pPr>
      <w:r w:rsidRPr="00612AAE">
        <w:rPr>
          <w:sz w:val="24"/>
          <w:szCs w:val="24"/>
        </w:rPr>
        <w:t>Ja používam ako základový olej buď mandľový</w:t>
      </w:r>
      <w:r w:rsidR="00F30829">
        <w:rPr>
          <w:sz w:val="24"/>
          <w:szCs w:val="24"/>
        </w:rPr>
        <w:t>,</w:t>
      </w:r>
      <w:r w:rsidRPr="00612AAE">
        <w:rPr>
          <w:sz w:val="24"/>
          <w:szCs w:val="24"/>
        </w:rPr>
        <w:t xml:space="preserve"> za studena lisovaný, alebo olivový</w:t>
      </w:r>
      <w:r w:rsidR="00F30829">
        <w:rPr>
          <w:sz w:val="24"/>
          <w:szCs w:val="24"/>
        </w:rPr>
        <w:t>,</w:t>
      </w:r>
      <w:r w:rsidRPr="00612AAE">
        <w:rPr>
          <w:sz w:val="24"/>
          <w:szCs w:val="24"/>
        </w:rPr>
        <w:t xml:space="preserve"> za studena lisovaný. </w:t>
      </w:r>
      <w:r w:rsidR="00191DCB">
        <w:rPr>
          <w:sz w:val="24"/>
          <w:szCs w:val="24"/>
        </w:rPr>
        <w:t>J</w:t>
      </w:r>
      <w:r w:rsidRPr="00612AAE">
        <w:rPr>
          <w:sz w:val="24"/>
          <w:szCs w:val="24"/>
        </w:rPr>
        <w:t xml:space="preserve">e </w:t>
      </w:r>
      <w:r w:rsidR="00191DCB">
        <w:rPr>
          <w:sz w:val="24"/>
          <w:szCs w:val="24"/>
        </w:rPr>
        <w:t xml:space="preserve">však </w:t>
      </w:r>
      <w:r w:rsidRPr="00612AAE">
        <w:rPr>
          <w:sz w:val="24"/>
          <w:szCs w:val="24"/>
        </w:rPr>
        <w:t>možné, že niekomu</w:t>
      </w:r>
      <w:r w:rsidR="003D4A75">
        <w:rPr>
          <w:sz w:val="24"/>
          <w:szCs w:val="24"/>
        </w:rPr>
        <w:t xml:space="preserve"> ten</w:t>
      </w:r>
      <w:r w:rsidRPr="00612AAE">
        <w:rPr>
          <w:sz w:val="24"/>
          <w:szCs w:val="24"/>
        </w:rPr>
        <w:t xml:space="preserve"> olivový až tak nevonia. Mandľový olej </w:t>
      </w:r>
      <w:r w:rsidR="003D4A75">
        <w:rPr>
          <w:sz w:val="24"/>
          <w:szCs w:val="24"/>
        </w:rPr>
        <w:t xml:space="preserve">je </w:t>
      </w:r>
      <w:r w:rsidRPr="00612AAE">
        <w:rPr>
          <w:sz w:val="24"/>
          <w:szCs w:val="24"/>
        </w:rPr>
        <w:t xml:space="preserve">vhodný, lebo je to „suchý“ olej, nemáte po </w:t>
      </w:r>
      <w:r w:rsidR="00F30829">
        <w:rPr>
          <w:sz w:val="24"/>
          <w:szCs w:val="24"/>
        </w:rPr>
        <w:t>ňom</w:t>
      </w:r>
      <w:r w:rsidRPr="00612AAE">
        <w:rPr>
          <w:sz w:val="24"/>
          <w:szCs w:val="24"/>
        </w:rPr>
        <w:t xml:space="preserve"> pocit mastnoty a rýchlo sa vstrebe. </w:t>
      </w:r>
    </w:p>
    <w:p w14:paraId="7D0163BB" w14:textId="77777777" w:rsidR="00F8260C" w:rsidRDefault="00F8260C" w:rsidP="00E155EB">
      <w:pPr>
        <w:spacing w:after="0"/>
        <w:contextualSpacing/>
        <w:rPr>
          <w:sz w:val="24"/>
          <w:szCs w:val="24"/>
        </w:rPr>
      </w:pPr>
    </w:p>
    <w:p w14:paraId="6669A275" w14:textId="3D01F620" w:rsidR="0065181E" w:rsidRPr="00612AAE" w:rsidRDefault="00492C8F" w:rsidP="00E155EB">
      <w:pPr>
        <w:spacing w:after="0"/>
        <w:contextualSpacing/>
        <w:rPr>
          <w:sz w:val="24"/>
          <w:szCs w:val="24"/>
        </w:rPr>
      </w:pPr>
      <w:r w:rsidRPr="00612AAE">
        <w:rPr>
          <w:sz w:val="24"/>
          <w:szCs w:val="24"/>
        </w:rPr>
        <w:t xml:space="preserve">Bylinky nechajte </w:t>
      </w:r>
      <w:r w:rsidR="0029240F">
        <w:rPr>
          <w:sz w:val="24"/>
          <w:szCs w:val="24"/>
        </w:rPr>
        <w:t>dva</w:t>
      </w:r>
      <w:r w:rsidRPr="00612AAE">
        <w:rPr>
          <w:sz w:val="24"/>
          <w:szCs w:val="24"/>
        </w:rPr>
        <w:t xml:space="preserve"> dni postáť, iba jemne presušiť. Potom ich zalejte olejom a vo vodnom kúpeli zohrievajt</w:t>
      </w:r>
      <w:r w:rsidR="0065181E" w:rsidRPr="00612AAE">
        <w:rPr>
          <w:sz w:val="24"/>
          <w:szCs w:val="24"/>
        </w:rPr>
        <w:t>e</w:t>
      </w:r>
      <w:r w:rsidR="00EE316B" w:rsidRPr="00612AAE">
        <w:rPr>
          <w:sz w:val="24"/>
          <w:szCs w:val="24"/>
        </w:rPr>
        <w:t>. Zohriat</w:t>
      </w:r>
      <w:r w:rsidR="00EE50D6">
        <w:rPr>
          <w:sz w:val="24"/>
          <w:szCs w:val="24"/>
        </w:rPr>
        <w:t>i</w:t>
      </w:r>
      <w:r w:rsidR="00EE316B" w:rsidRPr="00612AAE">
        <w:rPr>
          <w:sz w:val="24"/>
          <w:szCs w:val="24"/>
        </w:rPr>
        <w:t>e ole</w:t>
      </w:r>
      <w:r w:rsidR="00AF25C0" w:rsidRPr="00612AAE">
        <w:rPr>
          <w:sz w:val="24"/>
          <w:szCs w:val="24"/>
        </w:rPr>
        <w:t>ja trvá neuveriteľne dlho, netreba preto čakať</w:t>
      </w:r>
      <w:r w:rsidR="00EE50D6">
        <w:rPr>
          <w:sz w:val="24"/>
          <w:szCs w:val="24"/>
        </w:rPr>
        <w:t>,</w:t>
      </w:r>
      <w:r w:rsidR="00AF25C0" w:rsidRPr="00612AAE">
        <w:rPr>
          <w:sz w:val="24"/>
          <w:szCs w:val="24"/>
        </w:rPr>
        <w:t xml:space="preserve"> až kým začne bublať. Nám </w:t>
      </w:r>
      <w:r w:rsidR="00EE50D6">
        <w:rPr>
          <w:sz w:val="24"/>
          <w:szCs w:val="24"/>
        </w:rPr>
        <w:t>po</w:t>
      </w:r>
      <w:r w:rsidR="00AF25C0" w:rsidRPr="00612AAE">
        <w:rPr>
          <w:sz w:val="24"/>
          <w:szCs w:val="24"/>
        </w:rPr>
        <w:t xml:space="preserve">stačí 20 minút. Olej by mal byť už dostatočne teplý, aby sa z byliniek uvoľnili všetky silice. </w:t>
      </w:r>
    </w:p>
    <w:p w14:paraId="15CF1EB6" w14:textId="77777777" w:rsidR="00F8260C" w:rsidRDefault="00F8260C" w:rsidP="00E155EB">
      <w:pPr>
        <w:spacing w:after="0"/>
        <w:contextualSpacing/>
        <w:rPr>
          <w:sz w:val="24"/>
          <w:szCs w:val="24"/>
        </w:rPr>
      </w:pPr>
    </w:p>
    <w:p w14:paraId="7D8A56DD" w14:textId="4336921D" w:rsidR="00AF25C0" w:rsidRPr="00612AAE" w:rsidRDefault="0065181E" w:rsidP="00E155EB">
      <w:pPr>
        <w:spacing w:after="0"/>
        <w:contextualSpacing/>
        <w:rPr>
          <w:sz w:val="24"/>
          <w:szCs w:val="24"/>
        </w:rPr>
      </w:pPr>
      <w:r w:rsidRPr="00612AAE">
        <w:rPr>
          <w:sz w:val="24"/>
          <w:szCs w:val="24"/>
        </w:rPr>
        <w:t>Poriadne premieša</w:t>
      </w:r>
      <w:r w:rsidR="003C7D46" w:rsidRPr="00612AAE">
        <w:rPr>
          <w:sz w:val="24"/>
          <w:szCs w:val="24"/>
        </w:rPr>
        <w:t>j</w:t>
      </w:r>
      <w:r w:rsidRPr="00612AAE">
        <w:rPr>
          <w:sz w:val="24"/>
          <w:szCs w:val="24"/>
        </w:rPr>
        <w:t>t</w:t>
      </w:r>
      <w:r w:rsidR="00143CCB" w:rsidRPr="00612AAE">
        <w:rPr>
          <w:sz w:val="24"/>
          <w:szCs w:val="24"/>
        </w:rPr>
        <w:t xml:space="preserve">e, aby boli </w:t>
      </w:r>
      <w:r w:rsidR="00F30829">
        <w:rPr>
          <w:sz w:val="24"/>
          <w:szCs w:val="24"/>
        </w:rPr>
        <w:t xml:space="preserve">bylinky </w:t>
      </w:r>
      <w:r w:rsidR="00143CCB" w:rsidRPr="00612AAE">
        <w:rPr>
          <w:sz w:val="24"/>
          <w:szCs w:val="24"/>
        </w:rPr>
        <w:t>ponorené v</w:t>
      </w:r>
      <w:r w:rsidR="00AF25C0" w:rsidRPr="00612AAE">
        <w:rPr>
          <w:sz w:val="24"/>
          <w:szCs w:val="24"/>
        </w:rPr>
        <w:t> </w:t>
      </w:r>
      <w:r w:rsidR="00143CCB" w:rsidRPr="00612AAE">
        <w:rPr>
          <w:sz w:val="24"/>
          <w:szCs w:val="24"/>
        </w:rPr>
        <w:t>oleji</w:t>
      </w:r>
      <w:r w:rsidR="003C7D46" w:rsidRPr="00612AAE">
        <w:rPr>
          <w:sz w:val="24"/>
          <w:szCs w:val="24"/>
        </w:rPr>
        <w:t>. Nechajt</w:t>
      </w:r>
      <w:r w:rsidR="00F30829">
        <w:rPr>
          <w:sz w:val="24"/>
          <w:szCs w:val="24"/>
        </w:rPr>
        <w:t>e na tmavom</w:t>
      </w:r>
      <w:r w:rsidR="00AF25C0" w:rsidRPr="00612AAE">
        <w:rPr>
          <w:sz w:val="24"/>
          <w:szCs w:val="24"/>
        </w:rPr>
        <w:t xml:space="preserve"> teplom mieste </w:t>
      </w:r>
      <w:r w:rsidR="00F84F21">
        <w:rPr>
          <w:sz w:val="24"/>
          <w:szCs w:val="24"/>
        </w:rPr>
        <w:t>približne dva</w:t>
      </w:r>
      <w:r w:rsidR="00AF25C0" w:rsidRPr="00612AAE">
        <w:rPr>
          <w:sz w:val="24"/>
          <w:szCs w:val="24"/>
        </w:rPr>
        <w:t xml:space="preserve"> týždne. </w:t>
      </w:r>
      <w:r w:rsidR="003C7D46" w:rsidRPr="00612AAE">
        <w:rPr>
          <w:sz w:val="24"/>
          <w:szCs w:val="24"/>
        </w:rPr>
        <w:t>K</w:t>
      </w:r>
      <w:r w:rsidR="00492C8F" w:rsidRPr="00612AAE">
        <w:rPr>
          <w:sz w:val="24"/>
          <w:szCs w:val="24"/>
        </w:rPr>
        <w:t>aždý deň pohár pretrepte</w:t>
      </w:r>
      <w:r w:rsidR="00F30829">
        <w:rPr>
          <w:sz w:val="24"/>
          <w:szCs w:val="24"/>
        </w:rPr>
        <w:t>, aby st</w:t>
      </w:r>
      <w:r w:rsidR="00AF25C0" w:rsidRPr="00612AAE">
        <w:rPr>
          <w:sz w:val="24"/>
          <w:szCs w:val="24"/>
        </w:rPr>
        <w:t xml:space="preserve">e bylinky pomiešali. </w:t>
      </w:r>
    </w:p>
    <w:p w14:paraId="5301B4C7" w14:textId="77777777" w:rsidR="00F8260C" w:rsidRDefault="00F8260C" w:rsidP="00E155EB">
      <w:pPr>
        <w:spacing w:after="0"/>
        <w:contextualSpacing/>
        <w:rPr>
          <w:sz w:val="24"/>
          <w:szCs w:val="24"/>
        </w:rPr>
      </w:pPr>
    </w:p>
    <w:p w14:paraId="3F335FDC" w14:textId="52B5936C" w:rsidR="00AF25C0" w:rsidRDefault="00492C8F" w:rsidP="00E155EB">
      <w:pPr>
        <w:spacing w:after="0"/>
        <w:contextualSpacing/>
        <w:rPr>
          <w:sz w:val="24"/>
          <w:szCs w:val="24"/>
        </w:rPr>
      </w:pPr>
      <w:r w:rsidRPr="00713ABC">
        <w:rPr>
          <w:b/>
          <w:sz w:val="24"/>
          <w:szCs w:val="24"/>
          <w:highlight w:val="yellow"/>
        </w:rPr>
        <w:t>Dôležit</w:t>
      </w:r>
      <w:r w:rsidR="00713ABC" w:rsidRPr="00713ABC">
        <w:rPr>
          <w:b/>
          <w:sz w:val="24"/>
          <w:szCs w:val="24"/>
          <w:highlight w:val="yellow"/>
        </w:rPr>
        <w:t>é!</w:t>
      </w:r>
      <w:r w:rsidRPr="00612AAE">
        <w:rPr>
          <w:sz w:val="24"/>
          <w:szCs w:val="24"/>
        </w:rPr>
        <w:t xml:space="preserve"> Dbajte na to, </w:t>
      </w:r>
      <w:r w:rsidR="00AF25C0" w:rsidRPr="00612AAE">
        <w:rPr>
          <w:sz w:val="24"/>
          <w:szCs w:val="24"/>
        </w:rPr>
        <w:t>aby boli bylin</w:t>
      </w:r>
      <w:r w:rsidRPr="00612AAE">
        <w:rPr>
          <w:sz w:val="24"/>
          <w:szCs w:val="24"/>
        </w:rPr>
        <w:t>ky stále celé ponorené v oleji. Aby ste sa vyhli</w:t>
      </w:r>
      <w:r w:rsidR="00AF25C0" w:rsidRPr="00612AAE">
        <w:rPr>
          <w:sz w:val="24"/>
          <w:szCs w:val="24"/>
        </w:rPr>
        <w:t xml:space="preserve"> </w:t>
      </w:r>
      <w:r w:rsidRPr="00612AAE">
        <w:rPr>
          <w:sz w:val="24"/>
          <w:szCs w:val="24"/>
        </w:rPr>
        <w:t>prípadným plesniam, v</w:t>
      </w:r>
      <w:r w:rsidR="00AF25C0" w:rsidRPr="00612AAE">
        <w:rPr>
          <w:sz w:val="24"/>
          <w:szCs w:val="24"/>
        </w:rPr>
        <w:t xml:space="preserve">rchnáčik aj vrch pohára môžete vydezinfikovať tampónom namočeným v alkohole. </w:t>
      </w:r>
    </w:p>
    <w:p w14:paraId="3DE87ECF" w14:textId="77777777" w:rsidR="00DE322D" w:rsidRPr="00612AAE" w:rsidRDefault="00DE322D" w:rsidP="00E155EB">
      <w:pPr>
        <w:spacing w:after="0"/>
        <w:contextualSpacing/>
        <w:rPr>
          <w:sz w:val="24"/>
          <w:szCs w:val="24"/>
        </w:rPr>
      </w:pPr>
    </w:p>
    <w:p w14:paraId="30F15343" w14:textId="152D93A6" w:rsidR="00736E03" w:rsidRPr="00612AAE" w:rsidRDefault="0065181E" w:rsidP="00E155EB">
      <w:pPr>
        <w:spacing w:after="0"/>
        <w:contextualSpacing/>
        <w:rPr>
          <w:sz w:val="24"/>
          <w:szCs w:val="24"/>
        </w:rPr>
      </w:pPr>
      <w:r w:rsidRPr="00612AAE">
        <w:rPr>
          <w:sz w:val="24"/>
          <w:szCs w:val="24"/>
        </w:rPr>
        <w:t>Potom už len o</w:t>
      </w:r>
      <w:r w:rsidR="00492C8F" w:rsidRPr="00612AAE">
        <w:rPr>
          <w:sz w:val="24"/>
          <w:szCs w:val="24"/>
        </w:rPr>
        <w:t>lej sceďt</w:t>
      </w:r>
      <w:r w:rsidR="00143CCB" w:rsidRPr="00612AAE">
        <w:rPr>
          <w:sz w:val="24"/>
          <w:szCs w:val="24"/>
        </w:rPr>
        <w:t xml:space="preserve">e </w:t>
      </w:r>
      <w:r w:rsidR="00736E03" w:rsidRPr="00612AAE">
        <w:rPr>
          <w:sz w:val="24"/>
          <w:szCs w:val="24"/>
        </w:rPr>
        <w:t>d</w:t>
      </w:r>
      <w:r w:rsidR="00F30829">
        <w:rPr>
          <w:sz w:val="24"/>
          <w:szCs w:val="24"/>
        </w:rPr>
        <w:t>o čistej nádobky cez hustú gázu</w:t>
      </w:r>
      <w:r w:rsidR="00736E03" w:rsidRPr="00612AAE">
        <w:rPr>
          <w:sz w:val="24"/>
          <w:szCs w:val="24"/>
        </w:rPr>
        <w:t xml:space="preserve"> alebo starú bavlnenú plienku. </w:t>
      </w:r>
      <w:r w:rsidR="00492C8F" w:rsidRPr="00612AAE">
        <w:rPr>
          <w:sz w:val="24"/>
          <w:szCs w:val="24"/>
        </w:rPr>
        <w:t>Nádobu, do ktorej olej prelievat</w:t>
      </w:r>
      <w:r w:rsidR="00736E03" w:rsidRPr="00612AAE">
        <w:rPr>
          <w:sz w:val="24"/>
          <w:szCs w:val="24"/>
        </w:rPr>
        <w:t xml:space="preserve">e, je dobré predtým vydezinfikovať alkoholom. </w:t>
      </w:r>
      <w:r w:rsidR="00143CCB" w:rsidRPr="00612AAE">
        <w:rPr>
          <w:sz w:val="24"/>
          <w:szCs w:val="24"/>
        </w:rPr>
        <w:t>Dobre sa osvedčia f</w:t>
      </w:r>
      <w:r w:rsidR="005E5CF5">
        <w:rPr>
          <w:sz w:val="24"/>
          <w:szCs w:val="24"/>
        </w:rPr>
        <w:t>ľ</w:t>
      </w:r>
      <w:r w:rsidR="00143CCB" w:rsidRPr="00612AAE">
        <w:rPr>
          <w:sz w:val="24"/>
          <w:szCs w:val="24"/>
        </w:rPr>
        <w:t xml:space="preserve">aštičky s pipetou, ktoré používam aj na tinktúry. </w:t>
      </w:r>
      <w:r w:rsidR="00736E03" w:rsidRPr="00612AAE">
        <w:rPr>
          <w:sz w:val="24"/>
          <w:szCs w:val="24"/>
        </w:rPr>
        <w:t xml:space="preserve">Ak </w:t>
      </w:r>
      <w:r w:rsidR="005935C6" w:rsidRPr="00612AAE">
        <w:rPr>
          <w:sz w:val="24"/>
          <w:szCs w:val="24"/>
        </w:rPr>
        <w:t xml:space="preserve">si </w:t>
      </w:r>
      <w:r w:rsidR="003C7D46" w:rsidRPr="00612AAE">
        <w:rPr>
          <w:sz w:val="24"/>
          <w:szCs w:val="24"/>
        </w:rPr>
        <w:t>kupujete</w:t>
      </w:r>
      <w:r w:rsidR="00736E03" w:rsidRPr="00612AAE">
        <w:rPr>
          <w:sz w:val="24"/>
          <w:szCs w:val="24"/>
        </w:rPr>
        <w:t xml:space="preserve"> séra na pleť, odkladajte si </w:t>
      </w:r>
      <w:r w:rsidR="005E5CF5">
        <w:rPr>
          <w:sz w:val="24"/>
          <w:szCs w:val="24"/>
        </w:rPr>
        <w:t xml:space="preserve">tieto </w:t>
      </w:r>
      <w:r w:rsidR="00736E03" w:rsidRPr="00612AAE">
        <w:rPr>
          <w:sz w:val="24"/>
          <w:szCs w:val="24"/>
        </w:rPr>
        <w:t>f</w:t>
      </w:r>
      <w:r w:rsidR="005E5CF5">
        <w:rPr>
          <w:sz w:val="24"/>
          <w:szCs w:val="24"/>
        </w:rPr>
        <w:t>ľ</w:t>
      </w:r>
      <w:r w:rsidR="00736E03" w:rsidRPr="00612AAE">
        <w:rPr>
          <w:sz w:val="24"/>
          <w:szCs w:val="24"/>
        </w:rPr>
        <w:t>aštičky, nikdy neviete</w:t>
      </w:r>
      <w:r w:rsidR="005E5CF5">
        <w:rPr>
          <w:sz w:val="24"/>
          <w:szCs w:val="24"/>
        </w:rPr>
        <w:t>,</w:t>
      </w:r>
      <w:r w:rsidR="00736E03" w:rsidRPr="00612AAE">
        <w:rPr>
          <w:sz w:val="24"/>
          <w:szCs w:val="24"/>
        </w:rPr>
        <w:t xml:space="preserve"> kedy sa </w:t>
      </w:r>
      <w:r w:rsidR="00F30829">
        <w:rPr>
          <w:sz w:val="24"/>
          <w:szCs w:val="24"/>
        </w:rPr>
        <w:t>v</w:t>
      </w:r>
      <w:r w:rsidR="00736E03" w:rsidRPr="00612AAE">
        <w:rPr>
          <w:sz w:val="24"/>
          <w:szCs w:val="24"/>
        </w:rPr>
        <w:t>ám zídu</w:t>
      </w:r>
      <w:r w:rsidR="005E5CF5">
        <w:rPr>
          <w:sz w:val="24"/>
          <w:szCs w:val="24"/>
        </w:rPr>
        <w:t>.</w:t>
      </w:r>
      <w:r w:rsidR="00736E03" w:rsidRPr="00612AAE">
        <w:rPr>
          <w:sz w:val="24"/>
          <w:szCs w:val="24"/>
        </w:rPr>
        <w:t xml:space="preserve"> </w:t>
      </w:r>
    </w:p>
    <w:p w14:paraId="09CA94BA" w14:textId="77777777" w:rsidR="00F8260C" w:rsidRDefault="00F8260C" w:rsidP="00E155EB">
      <w:pPr>
        <w:spacing w:after="0"/>
        <w:contextualSpacing/>
        <w:rPr>
          <w:sz w:val="24"/>
          <w:szCs w:val="24"/>
        </w:rPr>
      </w:pPr>
    </w:p>
    <w:p w14:paraId="35141119" w14:textId="569885C2" w:rsidR="00143CCB" w:rsidRPr="00612AAE" w:rsidRDefault="00143CCB" w:rsidP="00E155EB">
      <w:pPr>
        <w:spacing w:after="0"/>
        <w:contextualSpacing/>
        <w:rPr>
          <w:sz w:val="24"/>
          <w:szCs w:val="24"/>
        </w:rPr>
      </w:pPr>
      <w:r w:rsidRPr="00612AAE">
        <w:rPr>
          <w:sz w:val="24"/>
          <w:szCs w:val="24"/>
        </w:rPr>
        <w:t xml:space="preserve">Olej skladujte </w:t>
      </w:r>
      <w:r w:rsidR="0029240F">
        <w:rPr>
          <w:sz w:val="24"/>
          <w:szCs w:val="24"/>
        </w:rPr>
        <w:t>na</w:t>
      </w:r>
      <w:r w:rsidRPr="00612AAE">
        <w:rPr>
          <w:sz w:val="24"/>
          <w:szCs w:val="24"/>
        </w:rPr>
        <w:t xml:space="preserve"> tmavom</w:t>
      </w:r>
      <w:r w:rsidR="00736E03" w:rsidRPr="00612AAE">
        <w:rPr>
          <w:sz w:val="24"/>
          <w:szCs w:val="24"/>
        </w:rPr>
        <w:t xml:space="preserve">, ideálne </w:t>
      </w:r>
      <w:r w:rsidR="005E5CF5">
        <w:rPr>
          <w:sz w:val="24"/>
          <w:szCs w:val="24"/>
        </w:rPr>
        <w:t>aj</w:t>
      </w:r>
      <w:r w:rsidR="0029240F">
        <w:rPr>
          <w:sz w:val="24"/>
          <w:szCs w:val="24"/>
        </w:rPr>
        <w:t xml:space="preserve"> </w:t>
      </w:r>
      <w:r w:rsidR="00736E03" w:rsidRPr="00612AAE">
        <w:rPr>
          <w:sz w:val="24"/>
          <w:szCs w:val="24"/>
        </w:rPr>
        <w:t>chladnom</w:t>
      </w:r>
      <w:r w:rsidR="0029240F">
        <w:rPr>
          <w:sz w:val="24"/>
          <w:szCs w:val="24"/>
        </w:rPr>
        <w:t xml:space="preserve">, </w:t>
      </w:r>
      <w:r w:rsidR="0029240F" w:rsidRPr="00612AAE">
        <w:rPr>
          <w:sz w:val="24"/>
          <w:szCs w:val="24"/>
        </w:rPr>
        <w:t>mieste</w:t>
      </w:r>
      <w:r w:rsidR="0029240F">
        <w:rPr>
          <w:sz w:val="24"/>
          <w:szCs w:val="24"/>
        </w:rPr>
        <w:t>.</w:t>
      </w:r>
    </w:p>
    <w:p w14:paraId="3F32A696" w14:textId="77777777" w:rsidR="00F8260C" w:rsidRDefault="00F8260C" w:rsidP="00E155EB">
      <w:pPr>
        <w:spacing w:after="0"/>
        <w:contextualSpacing/>
        <w:rPr>
          <w:sz w:val="24"/>
          <w:szCs w:val="24"/>
        </w:rPr>
      </w:pPr>
    </w:p>
    <w:p w14:paraId="5DE0CB2A" w14:textId="4DF5EF86" w:rsidR="00AF25C0" w:rsidRPr="00F8260C" w:rsidRDefault="00F8260C" w:rsidP="00E155EB">
      <w:pPr>
        <w:spacing w:after="0"/>
        <w:contextualSpacing/>
        <w:rPr>
          <w:b/>
          <w:sz w:val="24"/>
          <w:szCs w:val="24"/>
        </w:rPr>
      </w:pPr>
      <w:r>
        <w:rPr>
          <w:b/>
          <w:sz w:val="24"/>
          <w:szCs w:val="24"/>
          <w:highlight w:val="yellow"/>
        </w:rPr>
        <w:t>TIP:</w:t>
      </w:r>
    </w:p>
    <w:p w14:paraId="13DEF75B" w14:textId="7F3158DB" w:rsidR="00143CCB" w:rsidRPr="00612AAE" w:rsidRDefault="00143CCB" w:rsidP="00204453">
      <w:pPr>
        <w:pStyle w:val="Odsekzoznamu"/>
        <w:numPr>
          <w:ilvl w:val="0"/>
          <w:numId w:val="51"/>
        </w:numPr>
        <w:spacing w:after="0"/>
        <w:rPr>
          <w:sz w:val="24"/>
          <w:szCs w:val="24"/>
        </w:rPr>
      </w:pPr>
      <w:r w:rsidRPr="00612AAE">
        <w:rPr>
          <w:sz w:val="24"/>
          <w:szCs w:val="24"/>
        </w:rPr>
        <w:t>2</w:t>
      </w:r>
      <w:r w:rsidR="00B45B6F">
        <w:rPr>
          <w:sz w:val="24"/>
          <w:szCs w:val="24"/>
        </w:rPr>
        <w:t xml:space="preserve"> – 3</w:t>
      </w:r>
      <w:r w:rsidRPr="00612AAE">
        <w:rPr>
          <w:sz w:val="24"/>
          <w:szCs w:val="24"/>
        </w:rPr>
        <w:t xml:space="preserve"> kva</w:t>
      </w:r>
      <w:r w:rsidR="00F30829">
        <w:rPr>
          <w:sz w:val="24"/>
          <w:szCs w:val="24"/>
        </w:rPr>
        <w:t>pky oleja pridajte každý deň do svoj</w:t>
      </w:r>
      <w:r w:rsidRPr="00612AAE">
        <w:rPr>
          <w:sz w:val="24"/>
          <w:szCs w:val="24"/>
        </w:rPr>
        <w:t xml:space="preserve">ho obľúbeného krému. Vaša pleť to ocení. </w:t>
      </w:r>
    </w:p>
    <w:p w14:paraId="6BC42384" w14:textId="231D9B85" w:rsidR="00AF25C0" w:rsidRPr="00612AAE" w:rsidRDefault="00AF25C0" w:rsidP="00204453">
      <w:pPr>
        <w:pStyle w:val="Odsekzoznamu"/>
        <w:numPr>
          <w:ilvl w:val="0"/>
          <w:numId w:val="51"/>
        </w:numPr>
        <w:spacing w:after="0"/>
        <w:rPr>
          <w:sz w:val="24"/>
          <w:szCs w:val="24"/>
        </w:rPr>
      </w:pPr>
      <w:r w:rsidRPr="00612AAE">
        <w:rPr>
          <w:sz w:val="24"/>
          <w:szCs w:val="24"/>
        </w:rPr>
        <w:t>V lekárni sa dá zohnať vitamín E v tobolkách 400 I</w:t>
      </w:r>
      <w:r w:rsidR="003C57AF">
        <w:rPr>
          <w:sz w:val="24"/>
          <w:szCs w:val="24"/>
        </w:rPr>
        <w:t xml:space="preserve">. </w:t>
      </w:r>
      <w:r w:rsidRPr="00612AAE">
        <w:rPr>
          <w:sz w:val="24"/>
          <w:szCs w:val="24"/>
        </w:rPr>
        <w:t xml:space="preserve">U. </w:t>
      </w:r>
      <w:r w:rsidR="00830AA8" w:rsidRPr="00612AAE">
        <w:rPr>
          <w:sz w:val="24"/>
          <w:szCs w:val="24"/>
        </w:rPr>
        <w:t>Je to výborný antioxidant pre každý typ pleti. Podľa veľkosti f</w:t>
      </w:r>
      <w:r w:rsidR="001F22D4">
        <w:rPr>
          <w:sz w:val="24"/>
          <w:szCs w:val="24"/>
        </w:rPr>
        <w:t>ľ</w:t>
      </w:r>
      <w:r w:rsidR="00830AA8" w:rsidRPr="00612AAE">
        <w:rPr>
          <w:sz w:val="24"/>
          <w:szCs w:val="24"/>
        </w:rPr>
        <w:t xml:space="preserve">aštičky vytlačte zopár toboliek tohto vitamínu do oleja. </w:t>
      </w:r>
    </w:p>
    <w:p w14:paraId="5E936767" w14:textId="77777777" w:rsidR="00830AA8" w:rsidRPr="00E155EB" w:rsidRDefault="00830AA8" w:rsidP="00E155EB">
      <w:pPr>
        <w:spacing w:after="0"/>
        <w:contextualSpacing/>
        <w:rPr>
          <w:sz w:val="24"/>
          <w:szCs w:val="24"/>
          <w:u w:val="single"/>
        </w:rPr>
      </w:pPr>
    </w:p>
    <w:p w14:paraId="57F2BC59" w14:textId="77777777" w:rsidR="0016545A" w:rsidRPr="00713ABC" w:rsidRDefault="0016545A" w:rsidP="00713ABC">
      <w:pPr>
        <w:spacing w:after="0"/>
        <w:rPr>
          <w:b/>
          <w:sz w:val="24"/>
          <w:szCs w:val="24"/>
          <w:highlight w:val="magenta"/>
        </w:rPr>
      </w:pPr>
      <w:proofErr w:type="spellStart"/>
      <w:r w:rsidRPr="00713ABC">
        <w:rPr>
          <w:b/>
          <w:sz w:val="24"/>
          <w:szCs w:val="24"/>
          <w:highlight w:val="magenta"/>
        </w:rPr>
        <w:t>Kváskový</w:t>
      </w:r>
      <w:proofErr w:type="spellEnd"/>
      <w:r w:rsidRPr="00713ABC">
        <w:rPr>
          <w:b/>
          <w:sz w:val="24"/>
          <w:szCs w:val="24"/>
          <w:highlight w:val="magenta"/>
        </w:rPr>
        <w:t xml:space="preserve"> chlebík s hluchavkou bez </w:t>
      </w:r>
      <w:r w:rsidR="007D644C" w:rsidRPr="00713ABC">
        <w:rPr>
          <w:b/>
          <w:sz w:val="24"/>
          <w:szCs w:val="24"/>
          <w:highlight w:val="magenta"/>
        </w:rPr>
        <w:t xml:space="preserve">váženia a </w:t>
      </w:r>
      <w:r w:rsidRPr="00713ABC">
        <w:rPr>
          <w:b/>
          <w:sz w:val="24"/>
          <w:szCs w:val="24"/>
          <w:highlight w:val="magenta"/>
        </w:rPr>
        <w:t>špinavých rúk</w:t>
      </w:r>
    </w:p>
    <w:p w14:paraId="493918F3" w14:textId="77777777" w:rsidR="00565622" w:rsidRDefault="00565622" w:rsidP="00E155EB">
      <w:pPr>
        <w:spacing w:after="0"/>
        <w:contextualSpacing/>
        <w:rPr>
          <w:sz w:val="24"/>
          <w:szCs w:val="24"/>
        </w:rPr>
      </w:pPr>
    </w:p>
    <w:p w14:paraId="16308BAF" w14:textId="13F042D1" w:rsidR="0016545A" w:rsidRPr="00612AAE" w:rsidRDefault="003C57AF" w:rsidP="00E155EB">
      <w:pPr>
        <w:spacing w:after="0"/>
        <w:contextualSpacing/>
        <w:rPr>
          <w:sz w:val="24"/>
          <w:szCs w:val="24"/>
        </w:rPr>
      </w:pPr>
      <w:r>
        <w:rPr>
          <w:sz w:val="24"/>
          <w:szCs w:val="24"/>
        </w:rPr>
        <w:t>Je to</w:t>
      </w:r>
      <w:r w:rsidR="0016545A" w:rsidRPr="00612AAE">
        <w:rPr>
          <w:sz w:val="24"/>
          <w:szCs w:val="24"/>
        </w:rPr>
        <w:t xml:space="preserve"> už </w:t>
      </w:r>
      <w:r w:rsidR="00DE322D">
        <w:rPr>
          <w:sz w:val="24"/>
          <w:szCs w:val="24"/>
        </w:rPr>
        <w:t>približne desať</w:t>
      </w:r>
      <w:r w:rsidR="0016545A" w:rsidRPr="00612AAE">
        <w:rPr>
          <w:sz w:val="24"/>
          <w:szCs w:val="24"/>
        </w:rPr>
        <w:t xml:space="preserve"> rokov, čo som objavila čaro a hlavne chuť domácich </w:t>
      </w:r>
      <w:proofErr w:type="spellStart"/>
      <w:r w:rsidR="0016545A" w:rsidRPr="00612AAE">
        <w:rPr>
          <w:sz w:val="24"/>
          <w:szCs w:val="24"/>
        </w:rPr>
        <w:t>kváskových</w:t>
      </w:r>
      <w:proofErr w:type="spellEnd"/>
      <w:r w:rsidR="0016545A" w:rsidRPr="00612AAE">
        <w:rPr>
          <w:sz w:val="24"/>
          <w:szCs w:val="24"/>
        </w:rPr>
        <w:t xml:space="preserve"> chlebíkov. </w:t>
      </w:r>
      <w:r w:rsidR="003D2209">
        <w:rPr>
          <w:sz w:val="24"/>
          <w:szCs w:val="24"/>
        </w:rPr>
        <w:t>No d</w:t>
      </w:r>
      <w:r w:rsidR="0016545A" w:rsidRPr="00612AAE">
        <w:rPr>
          <w:sz w:val="24"/>
          <w:szCs w:val="24"/>
        </w:rPr>
        <w:t>odnes som sa nestotožnila s tým nekonečným miesením, prekladaním či viacnásobný</w:t>
      </w:r>
      <w:r w:rsidR="003D2209">
        <w:rPr>
          <w:sz w:val="24"/>
          <w:szCs w:val="24"/>
        </w:rPr>
        <w:t>m</w:t>
      </w:r>
      <w:r w:rsidR="0016545A" w:rsidRPr="00612AAE">
        <w:rPr>
          <w:sz w:val="24"/>
          <w:szCs w:val="24"/>
        </w:rPr>
        <w:t xml:space="preserve"> kvasením. A nemám rada </w:t>
      </w:r>
      <w:r w:rsidR="003D2209">
        <w:rPr>
          <w:sz w:val="24"/>
          <w:szCs w:val="24"/>
        </w:rPr>
        <w:t xml:space="preserve">ani </w:t>
      </w:r>
      <w:r w:rsidR="0016545A" w:rsidRPr="00612AAE">
        <w:rPr>
          <w:sz w:val="24"/>
          <w:szCs w:val="24"/>
        </w:rPr>
        <w:t>špinavé ruky od cesta</w:t>
      </w:r>
      <w:r w:rsidR="003D2209">
        <w:rPr>
          <w:sz w:val="24"/>
          <w:szCs w:val="24"/>
        </w:rPr>
        <w:t>.</w:t>
      </w:r>
    </w:p>
    <w:p w14:paraId="506259DD" w14:textId="77777777" w:rsidR="00565622" w:rsidRDefault="00565622" w:rsidP="00E155EB">
      <w:pPr>
        <w:spacing w:after="0"/>
        <w:contextualSpacing/>
        <w:rPr>
          <w:sz w:val="24"/>
          <w:szCs w:val="24"/>
        </w:rPr>
      </w:pPr>
    </w:p>
    <w:p w14:paraId="5F6B7AE2" w14:textId="516FFDA4" w:rsidR="0016545A" w:rsidRPr="00612AAE" w:rsidRDefault="0016545A" w:rsidP="00E155EB">
      <w:pPr>
        <w:spacing w:after="0"/>
        <w:contextualSpacing/>
        <w:rPr>
          <w:sz w:val="24"/>
          <w:szCs w:val="24"/>
        </w:rPr>
      </w:pPr>
      <w:r w:rsidRPr="00612AAE">
        <w:rPr>
          <w:sz w:val="24"/>
          <w:szCs w:val="24"/>
        </w:rPr>
        <w:t xml:space="preserve">Hovorila som si, fajn, raz, keď budú deti veľké a budem mať viac času, tak to budem tiež tak robiť. Hold, do dnešného dňa sa tak nestalo a už </w:t>
      </w:r>
      <w:r w:rsidR="003C57AF">
        <w:rPr>
          <w:sz w:val="24"/>
          <w:szCs w:val="24"/>
        </w:rPr>
        <w:t xml:space="preserve">sa </w:t>
      </w:r>
      <w:r w:rsidRPr="00612AAE">
        <w:rPr>
          <w:sz w:val="24"/>
          <w:szCs w:val="24"/>
        </w:rPr>
        <w:t>asi ani nestane. Preto</w:t>
      </w:r>
      <w:r w:rsidR="00B63517">
        <w:rPr>
          <w:sz w:val="24"/>
          <w:szCs w:val="24"/>
        </w:rPr>
        <w:t>,</w:t>
      </w:r>
      <w:r w:rsidRPr="00612AAE">
        <w:rPr>
          <w:sz w:val="24"/>
          <w:szCs w:val="24"/>
        </w:rPr>
        <w:t xml:space="preserve"> ak </w:t>
      </w:r>
      <w:r w:rsidR="00B63517">
        <w:rPr>
          <w:sz w:val="24"/>
          <w:szCs w:val="24"/>
        </w:rPr>
        <w:t xml:space="preserve">už </w:t>
      </w:r>
      <w:r w:rsidRPr="00612AAE">
        <w:rPr>
          <w:sz w:val="24"/>
          <w:szCs w:val="24"/>
        </w:rPr>
        <w:t>máte svoj</w:t>
      </w:r>
      <w:r w:rsidR="00492C8F" w:rsidRPr="00612AAE">
        <w:rPr>
          <w:sz w:val="24"/>
          <w:szCs w:val="24"/>
        </w:rPr>
        <w:t xml:space="preserve"> </w:t>
      </w:r>
      <w:r w:rsidRPr="00612AAE">
        <w:rPr>
          <w:sz w:val="24"/>
          <w:szCs w:val="24"/>
        </w:rPr>
        <w:t xml:space="preserve">osvedčený systém pečenia </w:t>
      </w:r>
      <w:proofErr w:type="spellStart"/>
      <w:r w:rsidRPr="00612AAE">
        <w:rPr>
          <w:sz w:val="24"/>
          <w:szCs w:val="24"/>
        </w:rPr>
        <w:t>kváskového</w:t>
      </w:r>
      <w:proofErr w:type="spellEnd"/>
      <w:r w:rsidRPr="00612AAE">
        <w:rPr>
          <w:sz w:val="24"/>
          <w:szCs w:val="24"/>
        </w:rPr>
        <w:t xml:space="preserve"> chlebíka, tak ho nemeňte, iba v procese miesenia pridajte 2 veľké hrste nadrobno nasekanej hluchavky. </w:t>
      </w:r>
    </w:p>
    <w:p w14:paraId="6E536CDB" w14:textId="77777777" w:rsidR="00565622" w:rsidRDefault="00565622" w:rsidP="00E155EB">
      <w:pPr>
        <w:spacing w:after="0"/>
        <w:contextualSpacing/>
        <w:rPr>
          <w:sz w:val="24"/>
          <w:szCs w:val="24"/>
        </w:rPr>
      </w:pPr>
    </w:p>
    <w:p w14:paraId="395626CA" w14:textId="681E5298" w:rsidR="0016545A" w:rsidRPr="00612AAE" w:rsidRDefault="0016545A" w:rsidP="00E155EB">
      <w:pPr>
        <w:spacing w:after="0"/>
        <w:contextualSpacing/>
        <w:rPr>
          <w:sz w:val="24"/>
          <w:szCs w:val="24"/>
        </w:rPr>
      </w:pPr>
      <w:r w:rsidRPr="00612AAE">
        <w:rPr>
          <w:sz w:val="24"/>
          <w:szCs w:val="24"/>
        </w:rPr>
        <w:t>A</w:t>
      </w:r>
      <w:r w:rsidR="00492C8F" w:rsidRPr="00612AAE">
        <w:rPr>
          <w:sz w:val="24"/>
          <w:szCs w:val="24"/>
        </w:rPr>
        <w:t xml:space="preserve">lebo vyskúšajte </w:t>
      </w:r>
      <w:r w:rsidR="007D644C" w:rsidRPr="00612AAE">
        <w:rPr>
          <w:sz w:val="24"/>
          <w:szCs w:val="24"/>
        </w:rPr>
        <w:t xml:space="preserve">môj zrýchlený spôsob </w:t>
      </w:r>
      <w:proofErr w:type="spellStart"/>
      <w:r w:rsidR="007D644C" w:rsidRPr="00612AAE">
        <w:rPr>
          <w:sz w:val="24"/>
          <w:szCs w:val="24"/>
        </w:rPr>
        <w:t>kváskového</w:t>
      </w:r>
      <w:proofErr w:type="spellEnd"/>
      <w:r w:rsidR="007D644C" w:rsidRPr="00612AAE">
        <w:rPr>
          <w:sz w:val="24"/>
          <w:szCs w:val="24"/>
        </w:rPr>
        <w:t xml:space="preserve"> pečenia bez váženia:</w:t>
      </w:r>
    </w:p>
    <w:p w14:paraId="0D289C2E" w14:textId="77777777" w:rsidR="00565622" w:rsidRDefault="00565622" w:rsidP="00E155EB">
      <w:pPr>
        <w:spacing w:after="0"/>
        <w:contextualSpacing/>
        <w:rPr>
          <w:sz w:val="24"/>
          <w:szCs w:val="24"/>
        </w:rPr>
      </w:pPr>
    </w:p>
    <w:p w14:paraId="391AE26F" w14:textId="1183ED05" w:rsidR="007D644C" w:rsidRPr="00713ABC" w:rsidRDefault="007D644C" w:rsidP="00E155EB">
      <w:pPr>
        <w:spacing w:after="0"/>
        <w:contextualSpacing/>
        <w:rPr>
          <w:b/>
          <w:sz w:val="24"/>
          <w:szCs w:val="24"/>
        </w:rPr>
      </w:pPr>
      <w:r w:rsidRPr="00713ABC">
        <w:rPr>
          <w:b/>
          <w:sz w:val="24"/>
          <w:szCs w:val="24"/>
        </w:rPr>
        <w:t>Štartér:</w:t>
      </w:r>
    </w:p>
    <w:p w14:paraId="576D8800" w14:textId="068AFA96" w:rsidR="007D644C" w:rsidRPr="00612AAE" w:rsidRDefault="00F25AAB" w:rsidP="00E155EB">
      <w:pPr>
        <w:spacing w:after="0"/>
        <w:contextualSpacing/>
        <w:rPr>
          <w:sz w:val="24"/>
          <w:szCs w:val="24"/>
        </w:rPr>
      </w:pPr>
      <w:r w:rsidRPr="00612AAE">
        <w:rPr>
          <w:sz w:val="24"/>
          <w:szCs w:val="24"/>
        </w:rPr>
        <w:t xml:space="preserve">Aby </w:t>
      </w:r>
      <w:r w:rsidR="00CE7A4A" w:rsidRPr="00612AAE">
        <w:rPr>
          <w:sz w:val="24"/>
          <w:szCs w:val="24"/>
        </w:rPr>
        <w:t>ste</w:t>
      </w:r>
      <w:r w:rsidRPr="00612AAE">
        <w:rPr>
          <w:sz w:val="24"/>
          <w:szCs w:val="24"/>
        </w:rPr>
        <w:t xml:space="preserve"> zbytočne nešpinili veľa riadu, rovno do väčšej misy </w:t>
      </w:r>
      <w:r w:rsidR="00CE7A4A" w:rsidRPr="00612AAE">
        <w:rPr>
          <w:sz w:val="24"/>
          <w:szCs w:val="24"/>
        </w:rPr>
        <w:t>pridajte</w:t>
      </w:r>
      <w:r w:rsidRPr="00612AAE">
        <w:rPr>
          <w:sz w:val="24"/>
          <w:szCs w:val="24"/>
        </w:rPr>
        <w:t xml:space="preserve"> </w:t>
      </w:r>
      <w:r w:rsidR="00492C8F" w:rsidRPr="00612AAE">
        <w:rPr>
          <w:sz w:val="24"/>
          <w:szCs w:val="24"/>
        </w:rPr>
        <w:t>300</w:t>
      </w:r>
      <w:r w:rsidR="007D644C" w:rsidRPr="00612AAE">
        <w:rPr>
          <w:sz w:val="24"/>
          <w:szCs w:val="24"/>
        </w:rPr>
        <w:t xml:space="preserve"> ml vody + </w:t>
      </w:r>
      <w:r w:rsidR="00CE7A4A" w:rsidRPr="00612AAE">
        <w:rPr>
          <w:sz w:val="24"/>
          <w:szCs w:val="24"/>
        </w:rPr>
        <w:t xml:space="preserve">300 g ražnej múky + </w:t>
      </w:r>
      <w:r w:rsidR="007D644C" w:rsidRPr="00612AAE">
        <w:rPr>
          <w:sz w:val="24"/>
          <w:szCs w:val="24"/>
        </w:rPr>
        <w:t>2 lyžice ražného kvásku</w:t>
      </w:r>
      <w:r w:rsidRPr="00612AAE">
        <w:rPr>
          <w:sz w:val="24"/>
          <w:szCs w:val="24"/>
        </w:rPr>
        <w:t xml:space="preserve">. </w:t>
      </w:r>
      <w:r w:rsidR="007D644C" w:rsidRPr="00612AAE">
        <w:rPr>
          <w:sz w:val="24"/>
          <w:szCs w:val="24"/>
        </w:rPr>
        <w:t>Zmiešajte</w:t>
      </w:r>
      <w:r w:rsidR="00CE7A4A" w:rsidRPr="00612AAE">
        <w:rPr>
          <w:sz w:val="24"/>
          <w:szCs w:val="24"/>
        </w:rPr>
        <w:t xml:space="preserve"> na hustú kašu a nechajte cca </w:t>
      </w:r>
      <w:r w:rsidR="007D644C" w:rsidRPr="00612AAE">
        <w:rPr>
          <w:sz w:val="24"/>
          <w:szCs w:val="24"/>
        </w:rPr>
        <w:t>8</w:t>
      </w:r>
      <w:r w:rsidR="00617C48">
        <w:rPr>
          <w:sz w:val="24"/>
          <w:szCs w:val="24"/>
        </w:rPr>
        <w:t xml:space="preserve"> </w:t>
      </w:r>
      <w:r w:rsidR="003C57AF">
        <w:rPr>
          <w:sz w:val="24"/>
          <w:szCs w:val="24"/>
        </w:rPr>
        <w:t>–</w:t>
      </w:r>
      <w:r w:rsidR="00617C48">
        <w:rPr>
          <w:sz w:val="24"/>
          <w:szCs w:val="24"/>
        </w:rPr>
        <w:t xml:space="preserve"> </w:t>
      </w:r>
      <w:r w:rsidR="00CE7A4A" w:rsidRPr="00612AAE">
        <w:rPr>
          <w:sz w:val="24"/>
          <w:szCs w:val="24"/>
        </w:rPr>
        <w:t>12</w:t>
      </w:r>
      <w:r w:rsidR="007D644C" w:rsidRPr="00612AAE">
        <w:rPr>
          <w:sz w:val="24"/>
          <w:szCs w:val="24"/>
        </w:rPr>
        <w:t xml:space="preserve"> hodín na teplom mieste. To, že kvások je už naštartovaný</w:t>
      </w:r>
      <w:r w:rsidR="003C57AF">
        <w:rPr>
          <w:sz w:val="24"/>
          <w:szCs w:val="24"/>
        </w:rPr>
        <w:t>,</w:t>
      </w:r>
      <w:r w:rsidR="007D644C" w:rsidRPr="00612AAE">
        <w:rPr>
          <w:sz w:val="24"/>
          <w:szCs w:val="24"/>
        </w:rPr>
        <w:t xml:space="preserve"> zistíte tak, že začne klesať. Vtedy si z neho odložíte 2 lyžice do chladničky na ďalšie pečenie. Koľkokrát sa </w:t>
      </w:r>
      <w:r w:rsidR="003C57AF">
        <w:rPr>
          <w:sz w:val="24"/>
          <w:szCs w:val="24"/>
        </w:rPr>
        <w:t>v</w:t>
      </w:r>
      <w:r w:rsidR="007D644C" w:rsidRPr="00612AAE">
        <w:rPr>
          <w:sz w:val="24"/>
          <w:szCs w:val="24"/>
        </w:rPr>
        <w:t xml:space="preserve">ám podarilo upiecť celý kvások? Mne asi </w:t>
      </w:r>
      <w:r w:rsidR="006908E9">
        <w:rPr>
          <w:sz w:val="24"/>
          <w:szCs w:val="24"/>
        </w:rPr>
        <w:t>dva</w:t>
      </w:r>
      <w:r w:rsidR="007D644C" w:rsidRPr="00612AAE">
        <w:rPr>
          <w:sz w:val="24"/>
          <w:szCs w:val="24"/>
        </w:rPr>
        <w:t>krát</w:t>
      </w:r>
      <w:r w:rsidR="00F247DD">
        <w:rPr>
          <w:sz w:val="24"/>
          <w:szCs w:val="24"/>
        </w:rPr>
        <w:t>.</w:t>
      </w:r>
      <w:r w:rsidR="007D644C" w:rsidRPr="00612AAE">
        <w:rPr>
          <w:sz w:val="24"/>
          <w:szCs w:val="24"/>
        </w:rPr>
        <w:t xml:space="preserve"> </w:t>
      </w:r>
    </w:p>
    <w:p w14:paraId="62F35F27" w14:textId="77777777" w:rsidR="00565622" w:rsidRDefault="00565622" w:rsidP="00E155EB">
      <w:pPr>
        <w:spacing w:after="0"/>
        <w:contextualSpacing/>
        <w:rPr>
          <w:sz w:val="24"/>
          <w:szCs w:val="24"/>
        </w:rPr>
      </w:pPr>
    </w:p>
    <w:p w14:paraId="20075360" w14:textId="2695FC0E" w:rsidR="007D644C" w:rsidRPr="00713ABC" w:rsidRDefault="00F25AAB" w:rsidP="00E155EB">
      <w:pPr>
        <w:spacing w:after="0"/>
        <w:contextualSpacing/>
        <w:rPr>
          <w:b/>
          <w:sz w:val="24"/>
          <w:szCs w:val="24"/>
        </w:rPr>
      </w:pPr>
      <w:r w:rsidRPr="00713ABC">
        <w:rPr>
          <w:b/>
          <w:sz w:val="24"/>
          <w:szCs w:val="24"/>
        </w:rPr>
        <w:t>Do zvyšného kvásku</w:t>
      </w:r>
      <w:r w:rsidR="007D644C" w:rsidRPr="00713ABC">
        <w:rPr>
          <w:b/>
          <w:sz w:val="24"/>
          <w:szCs w:val="24"/>
        </w:rPr>
        <w:t xml:space="preserve"> </w:t>
      </w:r>
      <w:r w:rsidRPr="00713ABC">
        <w:rPr>
          <w:b/>
          <w:sz w:val="24"/>
          <w:szCs w:val="24"/>
        </w:rPr>
        <w:t>pr</w:t>
      </w:r>
      <w:r w:rsidR="00CE7A4A" w:rsidRPr="00713ABC">
        <w:rPr>
          <w:b/>
          <w:sz w:val="24"/>
          <w:szCs w:val="24"/>
        </w:rPr>
        <w:t>idajt</w:t>
      </w:r>
      <w:r w:rsidR="007D644C" w:rsidRPr="00713ABC">
        <w:rPr>
          <w:b/>
          <w:sz w:val="24"/>
          <w:szCs w:val="24"/>
        </w:rPr>
        <w:t xml:space="preserve">e: </w:t>
      </w:r>
    </w:p>
    <w:p w14:paraId="54164884" w14:textId="77777777" w:rsidR="007D644C" w:rsidRPr="00612AAE" w:rsidRDefault="007D644C" w:rsidP="00E155EB">
      <w:pPr>
        <w:spacing w:after="0"/>
        <w:contextualSpacing/>
        <w:rPr>
          <w:sz w:val="24"/>
          <w:szCs w:val="24"/>
        </w:rPr>
      </w:pPr>
      <w:r w:rsidRPr="00612AAE">
        <w:rPr>
          <w:sz w:val="24"/>
          <w:szCs w:val="24"/>
        </w:rPr>
        <w:t xml:space="preserve">cca 250 ml vody </w:t>
      </w:r>
    </w:p>
    <w:p w14:paraId="75E8C418" w14:textId="77777777" w:rsidR="007D644C" w:rsidRPr="00612AAE" w:rsidRDefault="007D644C" w:rsidP="00E155EB">
      <w:pPr>
        <w:spacing w:after="0"/>
        <w:contextualSpacing/>
        <w:rPr>
          <w:sz w:val="24"/>
          <w:szCs w:val="24"/>
        </w:rPr>
      </w:pPr>
      <w:r w:rsidRPr="00612AAE">
        <w:rPr>
          <w:sz w:val="24"/>
          <w:szCs w:val="24"/>
        </w:rPr>
        <w:t xml:space="preserve">2 lyžičky soli </w:t>
      </w:r>
    </w:p>
    <w:p w14:paraId="7DB7CC3E" w14:textId="77777777" w:rsidR="007D644C" w:rsidRPr="00612AAE" w:rsidRDefault="007D644C" w:rsidP="00E155EB">
      <w:pPr>
        <w:spacing w:after="0"/>
        <w:contextualSpacing/>
        <w:rPr>
          <w:sz w:val="24"/>
          <w:szCs w:val="24"/>
        </w:rPr>
      </w:pPr>
      <w:r w:rsidRPr="00612AAE">
        <w:rPr>
          <w:sz w:val="24"/>
          <w:szCs w:val="24"/>
        </w:rPr>
        <w:t>2 lyžičky rasce</w:t>
      </w:r>
    </w:p>
    <w:p w14:paraId="0F236CB9" w14:textId="26BD5265" w:rsidR="007D644C" w:rsidRPr="00612AAE" w:rsidRDefault="003C57AF" w:rsidP="00E155EB">
      <w:pPr>
        <w:spacing w:after="0"/>
        <w:contextualSpacing/>
        <w:rPr>
          <w:sz w:val="24"/>
          <w:szCs w:val="24"/>
        </w:rPr>
      </w:pPr>
      <w:r>
        <w:rPr>
          <w:sz w:val="24"/>
          <w:szCs w:val="24"/>
        </w:rPr>
        <w:t>c</w:t>
      </w:r>
      <w:r w:rsidR="007D644C" w:rsidRPr="00612AAE">
        <w:rPr>
          <w:sz w:val="24"/>
          <w:szCs w:val="24"/>
        </w:rPr>
        <w:t xml:space="preserve">elozrnnú </w:t>
      </w:r>
      <w:proofErr w:type="spellStart"/>
      <w:r w:rsidR="007D644C" w:rsidRPr="00612AAE">
        <w:rPr>
          <w:sz w:val="24"/>
          <w:szCs w:val="24"/>
        </w:rPr>
        <w:t>špaldovú</w:t>
      </w:r>
      <w:proofErr w:type="spellEnd"/>
      <w:r w:rsidR="007D644C" w:rsidRPr="00612AAE">
        <w:rPr>
          <w:sz w:val="24"/>
          <w:szCs w:val="24"/>
        </w:rPr>
        <w:t xml:space="preserve"> múku</w:t>
      </w:r>
    </w:p>
    <w:p w14:paraId="5D0EB4F8" w14:textId="7665294C" w:rsidR="007D644C" w:rsidRPr="00612AAE" w:rsidRDefault="003C57AF" w:rsidP="00E155EB">
      <w:pPr>
        <w:spacing w:after="0"/>
        <w:contextualSpacing/>
        <w:rPr>
          <w:sz w:val="24"/>
          <w:szCs w:val="24"/>
        </w:rPr>
      </w:pPr>
      <w:r>
        <w:rPr>
          <w:sz w:val="24"/>
          <w:szCs w:val="24"/>
        </w:rPr>
        <w:t>h</w:t>
      </w:r>
      <w:r w:rsidR="007D644C" w:rsidRPr="00612AAE">
        <w:rPr>
          <w:sz w:val="24"/>
          <w:szCs w:val="24"/>
        </w:rPr>
        <w:t xml:space="preserve">ladkú </w:t>
      </w:r>
      <w:proofErr w:type="spellStart"/>
      <w:r w:rsidR="007D644C" w:rsidRPr="00612AAE">
        <w:rPr>
          <w:sz w:val="24"/>
          <w:szCs w:val="24"/>
        </w:rPr>
        <w:t>špaldovú</w:t>
      </w:r>
      <w:proofErr w:type="spellEnd"/>
      <w:r w:rsidR="007D644C" w:rsidRPr="00612AAE">
        <w:rPr>
          <w:sz w:val="24"/>
          <w:szCs w:val="24"/>
        </w:rPr>
        <w:t xml:space="preserve"> múku</w:t>
      </w:r>
    </w:p>
    <w:p w14:paraId="18417E0A" w14:textId="77777777" w:rsidR="00F25AAB" w:rsidRPr="00612AAE" w:rsidRDefault="00F25AAB" w:rsidP="00E155EB">
      <w:pPr>
        <w:spacing w:after="0"/>
        <w:contextualSpacing/>
        <w:rPr>
          <w:sz w:val="24"/>
          <w:szCs w:val="24"/>
        </w:rPr>
      </w:pPr>
      <w:r w:rsidRPr="00612AAE">
        <w:rPr>
          <w:sz w:val="24"/>
          <w:szCs w:val="24"/>
        </w:rPr>
        <w:t>2 veľké hrste nadrobno nasekanej hluchavky</w:t>
      </w:r>
    </w:p>
    <w:p w14:paraId="7AEBCC50" w14:textId="77777777" w:rsidR="00565622" w:rsidRDefault="00565622" w:rsidP="00E155EB">
      <w:pPr>
        <w:spacing w:after="0"/>
        <w:contextualSpacing/>
        <w:rPr>
          <w:sz w:val="24"/>
          <w:szCs w:val="24"/>
        </w:rPr>
      </w:pPr>
    </w:p>
    <w:p w14:paraId="6BB17C74" w14:textId="77777777" w:rsidR="00713ABC" w:rsidRPr="00713ABC" w:rsidRDefault="00713ABC" w:rsidP="00E155EB">
      <w:pPr>
        <w:spacing w:after="0"/>
        <w:contextualSpacing/>
        <w:rPr>
          <w:b/>
          <w:sz w:val="24"/>
          <w:szCs w:val="24"/>
        </w:rPr>
      </w:pPr>
      <w:r w:rsidRPr="00713ABC">
        <w:rPr>
          <w:b/>
          <w:sz w:val="24"/>
          <w:szCs w:val="24"/>
        </w:rPr>
        <w:t>Postup:</w:t>
      </w:r>
    </w:p>
    <w:p w14:paraId="238D0759" w14:textId="1DF218E3" w:rsidR="006F261E" w:rsidRPr="00612AAE" w:rsidRDefault="00F25AAB" w:rsidP="00E155EB">
      <w:pPr>
        <w:spacing w:after="0"/>
        <w:contextualSpacing/>
        <w:rPr>
          <w:sz w:val="24"/>
          <w:szCs w:val="24"/>
        </w:rPr>
      </w:pPr>
      <w:r w:rsidRPr="00612AAE">
        <w:rPr>
          <w:sz w:val="24"/>
          <w:szCs w:val="24"/>
        </w:rPr>
        <w:t>Naschvál nepíšem koľko, pretože to nie je dôležité. Treba sa riadiť hustotou. Pridávajte múk</w:t>
      </w:r>
      <w:r w:rsidR="00370EA4">
        <w:rPr>
          <w:sz w:val="24"/>
          <w:szCs w:val="24"/>
        </w:rPr>
        <w:t>u</w:t>
      </w:r>
      <w:r w:rsidRPr="00612AAE">
        <w:rPr>
          <w:sz w:val="24"/>
          <w:szCs w:val="24"/>
        </w:rPr>
        <w:t xml:space="preserve"> radšej pomaly a viackrát, ja používam robot, tam je to vymiešané hneď. Konečná hmota je tuhá, lepkavá, podobná plastelíne. Lyžicou ju následne preložíte do formy, v ktorej budete rovno aj piecť chlebík. </w:t>
      </w:r>
      <w:r w:rsidR="006F261E" w:rsidRPr="00612AAE">
        <w:rPr>
          <w:sz w:val="24"/>
          <w:szCs w:val="24"/>
        </w:rPr>
        <w:t xml:space="preserve">Ak nie je forma silikónová, odporúčam </w:t>
      </w:r>
      <w:r w:rsidR="00CE7A4A" w:rsidRPr="00612AAE">
        <w:rPr>
          <w:sz w:val="24"/>
          <w:szCs w:val="24"/>
        </w:rPr>
        <w:t>ju vystlať papierom na pečenie</w:t>
      </w:r>
      <w:r w:rsidR="006F261E" w:rsidRPr="00612AAE">
        <w:rPr>
          <w:sz w:val="24"/>
          <w:szCs w:val="24"/>
        </w:rPr>
        <w:t xml:space="preserve">. </w:t>
      </w:r>
      <w:r w:rsidRPr="00612AAE">
        <w:rPr>
          <w:sz w:val="24"/>
          <w:szCs w:val="24"/>
        </w:rPr>
        <w:t>Uhladít</w:t>
      </w:r>
      <w:r w:rsidR="006F261E" w:rsidRPr="00612AAE">
        <w:rPr>
          <w:sz w:val="24"/>
          <w:szCs w:val="24"/>
        </w:rPr>
        <w:t>e vrch, môžet</w:t>
      </w:r>
      <w:r w:rsidRPr="00612AAE">
        <w:rPr>
          <w:sz w:val="24"/>
          <w:szCs w:val="24"/>
        </w:rPr>
        <w:t>e p</w:t>
      </w:r>
      <w:r w:rsidR="006F261E" w:rsidRPr="00612AAE">
        <w:rPr>
          <w:sz w:val="24"/>
          <w:szCs w:val="24"/>
        </w:rPr>
        <w:t>osypať slnečnicovými semiačkami, zabalíte formu do</w:t>
      </w:r>
      <w:r w:rsidR="003C57AF">
        <w:rPr>
          <w:sz w:val="24"/>
          <w:szCs w:val="24"/>
        </w:rPr>
        <w:t xml:space="preserve"> plastového vrecka</w:t>
      </w:r>
      <w:r w:rsidR="006F261E" w:rsidRPr="00612AAE">
        <w:rPr>
          <w:sz w:val="24"/>
          <w:szCs w:val="24"/>
        </w:rPr>
        <w:t>, aby si vytvorila klímu</w:t>
      </w:r>
      <w:r w:rsidR="003C57AF">
        <w:rPr>
          <w:sz w:val="24"/>
          <w:szCs w:val="24"/>
        </w:rPr>
        <w:t>,</w:t>
      </w:r>
      <w:r w:rsidR="006F261E" w:rsidRPr="00612AAE">
        <w:rPr>
          <w:sz w:val="24"/>
          <w:szCs w:val="24"/>
        </w:rPr>
        <w:t xml:space="preserve"> </w:t>
      </w:r>
      <w:r w:rsidRPr="00612AAE">
        <w:rPr>
          <w:sz w:val="24"/>
          <w:szCs w:val="24"/>
        </w:rPr>
        <w:t xml:space="preserve">a necháte </w:t>
      </w:r>
      <w:r w:rsidR="006F261E" w:rsidRPr="00612AAE">
        <w:rPr>
          <w:sz w:val="24"/>
          <w:szCs w:val="24"/>
        </w:rPr>
        <w:t>2</w:t>
      </w:r>
      <w:r w:rsidR="006908E9">
        <w:rPr>
          <w:sz w:val="24"/>
          <w:szCs w:val="24"/>
        </w:rPr>
        <w:t xml:space="preserve"> </w:t>
      </w:r>
      <w:r w:rsidR="006908E9">
        <w:t xml:space="preserve">– </w:t>
      </w:r>
      <w:r w:rsidR="00CE7A4A" w:rsidRPr="00612AAE">
        <w:rPr>
          <w:sz w:val="24"/>
          <w:szCs w:val="24"/>
        </w:rPr>
        <w:t>3</w:t>
      </w:r>
      <w:r w:rsidR="006F261E" w:rsidRPr="00612AAE">
        <w:rPr>
          <w:sz w:val="24"/>
          <w:szCs w:val="24"/>
        </w:rPr>
        <w:t xml:space="preserve"> hodiny ešte kysnúť na najteplejšom mieste, aké doma máte. </w:t>
      </w:r>
    </w:p>
    <w:p w14:paraId="725AC8F9" w14:textId="77777777" w:rsidR="00565622" w:rsidRDefault="00565622" w:rsidP="00E155EB">
      <w:pPr>
        <w:spacing w:after="0"/>
        <w:contextualSpacing/>
        <w:rPr>
          <w:sz w:val="24"/>
          <w:szCs w:val="24"/>
        </w:rPr>
      </w:pPr>
    </w:p>
    <w:p w14:paraId="745FA045" w14:textId="35A41232" w:rsidR="006F261E" w:rsidRPr="00612AAE" w:rsidRDefault="006F261E" w:rsidP="00E155EB">
      <w:pPr>
        <w:spacing w:after="0"/>
        <w:contextualSpacing/>
        <w:rPr>
          <w:sz w:val="24"/>
          <w:szCs w:val="24"/>
        </w:rPr>
      </w:pPr>
      <w:r w:rsidRPr="00612AAE">
        <w:rPr>
          <w:sz w:val="24"/>
          <w:szCs w:val="24"/>
        </w:rPr>
        <w:t xml:space="preserve">Chlebík dáte potom do studenej rúry na mriežku a rúru následne zapnete na 220 °C bez ventilátora. </w:t>
      </w:r>
      <w:r w:rsidR="003C57AF">
        <w:rPr>
          <w:sz w:val="24"/>
          <w:szCs w:val="24"/>
        </w:rPr>
        <w:t xml:space="preserve">V tejto teplote pečte chlieb </w:t>
      </w:r>
      <w:r w:rsidRPr="00612AAE">
        <w:rPr>
          <w:sz w:val="24"/>
          <w:szCs w:val="24"/>
        </w:rPr>
        <w:t xml:space="preserve">20 minút, </w:t>
      </w:r>
      <w:r w:rsidR="003C57AF">
        <w:rPr>
          <w:sz w:val="24"/>
          <w:szCs w:val="24"/>
        </w:rPr>
        <w:t xml:space="preserve">potom teplotu znížte </w:t>
      </w:r>
      <w:r w:rsidRPr="00612AAE">
        <w:rPr>
          <w:sz w:val="24"/>
          <w:szCs w:val="24"/>
        </w:rPr>
        <w:t>na 180 °C a do</w:t>
      </w:r>
      <w:r w:rsidR="001A5FD1">
        <w:rPr>
          <w:sz w:val="24"/>
          <w:szCs w:val="24"/>
        </w:rPr>
        <w:t>pečte ešte 15 min. Po tomto</w:t>
      </w:r>
      <w:r w:rsidRPr="00612AAE">
        <w:rPr>
          <w:sz w:val="24"/>
          <w:szCs w:val="24"/>
        </w:rPr>
        <w:t xml:space="preserve"> by sa mal dať chlebík vyklopiť z formy. Na mriežke </w:t>
      </w:r>
      <w:r w:rsidR="0007424E">
        <w:rPr>
          <w:sz w:val="24"/>
          <w:szCs w:val="24"/>
        </w:rPr>
        <w:t xml:space="preserve">ho </w:t>
      </w:r>
      <w:r w:rsidRPr="00612AAE">
        <w:rPr>
          <w:sz w:val="24"/>
          <w:szCs w:val="24"/>
        </w:rPr>
        <w:t xml:space="preserve">už vybratý z formy nechajte dopiecť ešte 5 minút. Poklepaním po spodku zistíte, či je už chlebík upečený. Mal by mať „dutý“ zvuk. </w:t>
      </w:r>
    </w:p>
    <w:p w14:paraId="1F7DBC0D" w14:textId="77777777" w:rsidR="00565622" w:rsidRDefault="00565622" w:rsidP="00E155EB">
      <w:pPr>
        <w:spacing w:after="0"/>
        <w:contextualSpacing/>
        <w:rPr>
          <w:sz w:val="24"/>
          <w:szCs w:val="24"/>
        </w:rPr>
      </w:pPr>
    </w:p>
    <w:p w14:paraId="13946716" w14:textId="52B5B215" w:rsidR="006F261E" w:rsidRPr="00612AAE" w:rsidRDefault="00896C75" w:rsidP="00E155EB">
      <w:pPr>
        <w:spacing w:after="0"/>
        <w:contextualSpacing/>
        <w:rPr>
          <w:sz w:val="24"/>
          <w:szCs w:val="24"/>
        </w:rPr>
      </w:pPr>
      <w:r w:rsidRPr="00612AAE">
        <w:rPr>
          <w:sz w:val="24"/>
          <w:szCs w:val="24"/>
        </w:rPr>
        <w:t xml:space="preserve">Takto si viem upiecť bylinkový </w:t>
      </w:r>
      <w:proofErr w:type="spellStart"/>
      <w:r w:rsidRPr="00612AAE">
        <w:rPr>
          <w:sz w:val="24"/>
          <w:szCs w:val="24"/>
        </w:rPr>
        <w:t>kváskový</w:t>
      </w:r>
      <w:proofErr w:type="spellEnd"/>
      <w:r w:rsidRPr="00612AAE">
        <w:rPr>
          <w:sz w:val="24"/>
          <w:szCs w:val="24"/>
        </w:rPr>
        <w:t xml:space="preserve"> chlieb alebo iné pečivo od štartéra po konečný výsledok za jeden deň. </w:t>
      </w:r>
    </w:p>
    <w:p w14:paraId="72EB94BB" w14:textId="77777777" w:rsidR="00565622" w:rsidRDefault="00565622" w:rsidP="00E155EB">
      <w:pPr>
        <w:spacing w:after="0"/>
        <w:contextualSpacing/>
        <w:rPr>
          <w:sz w:val="24"/>
          <w:szCs w:val="24"/>
          <w:highlight w:val="red"/>
        </w:rPr>
      </w:pPr>
    </w:p>
    <w:p w14:paraId="3163D69C" w14:textId="77777777" w:rsidR="00395767" w:rsidRDefault="00395767" w:rsidP="00E155EB">
      <w:pPr>
        <w:spacing w:after="0"/>
        <w:contextualSpacing/>
        <w:rPr>
          <w:b/>
          <w:sz w:val="24"/>
          <w:szCs w:val="24"/>
          <w:highlight w:val="cyan"/>
        </w:rPr>
      </w:pPr>
      <w:r>
        <w:rPr>
          <w:b/>
          <w:sz w:val="24"/>
          <w:szCs w:val="24"/>
          <w:highlight w:val="cyan"/>
        </w:rPr>
        <w:br w:type="page"/>
      </w:r>
    </w:p>
    <w:p w14:paraId="08F2F98F" w14:textId="16C7C789" w:rsidR="00BF3656" w:rsidRPr="007B734F" w:rsidRDefault="00BF3656" w:rsidP="00BF3656">
      <w:pPr>
        <w:spacing w:after="0"/>
        <w:contextualSpacing/>
        <w:jc w:val="center"/>
        <w:rPr>
          <w:b/>
          <w:sz w:val="24"/>
          <w:szCs w:val="24"/>
          <w:highlight w:val="cyan"/>
        </w:rPr>
      </w:pPr>
      <w:r>
        <w:rPr>
          <w:b/>
          <w:sz w:val="24"/>
          <w:szCs w:val="24"/>
          <w:highlight w:val="cyan"/>
        </w:rPr>
        <w:lastRenderedPageBreak/>
        <w:t>CESNAK MEDVEDÍ</w:t>
      </w:r>
    </w:p>
    <w:p w14:paraId="6C5C8DCE" w14:textId="468E18E5" w:rsidR="00BF3656" w:rsidRPr="007B734F" w:rsidRDefault="00C23595" w:rsidP="00BF3656">
      <w:pPr>
        <w:spacing w:after="0"/>
        <w:contextualSpacing/>
        <w:jc w:val="center"/>
        <w:rPr>
          <w:sz w:val="24"/>
          <w:szCs w:val="24"/>
        </w:rPr>
      </w:pPr>
      <w:proofErr w:type="spellStart"/>
      <w:r w:rsidRPr="00C23595">
        <w:rPr>
          <w:i/>
          <w:sz w:val="24"/>
          <w:szCs w:val="24"/>
        </w:rPr>
        <w:t>Česnek</w:t>
      </w:r>
      <w:proofErr w:type="spellEnd"/>
      <w:r w:rsidRPr="00C23595">
        <w:rPr>
          <w:i/>
          <w:sz w:val="24"/>
          <w:szCs w:val="24"/>
        </w:rPr>
        <w:t xml:space="preserve"> </w:t>
      </w:r>
      <w:proofErr w:type="spellStart"/>
      <w:r w:rsidRPr="00C23595">
        <w:rPr>
          <w:i/>
          <w:sz w:val="24"/>
          <w:szCs w:val="24"/>
        </w:rPr>
        <w:t>medvědí</w:t>
      </w:r>
      <w:proofErr w:type="spellEnd"/>
      <w:r w:rsidRPr="00C23595">
        <w:rPr>
          <w:i/>
          <w:sz w:val="24"/>
          <w:szCs w:val="24"/>
        </w:rPr>
        <w:t xml:space="preserve"> </w:t>
      </w:r>
      <w:r w:rsidR="00BF3656" w:rsidRPr="007B734F">
        <w:rPr>
          <w:sz w:val="24"/>
          <w:szCs w:val="24"/>
        </w:rPr>
        <w:t xml:space="preserve">(česky) – </w:t>
      </w:r>
      <w:proofErr w:type="spellStart"/>
      <w:r>
        <w:rPr>
          <w:i/>
          <w:sz w:val="24"/>
          <w:szCs w:val="24"/>
        </w:rPr>
        <w:t>Allium</w:t>
      </w:r>
      <w:proofErr w:type="spellEnd"/>
      <w:r>
        <w:rPr>
          <w:i/>
          <w:sz w:val="24"/>
          <w:szCs w:val="24"/>
        </w:rPr>
        <w:t xml:space="preserve"> </w:t>
      </w:r>
      <w:proofErr w:type="spellStart"/>
      <w:r>
        <w:rPr>
          <w:i/>
          <w:sz w:val="24"/>
          <w:szCs w:val="24"/>
        </w:rPr>
        <w:t>ursinum</w:t>
      </w:r>
      <w:proofErr w:type="spellEnd"/>
      <w:r w:rsidR="00BF3656" w:rsidRPr="007B734F">
        <w:rPr>
          <w:sz w:val="24"/>
          <w:szCs w:val="24"/>
        </w:rPr>
        <w:t xml:space="preserve"> (latinsky)</w:t>
      </w:r>
    </w:p>
    <w:p w14:paraId="779F3C3F" w14:textId="77777777" w:rsidR="001D3BA8" w:rsidRDefault="001D3BA8" w:rsidP="001D3BA8">
      <w:pPr>
        <w:spacing w:after="0"/>
        <w:contextualSpacing/>
        <w:rPr>
          <w:b/>
          <w:sz w:val="24"/>
          <w:szCs w:val="24"/>
          <w:highlight w:val="cyan"/>
        </w:rPr>
      </w:pPr>
    </w:p>
    <w:p w14:paraId="32D721BE" w14:textId="5807EBC5" w:rsidR="001D3BA8" w:rsidRPr="00355368" w:rsidRDefault="001A3CEC" w:rsidP="001D3BA8">
      <w:pPr>
        <w:spacing w:after="0"/>
        <w:contextualSpacing/>
        <w:jc w:val="center"/>
        <w:rPr>
          <w:b/>
          <w:sz w:val="24"/>
          <w:szCs w:val="24"/>
          <w:highlight w:val="yellow"/>
        </w:rPr>
      </w:pPr>
      <w:r>
        <w:rPr>
          <w:b/>
          <w:sz w:val="24"/>
          <w:szCs w:val="24"/>
          <w:highlight w:val="yellow"/>
        </w:rPr>
        <w:t>Zelený liečivý zázrak</w:t>
      </w:r>
    </w:p>
    <w:p w14:paraId="0BA36F77" w14:textId="77777777" w:rsidR="000578BA" w:rsidRPr="00BC0056" w:rsidRDefault="000578BA" w:rsidP="004E4D98">
      <w:pPr>
        <w:spacing w:after="0"/>
        <w:contextualSpacing/>
        <w:rPr>
          <w:rFonts w:cstheme="minorHAnsi"/>
          <w:sz w:val="24"/>
          <w:szCs w:val="24"/>
        </w:rPr>
      </w:pPr>
    </w:p>
    <w:p w14:paraId="17F7DF88" w14:textId="73C0EAF5" w:rsidR="000578BA" w:rsidRDefault="000578BA" w:rsidP="004E4D98">
      <w:pPr>
        <w:spacing w:after="0"/>
        <w:contextualSpacing/>
        <w:rPr>
          <w:rFonts w:cstheme="minorHAnsi"/>
          <w:sz w:val="24"/>
          <w:szCs w:val="24"/>
        </w:rPr>
      </w:pPr>
      <w:r w:rsidRPr="00BC0056">
        <w:rPr>
          <w:rFonts w:cstheme="minorHAnsi"/>
          <w:sz w:val="24"/>
          <w:szCs w:val="24"/>
        </w:rPr>
        <w:t>Kto by nepoznal cesnak</w:t>
      </w:r>
      <w:r w:rsidR="004E4D98" w:rsidRPr="00BC0056">
        <w:rPr>
          <w:rFonts w:cstheme="minorHAnsi"/>
          <w:sz w:val="24"/>
          <w:szCs w:val="24"/>
        </w:rPr>
        <w:t xml:space="preserve"> medvedí</w:t>
      </w:r>
      <w:r w:rsidRPr="00BC0056">
        <w:rPr>
          <w:rFonts w:cstheme="minorHAnsi"/>
          <w:sz w:val="24"/>
          <w:szCs w:val="24"/>
        </w:rPr>
        <w:t xml:space="preserve">? </w:t>
      </w:r>
      <w:r w:rsidR="00F52772" w:rsidRPr="00BC0056">
        <w:rPr>
          <w:rFonts w:cstheme="minorHAnsi"/>
          <w:sz w:val="24"/>
          <w:szCs w:val="24"/>
        </w:rPr>
        <w:t>Poslednú jar</w:t>
      </w:r>
      <w:r w:rsidRPr="00BC0056">
        <w:rPr>
          <w:rFonts w:cstheme="minorHAnsi"/>
          <w:sz w:val="24"/>
          <w:szCs w:val="24"/>
        </w:rPr>
        <w:t xml:space="preserve"> som ho videla </w:t>
      </w:r>
      <w:r w:rsidR="00F52772" w:rsidRPr="00BC0056">
        <w:rPr>
          <w:rFonts w:cstheme="minorHAnsi"/>
          <w:sz w:val="24"/>
          <w:szCs w:val="24"/>
        </w:rPr>
        <w:t>predávať už aj v</w:t>
      </w:r>
      <w:r w:rsidR="00664F6C" w:rsidRPr="00BC0056">
        <w:rPr>
          <w:rFonts w:cstheme="minorHAnsi"/>
          <w:sz w:val="24"/>
          <w:szCs w:val="24"/>
        </w:rPr>
        <w:t> </w:t>
      </w:r>
      <w:r w:rsidR="00F52772" w:rsidRPr="00BC0056">
        <w:rPr>
          <w:rFonts w:cstheme="minorHAnsi"/>
          <w:sz w:val="24"/>
          <w:szCs w:val="24"/>
        </w:rPr>
        <w:t>supermarketoch</w:t>
      </w:r>
      <w:r w:rsidR="00664F6C" w:rsidRPr="00BC0056">
        <w:rPr>
          <w:rFonts w:cstheme="minorHAnsi"/>
          <w:sz w:val="24"/>
          <w:szCs w:val="24"/>
        </w:rPr>
        <w:t>,</w:t>
      </w:r>
      <w:r w:rsidR="00F52772" w:rsidRPr="00BC0056">
        <w:rPr>
          <w:rFonts w:cstheme="minorHAnsi"/>
          <w:sz w:val="24"/>
          <w:szCs w:val="24"/>
        </w:rPr>
        <w:t xml:space="preserve"> </w:t>
      </w:r>
      <w:r w:rsidR="00664F6C" w:rsidRPr="00BC0056">
        <w:rPr>
          <w:rFonts w:cstheme="minorHAnsi"/>
          <w:sz w:val="24"/>
          <w:szCs w:val="24"/>
        </w:rPr>
        <w:t xml:space="preserve">malú viazaničku </w:t>
      </w:r>
      <w:r w:rsidR="00F52772" w:rsidRPr="00BC0056">
        <w:rPr>
          <w:rFonts w:cstheme="minorHAnsi"/>
          <w:sz w:val="24"/>
          <w:szCs w:val="24"/>
        </w:rPr>
        <w:t>za pomerne slušný peniaz</w:t>
      </w:r>
      <w:r w:rsidRPr="00BC0056">
        <w:rPr>
          <w:rFonts w:cstheme="minorHAnsi"/>
          <w:sz w:val="24"/>
          <w:szCs w:val="24"/>
        </w:rPr>
        <w:t xml:space="preserve">. </w:t>
      </w:r>
      <w:r w:rsidR="004E4D98" w:rsidRPr="00BC0056">
        <w:rPr>
          <w:rFonts w:cstheme="minorHAnsi"/>
          <w:sz w:val="24"/>
          <w:szCs w:val="24"/>
        </w:rPr>
        <w:t>No p</w:t>
      </w:r>
      <w:r w:rsidRPr="00BC0056">
        <w:rPr>
          <w:rFonts w:cstheme="minorHAnsi"/>
          <w:sz w:val="24"/>
          <w:szCs w:val="24"/>
        </w:rPr>
        <w:t xml:space="preserve">ri našej spotrebe cesnaku </w:t>
      </w:r>
      <w:r w:rsidR="004E4D98" w:rsidRPr="00BC0056">
        <w:rPr>
          <w:rFonts w:cstheme="minorHAnsi"/>
          <w:sz w:val="24"/>
          <w:szCs w:val="24"/>
        </w:rPr>
        <w:t xml:space="preserve">medvedieho </w:t>
      </w:r>
      <w:r w:rsidRPr="00BC0056">
        <w:rPr>
          <w:rFonts w:cstheme="minorHAnsi"/>
          <w:sz w:val="24"/>
          <w:szCs w:val="24"/>
        </w:rPr>
        <w:t>by sme sa asi nedoplatili</w:t>
      </w:r>
      <w:r w:rsidR="00664F6C" w:rsidRPr="00BC0056">
        <w:rPr>
          <w:rFonts w:cstheme="minorHAnsi"/>
          <w:sz w:val="24"/>
          <w:szCs w:val="24"/>
        </w:rPr>
        <w:t>.</w:t>
      </w:r>
    </w:p>
    <w:p w14:paraId="4B02B71C" w14:textId="77777777" w:rsidR="00BC0056" w:rsidRPr="00BC0056" w:rsidRDefault="00BC0056" w:rsidP="004E4D98">
      <w:pPr>
        <w:spacing w:after="0"/>
        <w:contextualSpacing/>
        <w:rPr>
          <w:rFonts w:cstheme="minorHAnsi"/>
          <w:sz w:val="24"/>
          <w:szCs w:val="24"/>
        </w:rPr>
      </w:pPr>
    </w:p>
    <w:p w14:paraId="1B4719D5" w14:textId="42377B9F" w:rsidR="000578BA" w:rsidRDefault="00664F6C" w:rsidP="004E4D98">
      <w:pPr>
        <w:spacing w:after="0"/>
        <w:contextualSpacing/>
        <w:rPr>
          <w:rFonts w:cstheme="minorHAnsi"/>
          <w:sz w:val="24"/>
          <w:szCs w:val="24"/>
        </w:rPr>
      </w:pPr>
      <w:r w:rsidRPr="00BC0056">
        <w:rPr>
          <w:rFonts w:cstheme="minorHAnsi"/>
          <w:sz w:val="24"/>
          <w:szCs w:val="24"/>
        </w:rPr>
        <w:t>P</w:t>
      </w:r>
      <w:r w:rsidR="000578BA" w:rsidRPr="00BC0056">
        <w:rPr>
          <w:rFonts w:cstheme="minorHAnsi"/>
          <w:sz w:val="24"/>
          <w:szCs w:val="24"/>
        </w:rPr>
        <w:t xml:space="preserve">red </w:t>
      </w:r>
      <w:r w:rsidRPr="00BC0056">
        <w:rPr>
          <w:rFonts w:cstheme="minorHAnsi"/>
          <w:sz w:val="24"/>
          <w:szCs w:val="24"/>
        </w:rPr>
        <w:t>niekoľkými</w:t>
      </w:r>
      <w:r w:rsidR="003C57AF" w:rsidRPr="00BC0056">
        <w:rPr>
          <w:rStyle w:val="Odkaznakomentr"/>
          <w:rFonts w:cstheme="minorHAnsi"/>
          <w:sz w:val="24"/>
          <w:szCs w:val="24"/>
        </w:rPr>
        <w:t xml:space="preserve"> </w:t>
      </w:r>
      <w:r w:rsidR="003C57AF" w:rsidRPr="00BC0056">
        <w:rPr>
          <w:rFonts w:cstheme="minorHAnsi"/>
          <w:sz w:val="24"/>
          <w:szCs w:val="24"/>
        </w:rPr>
        <w:t>ro</w:t>
      </w:r>
      <w:r w:rsidR="000578BA" w:rsidRPr="00BC0056">
        <w:rPr>
          <w:rFonts w:cstheme="minorHAnsi"/>
          <w:sz w:val="24"/>
          <w:szCs w:val="24"/>
        </w:rPr>
        <w:t xml:space="preserve">kmi </w:t>
      </w:r>
      <w:r w:rsidR="00A772E8" w:rsidRPr="00BC0056">
        <w:rPr>
          <w:rFonts w:cstheme="minorHAnsi"/>
          <w:sz w:val="24"/>
          <w:szCs w:val="24"/>
        </w:rPr>
        <w:t xml:space="preserve">však </w:t>
      </w:r>
      <w:r w:rsidR="000578BA" w:rsidRPr="00BC0056">
        <w:rPr>
          <w:rFonts w:cstheme="minorHAnsi"/>
          <w:sz w:val="24"/>
          <w:szCs w:val="24"/>
        </w:rPr>
        <w:t xml:space="preserve">nebol až </w:t>
      </w:r>
      <w:r w:rsidR="00ED2F6B" w:rsidRPr="00BC0056">
        <w:rPr>
          <w:rFonts w:cstheme="minorHAnsi"/>
          <w:sz w:val="24"/>
          <w:szCs w:val="24"/>
        </w:rPr>
        <w:t>taký známy. Pamätám si, ako sme</w:t>
      </w:r>
      <w:r w:rsidR="000578BA" w:rsidRPr="00BC0056">
        <w:rPr>
          <w:rFonts w:cstheme="minorHAnsi"/>
          <w:sz w:val="24"/>
          <w:szCs w:val="24"/>
        </w:rPr>
        <w:t xml:space="preserve"> s manželom asi pred</w:t>
      </w:r>
      <w:r w:rsidR="00ED2F6B" w:rsidRPr="00BC0056">
        <w:rPr>
          <w:rFonts w:cstheme="minorHAnsi"/>
          <w:sz w:val="24"/>
          <w:szCs w:val="24"/>
        </w:rPr>
        <w:t xml:space="preserve"> 10 rokmi </w:t>
      </w:r>
      <w:r w:rsidR="000578BA" w:rsidRPr="00BC0056">
        <w:rPr>
          <w:rFonts w:cstheme="minorHAnsi"/>
          <w:sz w:val="24"/>
          <w:szCs w:val="24"/>
        </w:rPr>
        <w:t>išli zo zberu cesnaku</w:t>
      </w:r>
      <w:r w:rsidR="00ED2F6B" w:rsidRPr="00BC0056">
        <w:rPr>
          <w:rFonts w:cstheme="minorHAnsi"/>
          <w:sz w:val="24"/>
          <w:szCs w:val="24"/>
        </w:rPr>
        <w:t xml:space="preserve"> </w:t>
      </w:r>
      <w:r w:rsidR="004E4D98" w:rsidRPr="00BC0056">
        <w:rPr>
          <w:rFonts w:cstheme="minorHAnsi"/>
          <w:sz w:val="24"/>
          <w:szCs w:val="24"/>
        </w:rPr>
        <w:t xml:space="preserve">medvedieho </w:t>
      </w:r>
      <w:r w:rsidR="00ED2F6B" w:rsidRPr="00BC0056">
        <w:rPr>
          <w:rFonts w:cstheme="minorHAnsi"/>
          <w:sz w:val="24"/>
          <w:szCs w:val="24"/>
        </w:rPr>
        <w:t>a stretli sme kamaráta, ktorý sa zaujímal</w:t>
      </w:r>
      <w:r w:rsidR="003C57AF" w:rsidRPr="00BC0056">
        <w:rPr>
          <w:rFonts w:cstheme="minorHAnsi"/>
          <w:sz w:val="24"/>
          <w:szCs w:val="24"/>
        </w:rPr>
        <w:t>,</w:t>
      </w:r>
      <w:r w:rsidR="00ED2F6B" w:rsidRPr="00BC0056">
        <w:rPr>
          <w:rFonts w:cstheme="minorHAnsi"/>
          <w:sz w:val="24"/>
          <w:szCs w:val="24"/>
        </w:rPr>
        <w:t xml:space="preserve"> </w:t>
      </w:r>
      <w:r w:rsidR="00A772E8" w:rsidRPr="00BC0056">
        <w:rPr>
          <w:rFonts w:cstheme="minorHAnsi"/>
          <w:sz w:val="24"/>
          <w:szCs w:val="24"/>
        </w:rPr>
        <w:t>odkiaľ</w:t>
      </w:r>
      <w:r w:rsidR="00ED2F6B" w:rsidRPr="00BC0056">
        <w:rPr>
          <w:rFonts w:cstheme="minorHAnsi"/>
          <w:sz w:val="24"/>
          <w:szCs w:val="24"/>
        </w:rPr>
        <w:t xml:space="preserve"> ideme. </w:t>
      </w:r>
      <w:r w:rsidR="00F52772" w:rsidRPr="00BC0056">
        <w:rPr>
          <w:rFonts w:cstheme="minorHAnsi"/>
          <w:sz w:val="24"/>
          <w:szCs w:val="24"/>
        </w:rPr>
        <w:t>Naraz</w:t>
      </w:r>
      <w:r w:rsidR="00ED2F6B" w:rsidRPr="00BC0056">
        <w:rPr>
          <w:rFonts w:cstheme="minorHAnsi"/>
          <w:sz w:val="24"/>
          <w:szCs w:val="24"/>
        </w:rPr>
        <w:t xml:space="preserve"> sme odpovedali, že „z cesnaku</w:t>
      </w:r>
      <w:r w:rsidR="004E4D98" w:rsidRPr="00BC0056">
        <w:rPr>
          <w:rFonts w:cstheme="minorHAnsi"/>
          <w:sz w:val="24"/>
          <w:szCs w:val="24"/>
        </w:rPr>
        <w:t xml:space="preserve"> medvedieho</w:t>
      </w:r>
      <w:r w:rsidR="00ED2F6B" w:rsidRPr="00BC0056">
        <w:rPr>
          <w:rFonts w:cstheme="minorHAnsi"/>
          <w:sz w:val="24"/>
          <w:szCs w:val="24"/>
        </w:rPr>
        <w:t>“.</w:t>
      </w:r>
      <w:r w:rsidR="00F52772" w:rsidRPr="00BC0056">
        <w:rPr>
          <w:rFonts w:cstheme="minorHAnsi"/>
          <w:sz w:val="24"/>
          <w:szCs w:val="24"/>
        </w:rPr>
        <w:t xml:space="preserve"> V ten v</w:t>
      </w:r>
      <w:r w:rsidR="00ED2F6B" w:rsidRPr="00BC0056">
        <w:rPr>
          <w:rFonts w:cstheme="minorHAnsi"/>
          <w:sz w:val="24"/>
          <w:szCs w:val="24"/>
        </w:rPr>
        <w:t>ečer nám písal, kde sme to vlastne presne boli, lebo že pozerá do mapy okolia, ale ten „medvedí kopec</w:t>
      </w:r>
      <w:r w:rsidR="00FB1745" w:rsidRPr="00BC0056">
        <w:rPr>
          <w:rFonts w:cstheme="minorHAnsi"/>
          <w:sz w:val="24"/>
          <w:szCs w:val="24"/>
        </w:rPr>
        <w:t xml:space="preserve">, </w:t>
      </w:r>
      <w:r w:rsidR="00ED2F6B" w:rsidRPr="00BC0056">
        <w:rPr>
          <w:rFonts w:cstheme="minorHAnsi"/>
          <w:sz w:val="24"/>
          <w:szCs w:val="24"/>
        </w:rPr>
        <w:t>vrch“ nevie nikde nájsť</w:t>
      </w:r>
      <w:r w:rsidR="00FB1745" w:rsidRPr="00BC0056">
        <w:rPr>
          <w:rFonts w:cstheme="minorHAnsi"/>
          <w:sz w:val="24"/>
          <w:szCs w:val="24"/>
        </w:rPr>
        <w:t>.</w:t>
      </w:r>
      <w:r w:rsidR="00ED2F6B" w:rsidRPr="00BC0056">
        <w:rPr>
          <w:rFonts w:cstheme="minorHAnsi"/>
          <w:sz w:val="24"/>
          <w:szCs w:val="24"/>
        </w:rPr>
        <w:t xml:space="preserve"> </w:t>
      </w:r>
      <w:r w:rsidR="00B54F1F" w:rsidRPr="00BC0056">
        <w:rPr>
          <w:rFonts w:cstheme="minorHAnsi"/>
          <w:sz w:val="24"/>
          <w:szCs w:val="24"/>
        </w:rPr>
        <w:t xml:space="preserve">Po čase sa </w:t>
      </w:r>
      <w:r w:rsidR="00F52772" w:rsidRPr="00BC0056">
        <w:rPr>
          <w:rFonts w:cstheme="minorHAnsi"/>
          <w:sz w:val="24"/>
          <w:szCs w:val="24"/>
        </w:rPr>
        <w:t>zrazu objavil v televízii</w:t>
      </w:r>
      <w:r w:rsidR="00ED2F6B" w:rsidRPr="00BC0056">
        <w:rPr>
          <w:rFonts w:cstheme="minorHAnsi"/>
          <w:sz w:val="24"/>
          <w:szCs w:val="24"/>
        </w:rPr>
        <w:t xml:space="preserve"> a ľudia sa idú zblázniť, aj za cenu trhania </w:t>
      </w:r>
      <w:r w:rsidR="003C57AF" w:rsidRPr="00BC0056">
        <w:rPr>
          <w:rFonts w:cstheme="minorHAnsi"/>
          <w:sz w:val="24"/>
          <w:szCs w:val="24"/>
        </w:rPr>
        <w:t xml:space="preserve">cesnaku </w:t>
      </w:r>
      <w:r w:rsidR="004E4D98" w:rsidRPr="00BC0056">
        <w:rPr>
          <w:rFonts w:cstheme="minorHAnsi"/>
          <w:sz w:val="24"/>
          <w:szCs w:val="24"/>
        </w:rPr>
        <w:t xml:space="preserve">medvedieho </w:t>
      </w:r>
      <w:r w:rsidR="00ED2F6B" w:rsidRPr="00BC0056">
        <w:rPr>
          <w:rFonts w:cstheme="minorHAnsi"/>
          <w:sz w:val="24"/>
          <w:szCs w:val="24"/>
        </w:rPr>
        <w:t xml:space="preserve">s korienkami, keď je ešte úplne malinký. </w:t>
      </w:r>
    </w:p>
    <w:p w14:paraId="658E636B" w14:textId="77777777" w:rsidR="00BC0056" w:rsidRPr="00BC0056" w:rsidRDefault="00BC0056" w:rsidP="004E4D98">
      <w:pPr>
        <w:spacing w:after="0"/>
        <w:contextualSpacing/>
        <w:rPr>
          <w:rFonts w:cstheme="minorHAnsi"/>
          <w:sz w:val="24"/>
          <w:szCs w:val="24"/>
        </w:rPr>
      </w:pPr>
    </w:p>
    <w:p w14:paraId="11B6C76A" w14:textId="2288E5DA" w:rsidR="00ED2F6B" w:rsidRDefault="00ED2F6B" w:rsidP="004E4D98">
      <w:pPr>
        <w:spacing w:after="0"/>
        <w:contextualSpacing/>
        <w:rPr>
          <w:rFonts w:cstheme="minorHAnsi"/>
          <w:sz w:val="24"/>
          <w:szCs w:val="24"/>
        </w:rPr>
      </w:pPr>
      <w:r w:rsidRPr="00BC0056">
        <w:rPr>
          <w:rFonts w:cstheme="minorHAnsi"/>
          <w:sz w:val="24"/>
          <w:szCs w:val="24"/>
        </w:rPr>
        <w:t xml:space="preserve">Pri jeho zbere </w:t>
      </w:r>
      <w:r w:rsidR="003C57AF" w:rsidRPr="00BC0056">
        <w:rPr>
          <w:rFonts w:cstheme="minorHAnsi"/>
          <w:sz w:val="24"/>
          <w:szCs w:val="24"/>
        </w:rPr>
        <w:t>musíte</w:t>
      </w:r>
      <w:r w:rsidRPr="00BC0056">
        <w:rPr>
          <w:rFonts w:cstheme="minorHAnsi"/>
          <w:sz w:val="24"/>
          <w:szCs w:val="24"/>
        </w:rPr>
        <w:t xml:space="preserve"> byť</w:t>
      </w:r>
      <w:r w:rsidR="00F52772" w:rsidRPr="00BC0056">
        <w:rPr>
          <w:rFonts w:cstheme="minorHAnsi"/>
          <w:sz w:val="24"/>
          <w:szCs w:val="24"/>
        </w:rPr>
        <w:t xml:space="preserve"> </w:t>
      </w:r>
      <w:r w:rsidR="003C57AF" w:rsidRPr="00BC0056">
        <w:rPr>
          <w:rFonts w:cstheme="minorHAnsi"/>
          <w:sz w:val="24"/>
          <w:szCs w:val="24"/>
        </w:rPr>
        <w:t>opatrní</w:t>
      </w:r>
      <w:r w:rsidRPr="00BC0056">
        <w:rPr>
          <w:rFonts w:cstheme="minorHAnsi"/>
          <w:sz w:val="24"/>
          <w:szCs w:val="24"/>
        </w:rPr>
        <w:t xml:space="preserve">, aby nám táto kúzelná bylinka zostala aj v budúcnosti. </w:t>
      </w:r>
    </w:p>
    <w:p w14:paraId="78E697D6" w14:textId="77777777" w:rsidR="00BC0056" w:rsidRPr="00BC0056" w:rsidRDefault="00BC0056" w:rsidP="004E4D98">
      <w:pPr>
        <w:spacing w:after="0"/>
        <w:contextualSpacing/>
        <w:rPr>
          <w:rFonts w:cstheme="minorHAnsi"/>
          <w:sz w:val="24"/>
          <w:szCs w:val="24"/>
        </w:rPr>
      </w:pPr>
    </w:p>
    <w:p w14:paraId="063F684A" w14:textId="5E9FED82" w:rsidR="00E739C3" w:rsidRDefault="00ED2F6B" w:rsidP="004E4D98">
      <w:pPr>
        <w:spacing w:after="0"/>
        <w:contextualSpacing/>
        <w:rPr>
          <w:rFonts w:cstheme="minorHAnsi"/>
          <w:sz w:val="24"/>
          <w:szCs w:val="24"/>
        </w:rPr>
      </w:pPr>
      <w:r w:rsidRPr="00713ABC">
        <w:rPr>
          <w:rFonts w:cstheme="minorHAnsi"/>
          <w:b/>
          <w:sz w:val="24"/>
          <w:szCs w:val="24"/>
          <w:highlight w:val="yellow"/>
        </w:rPr>
        <w:t>Dôležit</w:t>
      </w:r>
      <w:r w:rsidR="00713ABC" w:rsidRPr="00713ABC">
        <w:rPr>
          <w:rFonts w:cstheme="minorHAnsi"/>
          <w:b/>
          <w:sz w:val="24"/>
          <w:szCs w:val="24"/>
          <w:highlight w:val="yellow"/>
        </w:rPr>
        <w:t>é!</w:t>
      </w:r>
      <w:r w:rsidRPr="00BC0056">
        <w:rPr>
          <w:rFonts w:cstheme="minorHAnsi"/>
          <w:sz w:val="24"/>
          <w:szCs w:val="24"/>
        </w:rPr>
        <w:t xml:space="preserve"> </w:t>
      </w:r>
      <w:r w:rsidR="004E4D98" w:rsidRPr="00BC0056">
        <w:rPr>
          <w:rFonts w:cstheme="minorHAnsi"/>
          <w:sz w:val="24"/>
          <w:szCs w:val="24"/>
        </w:rPr>
        <w:t>Cesnak m</w:t>
      </w:r>
      <w:r w:rsidRPr="00BC0056">
        <w:rPr>
          <w:rFonts w:cstheme="minorHAnsi"/>
          <w:sz w:val="24"/>
          <w:szCs w:val="24"/>
        </w:rPr>
        <w:t>edvedí by sa nemal strihať nožnicami, stráca tak svoju silu</w:t>
      </w:r>
      <w:r w:rsidR="00E739C3" w:rsidRPr="00BC0056">
        <w:rPr>
          <w:rFonts w:cstheme="minorHAnsi"/>
          <w:sz w:val="24"/>
          <w:szCs w:val="24"/>
        </w:rPr>
        <w:t>, ktorá mu bude ďalší rok chýbať pre nový rast. Nezbierame nikdy celý trs, vždy 1</w:t>
      </w:r>
      <w:r w:rsidR="006908E9" w:rsidRPr="00BC0056">
        <w:rPr>
          <w:rFonts w:cstheme="minorHAnsi"/>
          <w:sz w:val="24"/>
          <w:szCs w:val="24"/>
        </w:rPr>
        <w:t xml:space="preserve"> – </w:t>
      </w:r>
      <w:r w:rsidR="00E739C3" w:rsidRPr="00BC0056">
        <w:rPr>
          <w:rFonts w:cstheme="minorHAnsi"/>
          <w:sz w:val="24"/>
          <w:szCs w:val="24"/>
        </w:rPr>
        <w:t xml:space="preserve">2 lístky a pokračujeme ďalej. </w:t>
      </w:r>
    </w:p>
    <w:p w14:paraId="7C3C6D13" w14:textId="77777777" w:rsidR="00BC0056" w:rsidRPr="00BC0056" w:rsidRDefault="00BC0056" w:rsidP="004E4D98">
      <w:pPr>
        <w:spacing w:after="0"/>
        <w:contextualSpacing/>
        <w:rPr>
          <w:rFonts w:cstheme="minorHAnsi"/>
          <w:sz w:val="24"/>
          <w:szCs w:val="24"/>
        </w:rPr>
      </w:pPr>
    </w:p>
    <w:p w14:paraId="49909BCD" w14:textId="77777777" w:rsidR="00E739C3" w:rsidRPr="00BC0056" w:rsidRDefault="00E739C3" w:rsidP="004E4D98">
      <w:pPr>
        <w:spacing w:after="0"/>
        <w:contextualSpacing/>
        <w:rPr>
          <w:rFonts w:cstheme="minorHAnsi"/>
          <w:b/>
          <w:sz w:val="24"/>
          <w:szCs w:val="24"/>
        </w:rPr>
      </w:pPr>
      <w:r w:rsidRPr="00420E63">
        <w:rPr>
          <w:rFonts w:cstheme="minorHAnsi"/>
          <w:b/>
          <w:sz w:val="24"/>
          <w:szCs w:val="24"/>
          <w:highlight w:val="yellow"/>
        </w:rPr>
        <w:t>Zaujímavé fakty:</w:t>
      </w:r>
    </w:p>
    <w:p w14:paraId="4BB5D4CC" w14:textId="2EF6FF6B" w:rsidR="0000270E" w:rsidRPr="00BC0056" w:rsidRDefault="0000270E" w:rsidP="004E4D98">
      <w:pPr>
        <w:pStyle w:val="Odsekzoznamu"/>
        <w:numPr>
          <w:ilvl w:val="0"/>
          <w:numId w:val="6"/>
        </w:numPr>
        <w:spacing w:after="0"/>
        <w:rPr>
          <w:rFonts w:cstheme="minorHAnsi"/>
          <w:b/>
          <w:sz w:val="24"/>
          <w:szCs w:val="24"/>
        </w:rPr>
      </w:pPr>
      <w:r w:rsidRPr="00BC0056">
        <w:rPr>
          <w:rFonts w:cstheme="minorHAnsi"/>
          <w:sz w:val="24"/>
          <w:szCs w:val="24"/>
        </w:rPr>
        <w:t>Tradu</w:t>
      </w:r>
      <w:r w:rsidR="003C57AF" w:rsidRPr="00BC0056">
        <w:rPr>
          <w:rFonts w:cstheme="minorHAnsi"/>
          <w:sz w:val="24"/>
          <w:szCs w:val="24"/>
        </w:rPr>
        <w:t xml:space="preserve">je sa, že názov bol odvodený od </w:t>
      </w:r>
      <w:r w:rsidRPr="00BC0056">
        <w:rPr>
          <w:rFonts w:cstheme="minorHAnsi"/>
          <w:sz w:val="24"/>
          <w:szCs w:val="24"/>
        </w:rPr>
        <w:t xml:space="preserve">toho, že sa </w:t>
      </w:r>
      <w:r w:rsidR="003C57AF" w:rsidRPr="00BC0056">
        <w:rPr>
          <w:rFonts w:cstheme="minorHAnsi"/>
          <w:sz w:val="24"/>
          <w:szCs w:val="24"/>
        </w:rPr>
        <w:t xml:space="preserve">naň </w:t>
      </w:r>
      <w:r w:rsidRPr="00BC0056">
        <w:rPr>
          <w:rFonts w:cstheme="minorHAnsi"/>
          <w:sz w:val="24"/>
          <w:szCs w:val="24"/>
        </w:rPr>
        <w:t xml:space="preserve">na jar chodia </w:t>
      </w:r>
      <w:r w:rsidR="003C57AF" w:rsidRPr="00BC0056">
        <w:rPr>
          <w:rFonts w:cstheme="minorHAnsi"/>
          <w:sz w:val="24"/>
          <w:szCs w:val="24"/>
        </w:rPr>
        <w:t xml:space="preserve">pásť </w:t>
      </w:r>
      <w:r w:rsidRPr="00BC0056">
        <w:rPr>
          <w:rFonts w:cstheme="minorHAnsi"/>
          <w:sz w:val="24"/>
          <w:szCs w:val="24"/>
        </w:rPr>
        <w:t xml:space="preserve">medvede, aby </w:t>
      </w:r>
      <w:r w:rsidR="00015E01" w:rsidRPr="00BC0056">
        <w:rPr>
          <w:rFonts w:cstheme="minorHAnsi"/>
          <w:sz w:val="24"/>
          <w:szCs w:val="24"/>
        </w:rPr>
        <w:t xml:space="preserve">po zime </w:t>
      </w:r>
      <w:r w:rsidRPr="00BC0056">
        <w:rPr>
          <w:rFonts w:cstheme="minorHAnsi"/>
          <w:sz w:val="24"/>
          <w:szCs w:val="24"/>
        </w:rPr>
        <w:t>nabrali silu a vitamíny. V ľudov</w:t>
      </w:r>
      <w:r w:rsidR="00C30EF2" w:rsidRPr="00BC0056">
        <w:rPr>
          <w:rFonts w:cstheme="minorHAnsi"/>
          <w:sz w:val="24"/>
          <w:szCs w:val="24"/>
        </w:rPr>
        <w:t>ých</w:t>
      </w:r>
      <w:r w:rsidRPr="00BC0056">
        <w:rPr>
          <w:rFonts w:cstheme="minorHAnsi"/>
          <w:sz w:val="24"/>
          <w:szCs w:val="24"/>
        </w:rPr>
        <w:t xml:space="preserve"> poverách sa </w:t>
      </w:r>
      <w:r w:rsidR="003C57AF" w:rsidRPr="00BC0056">
        <w:rPr>
          <w:rFonts w:cstheme="minorHAnsi"/>
          <w:sz w:val="24"/>
          <w:szCs w:val="24"/>
        </w:rPr>
        <w:t>však hovorí pravý opak:</w:t>
      </w:r>
      <w:r w:rsidRPr="00BC0056">
        <w:rPr>
          <w:rFonts w:cstheme="minorHAnsi"/>
          <w:sz w:val="24"/>
          <w:szCs w:val="24"/>
        </w:rPr>
        <w:t xml:space="preserve"> že medvede prenášajú svoju silu do rastlinky a my ľudia tým, že ho jeme</w:t>
      </w:r>
      <w:r w:rsidR="00C30EF2" w:rsidRPr="00BC0056">
        <w:rPr>
          <w:rFonts w:cstheme="minorHAnsi"/>
          <w:sz w:val="24"/>
          <w:szCs w:val="24"/>
        </w:rPr>
        <w:t>,</w:t>
      </w:r>
      <w:r w:rsidRPr="00BC0056">
        <w:rPr>
          <w:rFonts w:cstheme="minorHAnsi"/>
          <w:sz w:val="24"/>
          <w:szCs w:val="24"/>
        </w:rPr>
        <w:t xml:space="preserve"> získame obrovskú „medvediu“ silu.  </w:t>
      </w:r>
    </w:p>
    <w:p w14:paraId="19B18156" w14:textId="6AD5C44A" w:rsidR="00166774" w:rsidRPr="00BC0056" w:rsidRDefault="00166774" w:rsidP="004E4D98">
      <w:pPr>
        <w:pStyle w:val="Odsekzoznamu"/>
        <w:numPr>
          <w:ilvl w:val="0"/>
          <w:numId w:val="6"/>
        </w:numPr>
        <w:spacing w:after="0"/>
        <w:rPr>
          <w:rFonts w:cstheme="minorHAnsi"/>
          <w:b/>
          <w:sz w:val="24"/>
          <w:szCs w:val="24"/>
        </w:rPr>
      </w:pPr>
      <w:r w:rsidRPr="00BC0056">
        <w:rPr>
          <w:rFonts w:cstheme="minorHAnsi"/>
          <w:sz w:val="24"/>
          <w:szCs w:val="24"/>
        </w:rPr>
        <w:t>Na Slovensku je zvykom zbierať cesnak iba pre</w:t>
      </w:r>
      <w:r w:rsidR="00C30EF2" w:rsidRPr="00BC0056">
        <w:rPr>
          <w:rFonts w:cstheme="minorHAnsi"/>
          <w:sz w:val="24"/>
          <w:szCs w:val="24"/>
        </w:rPr>
        <w:t>d</w:t>
      </w:r>
      <w:r w:rsidRPr="00BC0056">
        <w:rPr>
          <w:rFonts w:cstheme="minorHAnsi"/>
          <w:sz w:val="24"/>
          <w:szCs w:val="24"/>
        </w:rPr>
        <w:t xml:space="preserve"> zakvitnutím. </w:t>
      </w:r>
      <w:r w:rsidR="00911743" w:rsidRPr="00BC0056">
        <w:rPr>
          <w:rFonts w:cstheme="minorHAnsi"/>
          <w:sz w:val="24"/>
          <w:szCs w:val="24"/>
        </w:rPr>
        <w:t xml:space="preserve">Listy </w:t>
      </w:r>
      <w:r w:rsidR="004C6BEE">
        <w:rPr>
          <w:rFonts w:cstheme="minorHAnsi"/>
          <w:sz w:val="24"/>
          <w:szCs w:val="24"/>
        </w:rPr>
        <w:t xml:space="preserve">cesnaku </w:t>
      </w:r>
      <w:r w:rsidR="00911743" w:rsidRPr="00BC0056">
        <w:rPr>
          <w:rFonts w:cstheme="minorHAnsi"/>
          <w:sz w:val="24"/>
          <w:szCs w:val="24"/>
        </w:rPr>
        <w:t xml:space="preserve">medvedieho zozbierané pred kvitnutím majú lahodnú, sladkú a štipľavú chuť. </w:t>
      </w:r>
      <w:r w:rsidR="003D21E1" w:rsidRPr="00BC0056">
        <w:rPr>
          <w:rFonts w:cstheme="minorHAnsi"/>
          <w:sz w:val="24"/>
          <w:szCs w:val="24"/>
        </w:rPr>
        <w:t xml:space="preserve">V Anglicku ho napríklad zbierajú aj keď už má biele kvietky. Áno, jeho sila je menšia, ale je stále jedlý a môže sa zbierať. </w:t>
      </w:r>
    </w:p>
    <w:p w14:paraId="49BB70F2" w14:textId="32984133" w:rsidR="001B5EC9" w:rsidRPr="00BC0056" w:rsidRDefault="001B5EC9" w:rsidP="004E4D98">
      <w:pPr>
        <w:pStyle w:val="Odsekzoznamu"/>
        <w:numPr>
          <w:ilvl w:val="0"/>
          <w:numId w:val="6"/>
        </w:numPr>
        <w:spacing w:after="0"/>
        <w:rPr>
          <w:rFonts w:cstheme="minorHAnsi"/>
          <w:b/>
          <w:sz w:val="24"/>
          <w:szCs w:val="24"/>
        </w:rPr>
      </w:pPr>
      <w:r w:rsidRPr="00BC0056">
        <w:rPr>
          <w:rFonts w:cstheme="minorHAnsi"/>
          <w:sz w:val="24"/>
          <w:szCs w:val="24"/>
        </w:rPr>
        <w:t xml:space="preserve">Je pomerne ťažké presadiť </w:t>
      </w:r>
      <w:r w:rsidR="003C57AF" w:rsidRPr="00BC0056">
        <w:rPr>
          <w:rFonts w:cstheme="minorHAnsi"/>
          <w:sz w:val="24"/>
          <w:szCs w:val="24"/>
        </w:rPr>
        <w:t xml:space="preserve">ho </w:t>
      </w:r>
      <w:r w:rsidRPr="00BC0056">
        <w:rPr>
          <w:rFonts w:cstheme="minorHAnsi"/>
          <w:sz w:val="24"/>
          <w:szCs w:val="24"/>
        </w:rPr>
        <w:t>do vlastnej záhradky. Napriek tomu, že mu poskytneme tie isté podmienky</w:t>
      </w:r>
      <w:r w:rsidR="003C57AF" w:rsidRPr="00BC0056">
        <w:rPr>
          <w:rFonts w:cstheme="minorHAnsi"/>
          <w:sz w:val="24"/>
          <w:szCs w:val="24"/>
        </w:rPr>
        <w:t>, aké má v prírode – napríklad vlhko a prítmie –,</w:t>
      </w:r>
      <w:r w:rsidRPr="00BC0056">
        <w:rPr>
          <w:rFonts w:cstheme="minorHAnsi"/>
          <w:sz w:val="24"/>
          <w:szCs w:val="24"/>
        </w:rPr>
        <w:t xml:space="preserve"> nie vždy nám bude aj rásť. </w:t>
      </w:r>
      <w:r w:rsidR="00F52772" w:rsidRPr="00BC0056">
        <w:rPr>
          <w:rFonts w:cstheme="minorHAnsi"/>
          <w:sz w:val="24"/>
          <w:szCs w:val="24"/>
        </w:rPr>
        <w:t>J</w:t>
      </w:r>
      <w:r w:rsidRPr="00BC0056">
        <w:rPr>
          <w:rFonts w:cstheme="minorHAnsi"/>
          <w:sz w:val="24"/>
          <w:szCs w:val="24"/>
        </w:rPr>
        <w:t>e</w:t>
      </w:r>
      <w:r w:rsidR="00F52772" w:rsidRPr="00BC0056">
        <w:rPr>
          <w:rFonts w:cstheme="minorHAnsi"/>
          <w:sz w:val="24"/>
          <w:szCs w:val="24"/>
        </w:rPr>
        <w:t xml:space="preserve"> totiž</w:t>
      </w:r>
      <w:r w:rsidRPr="00BC0056">
        <w:rPr>
          <w:rFonts w:cstheme="minorHAnsi"/>
          <w:sz w:val="24"/>
          <w:szCs w:val="24"/>
        </w:rPr>
        <w:t xml:space="preserve"> veľmi citlivý na zloženie pôdy. </w:t>
      </w:r>
    </w:p>
    <w:p w14:paraId="36E8D04D" w14:textId="513397BC" w:rsidR="00A76E19" w:rsidRPr="00BC0056" w:rsidRDefault="00A76E19" w:rsidP="004E4D98">
      <w:pPr>
        <w:pStyle w:val="Odsekzoznamu"/>
        <w:numPr>
          <w:ilvl w:val="0"/>
          <w:numId w:val="6"/>
        </w:numPr>
        <w:spacing w:after="0"/>
        <w:rPr>
          <w:rFonts w:cstheme="minorHAnsi"/>
          <w:b/>
          <w:sz w:val="24"/>
          <w:szCs w:val="24"/>
        </w:rPr>
      </w:pPr>
      <w:r w:rsidRPr="00BC0056">
        <w:rPr>
          <w:rFonts w:cstheme="minorHAnsi"/>
          <w:sz w:val="24"/>
          <w:szCs w:val="24"/>
        </w:rPr>
        <w:t>Táto divoká bylin</w:t>
      </w:r>
      <w:r w:rsidR="00F52772" w:rsidRPr="00BC0056">
        <w:rPr>
          <w:rFonts w:cstheme="minorHAnsi"/>
          <w:sz w:val="24"/>
          <w:szCs w:val="24"/>
        </w:rPr>
        <w:t>k</w:t>
      </w:r>
      <w:r w:rsidRPr="00BC0056">
        <w:rPr>
          <w:rFonts w:cstheme="minorHAnsi"/>
          <w:sz w:val="24"/>
          <w:szCs w:val="24"/>
        </w:rPr>
        <w:t>a bola kedysi v Írsku vysoko cenená, jej krádež zo súkromného pozemku bola pokladaná za pytliactvo a zlodeja neminul trest. Pripomína mi to si</w:t>
      </w:r>
      <w:r w:rsidR="003C57AF" w:rsidRPr="00BC0056">
        <w:rPr>
          <w:rFonts w:cstheme="minorHAnsi"/>
          <w:sz w:val="24"/>
          <w:szCs w:val="24"/>
        </w:rPr>
        <w:t>tuácie s našimi kukuričnými poľ</w:t>
      </w:r>
      <w:r w:rsidRPr="00BC0056">
        <w:rPr>
          <w:rFonts w:cstheme="minorHAnsi"/>
          <w:sz w:val="24"/>
          <w:szCs w:val="24"/>
        </w:rPr>
        <w:t>ami</w:t>
      </w:r>
      <w:r w:rsidR="00FD5251" w:rsidRPr="00BC0056">
        <w:rPr>
          <w:rFonts w:cstheme="minorHAnsi"/>
          <w:sz w:val="24"/>
          <w:szCs w:val="24"/>
        </w:rPr>
        <w:t>.</w:t>
      </w:r>
      <w:r w:rsidRPr="00BC0056">
        <w:rPr>
          <w:rFonts w:cstheme="minorHAnsi"/>
          <w:sz w:val="24"/>
          <w:szCs w:val="24"/>
        </w:rPr>
        <w:t xml:space="preserve"> </w:t>
      </w:r>
    </w:p>
    <w:p w14:paraId="1C8BF264" w14:textId="77777777" w:rsidR="00CA74F1" w:rsidRPr="00BC0056" w:rsidRDefault="00CA74F1" w:rsidP="004E4D98">
      <w:pPr>
        <w:pStyle w:val="Odsekzoznamu"/>
        <w:numPr>
          <w:ilvl w:val="0"/>
          <w:numId w:val="6"/>
        </w:numPr>
        <w:spacing w:after="0"/>
        <w:rPr>
          <w:rFonts w:cstheme="minorHAnsi"/>
          <w:sz w:val="24"/>
          <w:szCs w:val="24"/>
        </w:rPr>
      </w:pPr>
      <w:r w:rsidRPr="00BC0056">
        <w:rPr>
          <w:rFonts w:cstheme="minorHAnsi"/>
          <w:sz w:val="24"/>
          <w:szCs w:val="24"/>
        </w:rPr>
        <w:t>Šťava z neho sa kedysi používala ako dezinfekčný prostriedok pre domácnosť.</w:t>
      </w:r>
    </w:p>
    <w:p w14:paraId="3FDEA6B1" w14:textId="77777777" w:rsidR="00CA74F1" w:rsidRPr="00BC0056" w:rsidRDefault="00CA74F1" w:rsidP="004E4D98">
      <w:pPr>
        <w:pStyle w:val="Odsekzoznamu"/>
        <w:numPr>
          <w:ilvl w:val="0"/>
          <w:numId w:val="6"/>
        </w:numPr>
        <w:spacing w:after="0"/>
        <w:rPr>
          <w:rFonts w:cstheme="minorHAnsi"/>
          <w:sz w:val="24"/>
          <w:szCs w:val="24"/>
        </w:rPr>
      </w:pPr>
      <w:r w:rsidRPr="00BC0056">
        <w:rPr>
          <w:rFonts w:cstheme="minorHAnsi"/>
          <w:sz w:val="24"/>
          <w:szCs w:val="24"/>
        </w:rPr>
        <w:t xml:space="preserve">Listy voňajúce cesnakom sa v Škótsku používali na odpudzovanie </w:t>
      </w:r>
      <w:proofErr w:type="spellStart"/>
      <w:r w:rsidRPr="00BC0056">
        <w:rPr>
          <w:rFonts w:cstheme="minorHAnsi"/>
          <w:sz w:val="24"/>
          <w:szCs w:val="24"/>
        </w:rPr>
        <w:t>pakomárov</w:t>
      </w:r>
      <w:proofErr w:type="spellEnd"/>
      <w:r w:rsidRPr="00BC0056">
        <w:rPr>
          <w:rFonts w:cstheme="minorHAnsi"/>
          <w:sz w:val="24"/>
          <w:szCs w:val="24"/>
        </w:rPr>
        <w:t>.</w:t>
      </w:r>
    </w:p>
    <w:p w14:paraId="5BADAF43" w14:textId="77777777" w:rsidR="005300E4" w:rsidRPr="00BC0056" w:rsidRDefault="005300E4" w:rsidP="004E4D98">
      <w:pPr>
        <w:pStyle w:val="Odsekzoznamu"/>
        <w:numPr>
          <w:ilvl w:val="0"/>
          <w:numId w:val="6"/>
        </w:numPr>
        <w:spacing w:after="0"/>
        <w:rPr>
          <w:rFonts w:cstheme="minorHAnsi"/>
          <w:sz w:val="24"/>
          <w:szCs w:val="24"/>
        </w:rPr>
      </w:pPr>
      <w:r w:rsidRPr="00BC0056">
        <w:rPr>
          <w:rFonts w:cstheme="minorHAnsi"/>
          <w:sz w:val="24"/>
          <w:szCs w:val="24"/>
        </w:rPr>
        <w:t>Bylina sa nosila vo vreckách ľudí na ochranu pred chrípkou počas pandémie v Írsku v roku 1918.</w:t>
      </w:r>
    </w:p>
    <w:p w14:paraId="31298AD0" w14:textId="35316FEF" w:rsidR="005300E4" w:rsidRDefault="005300E4" w:rsidP="004E4D98">
      <w:pPr>
        <w:pStyle w:val="Odsekzoznamu"/>
        <w:numPr>
          <w:ilvl w:val="0"/>
          <w:numId w:val="6"/>
        </w:numPr>
        <w:spacing w:after="0"/>
        <w:rPr>
          <w:rFonts w:cstheme="minorHAnsi"/>
          <w:sz w:val="24"/>
          <w:szCs w:val="24"/>
        </w:rPr>
      </w:pPr>
      <w:r w:rsidRPr="00BC0056">
        <w:rPr>
          <w:rFonts w:cstheme="minorHAnsi"/>
          <w:sz w:val="24"/>
          <w:szCs w:val="24"/>
        </w:rPr>
        <w:lastRenderedPageBreak/>
        <w:t>V roku 1992 ho Asociácia na ochranu a výskum európskych liečivých rastlín uznala za „Rastlinu roka“.</w:t>
      </w:r>
    </w:p>
    <w:p w14:paraId="449FEB61" w14:textId="77777777" w:rsidR="00BC0056" w:rsidRPr="00BC0056" w:rsidRDefault="00BC0056" w:rsidP="00BC0056">
      <w:pPr>
        <w:spacing w:after="0"/>
        <w:rPr>
          <w:rFonts w:cstheme="minorHAnsi"/>
          <w:sz w:val="24"/>
          <w:szCs w:val="24"/>
        </w:rPr>
      </w:pPr>
    </w:p>
    <w:p w14:paraId="21BF0F80" w14:textId="3DAC7BF6" w:rsidR="00EF2ABF" w:rsidRDefault="00EF2ABF" w:rsidP="004E4D98">
      <w:pPr>
        <w:spacing w:after="0"/>
        <w:contextualSpacing/>
        <w:rPr>
          <w:rFonts w:cstheme="minorHAnsi"/>
          <w:sz w:val="24"/>
          <w:szCs w:val="24"/>
        </w:rPr>
      </w:pPr>
      <w:r w:rsidRPr="00BC0056">
        <w:rPr>
          <w:rFonts w:cstheme="minorHAnsi"/>
          <w:sz w:val="24"/>
          <w:szCs w:val="24"/>
        </w:rPr>
        <w:t>Pri cesnaku</w:t>
      </w:r>
      <w:r w:rsidR="004C6BEE">
        <w:rPr>
          <w:rFonts w:cstheme="minorHAnsi"/>
          <w:sz w:val="24"/>
          <w:szCs w:val="24"/>
        </w:rPr>
        <w:t xml:space="preserve"> medveďom</w:t>
      </w:r>
      <w:r w:rsidRPr="00BC0056">
        <w:rPr>
          <w:rFonts w:cstheme="minorHAnsi"/>
          <w:sz w:val="24"/>
          <w:szCs w:val="24"/>
        </w:rPr>
        <w:t xml:space="preserve"> sa naša rodina riadi tým istým pravidlom, ako pri všetkých sezónnych bylinkách či ovocí/zelenine. Vtedy</w:t>
      </w:r>
      <w:r w:rsidR="003034C7" w:rsidRPr="00BC0056">
        <w:rPr>
          <w:rFonts w:cstheme="minorHAnsi"/>
          <w:sz w:val="24"/>
          <w:szCs w:val="24"/>
        </w:rPr>
        <w:t>,</w:t>
      </w:r>
      <w:r w:rsidRPr="00BC0056">
        <w:rPr>
          <w:rFonts w:cstheme="minorHAnsi"/>
          <w:sz w:val="24"/>
          <w:szCs w:val="24"/>
        </w:rPr>
        <w:t xml:space="preserve"> keď </w:t>
      </w:r>
      <w:r w:rsidR="003C57AF" w:rsidRPr="00BC0056">
        <w:rPr>
          <w:rFonts w:cstheme="minorHAnsi"/>
          <w:sz w:val="24"/>
          <w:szCs w:val="24"/>
        </w:rPr>
        <w:t>rastie</w:t>
      </w:r>
      <w:r w:rsidR="003034C7" w:rsidRPr="00BC0056">
        <w:rPr>
          <w:rFonts w:cstheme="minorHAnsi"/>
          <w:sz w:val="24"/>
          <w:szCs w:val="24"/>
        </w:rPr>
        <w:t>,</w:t>
      </w:r>
      <w:r w:rsidRPr="00BC0056">
        <w:rPr>
          <w:rFonts w:cstheme="minorHAnsi"/>
          <w:sz w:val="24"/>
          <w:szCs w:val="24"/>
        </w:rPr>
        <w:t xml:space="preserve"> </w:t>
      </w:r>
      <w:r w:rsidR="003C57AF" w:rsidRPr="00BC0056">
        <w:rPr>
          <w:rFonts w:cstheme="minorHAnsi"/>
          <w:sz w:val="24"/>
          <w:szCs w:val="24"/>
        </w:rPr>
        <w:t>je pre naše telo najužitočnejší</w:t>
      </w:r>
      <w:r w:rsidRPr="00BC0056">
        <w:rPr>
          <w:rFonts w:cstheme="minorHAnsi"/>
          <w:sz w:val="24"/>
          <w:szCs w:val="24"/>
        </w:rPr>
        <w:t xml:space="preserve"> a treba sa </w:t>
      </w:r>
      <w:r w:rsidR="003C57AF" w:rsidRPr="00BC0056">
        <w:rPr>
          <w:rFonts w:cstheme="minorHAnsi"/>
          <w:sz w:val="24"/>
          <w:szCs w:val="24"/>
        </w:rPr>
        <w:t>ho</w:t>
      </w:r>
      <w:r w:rsidRPr="00BC0056">
        <w:rPr>
          <w:rFonts w:cstheme="minorHAnsi"/>
          <w:sz w:val="24"/>
          <w:szCs w:val="24"/>
        </w:rPr>
        <w:t xml:space="preserve"> doslova prejesť. Takže</w:t>
      </w:r>
      <w:r w:rsidR="00F52772" w:rsidRPr="00BC0056">
        <w:rPr>
          <w:rFonts w:cstheme="minorHAnsi"/>
          <w:sz w:val="24"/>
          <w:szCs w:val="24"/>
        </w:rPr>
        <w:t xml:space="preserve"> na jar</w:t>
      </w:r>
      <w:r w:rsidRPr="00BC0056">
        <w:rPr>
          <w:rFonts w:cstheme="minorHAnsi"/>
          <w:sz w:val="24"/>
          <w:szCs w:val="24"/>
        </w:rPr>
        <w:t xml:space="preserve"> máme </w:t>
      </w:r>
      <w:r w:rsidR="004C6BEE" w:rsidRPr="00BC0056">
        <w:rPr>
          <w:rFonts w:cstheme="minorHAnsi"/>
          <w:sz w:val="24"/>
          <w:szCs w:val="24"/>
        </w:rPr>
        <w:t xml:space="preserve">cesnak </w:t>
      </w:r>
      <w:r w:rsidRPr="00BC0056">
        <w:rPr>
          <w:rFonts w:cstheme="minorHAnsi"/>
          <w:sz w:val="24"/>
          <w:szCs w:val="24"/>
        </w:rPr>
        <w:t xml:space="preserve">medvedí </w:t>
      </w:r>
      <w:r w:rsidR="00D72B5F" w:rsidRPr="00BC0056">
        <w:rPr>
          <w:rFonts w:cstheme="minorHAnsi"/>
          <w:sz w:val="24"/>
          <w:szCs w:val="24"/>
        </w:rPr>
        <w:t>hádam aj v </w:t>
      </w:r>
      <w:proofErr w:type="spellStart"/>
      <w:r w:rsidR="00D72B5F" w:rsidRPr="00BC0056">
        <w:rPr>
          <w:rFonts w:cstheme="minorHAnsi"/>
          <w:sz w:val="24"/>
          <w:szCs w:val="24"/>
        </w:rPr>
        <w:t>raňajkovej</w:t>
      </w:r>
      <w:proofErr w:type="spellEnd"/>
      <w:r w:rsidR="00D72B5F" w:rsidRPr="00BC0056">
        <w:rPr>
          <w:rFonts w:cstheme="minorHAnsi"/>
          <w:sz w:val="24"/>
          <w:szCs w:val="24"/>
        </w:rPr>
        <w:t xml:space="preserve"> kaši a o tej</w:t>
      </w:r>
      <w:r w:rsidRPr="00BC0056">
        <w:rPr>
          <w:rFonts w:cstheme="minorHAnsi"/>
          <w:sz w:val="24"/>
          <w:szCs w:val="24"/>
        </w:rPr>
        <w:t xml:space="preserve"> aróm</w:t>
      </w:r>
      <w:r w:rsidR="00D72B5F" w:rsidRPr="00BC0056">
        <w:rPr>
          <w:rFonts w:cstheme="minorHAnsi"/>
          <w:sz w:val="24"/>
          <w:szCs w:val="24"/>
        </w:rPr>
        <w:t>e</w:t>
      </w:r>
      <w:r w:rsidRPr="00BC0056">
        <w:rPr>
          <w:rFonts w:cstheme="minorHAnsi"/>
          <w:sz w:val="24"/>
          <w:szCs w:val="24"/>
        </w:rPr>
        <w:t xml:space="preserve"> </w:t>
      </w:r>
      <w:r w:rsidR="003034C7" w:rsidRPr="00BC0056">
        <w:rPr>
          <w:rFonts w:cstheme="minorHAnsi"/>
          <w:sz w:val="24"/>
          <w:szCs w:val="24"/>
        </w:rPr>
        <w:t xml:space="preserve">u nás doma </w:t>
      </w:r>
      <w:r w:rsidRPr="00BC0056">
        <w:rPr>
          <w:rFonts w:cstheme="minorHAnsi"/>
          <w:sz w:val="24"/>
          <w:szCs w:val="24"/>
        </w:rPr>
        <w:t>ani nehovorím</w:t>
      </w:r>
      <w:r w:rsidR="003F5DB6" w:rsidRPr="00BC0056">
        <w:rPr>
          <w:rFonts w:cstheme="minorHAnsi"/>
          <w:sz w:val="24"/>
          <w:szCs w:val="24"/>
        </w:rPr>
        <w:t>.</w:t>
      </w:r>
      <w:r w:rsidRPr="00BC0056">
        <w:rPr>
          <w:rFonts w:cstheme="minorHAnsi"/>
          <w:sz w:val="24"/>
          <w:szCs w:val="24"/>
        </w:rPr>
        <w:t xml:space="preserve"> </w:t>
      </w:r>
    </w:p>
    <w:p w14:paraId="5E66A130" w14:textId="77777777" w:rsidR="00BC0056" w:rsidRPr="00BC0056" w:rsidRDefault="00BC0056" w:rsidP="004E4D98">
      <w:pPr>
        <w:spacing w:after="0"/>
        <w:contextualSpacing/>
        <w:rPr>
          <w:rFonts w:cstheme="minorHAnsi"/>
          <w:sz w:val="24"/>
          <w:szCs w:val="24"/>
        </w:rPr>
      </w:pPr>
    </w:p>
    <w:p w14:paraId="39C27558" w14:textId="6767B62D" w:rsidR="00D72B5F" w:rsidRPr="00BC0056" w:rsidRDefault="00D72B5F" w:rsidP="004E4D98">
      <w:pPr>
        <w:spacing w:after="0"/>
        <w:contextualSpacing/>
        <w:rPr>
          <w:rFonts w:cstheme="minorHAnsi"/>
          <w:sz w:val="24"/>
          <w:szCs w:val="24"/>
        </w:rPr>
      </w:pPr>
      <w:r w:rsidRPr="00BC0056">
        <w:rPr>
          <w:rFonts w:cstheme="minorHAnsi"/>
          <w:sz w:val="24"/>
          <w:szCs w:val="24"/>
        </w:rPr>
        <w:t xml:space="preserve">Aj keď rastlinka má pomerne silnú cesnakovú chuť aj zápach, ktorý nemusí osloviť každého,  teší </w:t>
      </w:r>
      <w:r w:rsidR="00DF704E" w:rsidRPr="00BC0056">
        <w:rPr>
          <w:rFonts w:cstheme="minorHAnsi"/>
          <w:sz w:val="24"/>
          <w:szCs w:val="24"/>
        </w:rPr>
        <w:t xml:space="preserve">sa </w:t>
      </w:r>
      <w:r w:rsidRPr="00BC0056">
        <w:rPr>
          <w:rFonts w:cstheme="minorHAnsi"/>
          <w:sz w:val="24"/>
          <w:szCs w:val="24"/>
        </w:rPr>
        <w:t>veľkej popularite. </w:t>
      </w:r>
      <w:r w:rsidR="004C6BEE">
        <w:rPr>
          <w:rFonts w:cstheme="minorHAnsi"/>
          <w:sz w:val="24"/>
          <w:szCs w:val="24"/>
        </w:rPr>
        <w:t>Cesnak m</w:t>
      </w:r>
      <w:r w:rsidRPr="00BC0056">
        <w:rPr>
          <w:rFonts w:cstheme="minorHAnsi"/>
          <w:sz w:val="24"/>
          <w:szCs w:val="24"/>
        </w:rPr>
        <w:t xml:space="preserve">edvedí je vynikajúcim doplnkom šalátov, omeliet, krémových syrov alebo </w:t>
      </w:r>
      <w:proofErr w:type="spellStart"/>
      <w:r w:rsidRPr="00BC0056">
        <w:rPr>
          <w:rFonts w:cstheme="minorHAnsi"/>
          <w:sz w:val="24"/>
          <w:szCs w:val="24"/>
        </w:rPr>
        <w:t>dipov</w:t>
      </w:r>
      <w:proofErr w:type="spellEnd"/>
      <w:r w:rsidRPr="00BC0056">
        <w:rPr>
          <w:rFonts w:cstheme="minorHAnsi"/>
          <w:sz w:val="24"/>
          <w:szCs w:val="24"/>
        </w:rPr>
        <w:t>, omáčok a</w:t>
      </w:r>
      <w:r w:rsidR="003C57AF" w:rsidRPr="00BC0056">
        <w:rPr>
          <w:rFonts w:cstheme="minorHAnsi"/>
          <w:sz w:val="24"/>
          <w:szCs w:val="24"/>
        </w:rPr>
        <w:t xml:space="preserve"> populárny je aj </w:t>
      </w:r>
      <w:r w:rsidRPr="00BC0056">
        <w:rPr>
          <w:rFonts w:cstheme="minorHAnsi"/>
          <w:sz w:val="24"/>
          <w:szCs w:val="24"/>
        </w:rPr>
        <w:t>ako príloha k rybám.</w:t>
      </w:r>
    </w:p>
    <w:p w14:paraId="4714C9B7" w14:textId="77777777" w:rsidR="00BC0056" w:rsidRDefault="00BC0056" w:rsidP="004E4D98">
      <w:pPr>
        <w:spacing w:after="0"/>
        <w:contextualSpacing/>
        <w:rPr>
          <w:rFonts w:cstheme="minorHAnsi"/>
          <w:sz w:val="24"/>
          <w:szCs w:val="24"/>
        </w:rPr>
      </w:pPr>
    </w:p>
    <w:p w14:paraId="6F6FA692" w14:textId="6A39D106" w:rsidR="00BC0056" w:rsidRPr="00BC0056" w:rsidRDefault="00D72B5F" w:rsidP="004E4D98">
      <w:pPr>
        <w:spacing w:after="0"/>
        <w:contextualSpacing/>
        <w:rPr>
          <w:rFonts w:cstheme="minorHAnsi"/>
          <w:b/>
          <w:sz w:val="24"/>
          <w:szCs w:val="24"/>
        </w:rPr>
      </w:pPr>
      <w:r w:rsidRPr="00713ABC">
        <w:rPr>
          <w:rFonts w:cstheme="minorHAnsi"/>
          <w:b/>
          <w:sz w:val="24"/>
          <w:szCs w:val="24"/>
          <w:highlight w:val="yellow"/>
        </w:rPr>
        <w:t>Dobré vedieť:</w:t>
      </w:r>
    </w:p>
    <w:p w14:paraId="077E87EF" w14:textId="23C27A97" w:rsidR="00DF704E" w:rsidRPr="00BC0056" w:rsidRDefault="006908E9" w:rsidP="004E4D98">
      <w:pPr>
        <w:spacing w:after="0"/>
        <w:contextualSpacing/>
        <w:rPr>
          <w:rFonts w:cstheme="minorHAnsi"/>
          <w:sz w:val="24"/>
          <w:szCs w:val="24"/>
        </w:rPr>
      </w:pPr>
      <w:r w:rsidRPr="00BC0056">
        <w:rPr>
          <w:rFonts w:cstheme="minorHAnsi"/>
          <w:sz w:val="24"/>
          <w:szCs w:val="24"/>
        </w:rPr>
        <w:t>–</w:t>
      </w:r>
      <w:r w:rsidR="00D72B5F" w:rsidRPr="00BC0056">
        <w:rPr>
          <w:rFonts w:cstheme="minorHAnsi"/>
          <w:sz w:val="24"/>
          <w:szCs w:val="24"/>
        </w:rPr>
        <w:t xml:space="preserve"> </w:t>
      </w:r>
      <w:r w:rsidR="004C6BEE">
        <w:rPr>
          <w:rFonts w:cstheme="minorHAnsi"/>
          <w:sz w:val="24"/>
          <w:szCs w:val="24"/>
        </w:rPr>
        <w:t>Cesnak m</w:t>
      </w:r>
      <w:r w:rsidR="00CA74F1" w:rsidRPr="00BC0056">
        <w:rPr>
          <w:rFonts w:cstheme="minorHAnsi"/>
          <w:sz w:val="24"/>
          <w:szCs w:val="24"/>
        </w:rPr>
        <w:t>edvedí</w:t>
      </w:r>
      <w:r w:rsidR="00D72B5F" w:rsidRPr="00BC0056">
        <w:rPr>
          <w:rFonts w:cstheme="minorHAnsi"/>
          <w:sz w:val="24"/>
          <w:szCs w:val="24"/>
        </w:rPr>
        <w:t xml:space="preserve"> je jedna z mála byliniek, ktorej nepristane sušenie. Sušením </w:t>
      </w:r>
      <w:r w:rsidR="00CA74F1" w:rsidRPr="00BC0056">
        <w:rPr>
          <w:rFonts w:cstheme="minorHAnsi"/>
          <w:sz w:val="24"/>
          <w:szCs w:val="24"/>
        </w:rPr>
        <w:t>totiž</w:t>
      </w:r>
      <w:r w:rsidR="00D72B5F" w:rsidRPr="00BC0056">
        <w:rPr>
          <w:rFonts w:cstheme="minorHAnsi"/>
          <w:sz w:val="24"/>
          <w:szCs w:val="24"/>
        </w:rPr>
        <w:t xml:space="preserve"> stráca všetky svoje čarovné vlastnosti, pre ktoré ho zbierame. </w:t>
      </w:r>
    </w:p>
    <w:p w14:paraId="1C318C28" w14:textId="0FE98E35" w:rsidR="00D72B5F" w:rsidRPr="00BC0056" w:rsidRDefault="006908E9" w:rsidP="004E4D98">
      <w:pPr>
        <w:spacing w:after="0"/>
        <w:contextualSpacing/>
        <w:rPr>
          <w:rFonts w:cstheme="minorHAnsi"/>
          <w:sz w:val="24"/>
          <w:szCs w:val="24"/>
        </w:rPr>
      </w:pPr>
      <w:r w:rsidRPr="00BC0056">
        <w:rPr>
          <w:rFonts w:cstheme="minorHAnsi"/>
          <w:sz w:val="24"/>
          <w:szCs w:val="24"/>
        </w:rPr>
        <w:t>–</w:t>
      </w:r>
      <w:r w:rsidR="00D72B5F" w:rsidRPr="00BC0056">
        <w:rPr>
          <w:rFonts w:cstheme="minorHAnsi"/>
          <w:sz w:val="24"/>
          <w:szCs w:val="24"/>
        </w:rPr>
        <w:t xml:space="preserve"> Tiež je populárne ho mraziť</w:t>
      </w:r>
      <w:r w:rsidR="004C6BEE">
        <w:rPr>
          <w:rFonts w:cstheme="minorHAnsi"/>
          <w:sz w:val="24"/>
          <w:szCs w:val="24"/>
        </w:rPr>
        <w:t>,</w:t>
      </w:r>
      <w:r w:rsidR="00D72B5F" w:rsidRPr="00BC0056">
        <w:rPr>
          <w:rFonts w:cstheme="minorHAnsi"/>
          <w:sz w:val="24"/>
          <w:szCs w:val="24"/>
        </w:rPr>
        <w:t xml:space="preserve"> a tak ho odložiť na neskôr. Jeho výživová hodnota tým až tak nestratí, ale </w:t>
      </w:r>
      <w:r w:rsidR="00DF704E" w:rsidRPr="00BC0056">
        <w:rPr>
          <w:rFonts w:cstheme="minorHAnsi"/>
          <w:sz w:val="24"/>
          <w:szCs w:val="24"/>
        </w:rPr>
        <w:t>chuť</w:t>
      </w:r>
      <w:r w:rsidR="003F5DB6" w:rsidRPr="00BC0056">
        <w:rPr>
          <w:rFonts w:cstheme="minorHAnsi"/>
          <w:sz w:val="24"/>
          <w:szCs w:val="24"/>
        </w:rPr>
        <w:t>,</w:t>
      </w:r>
      <w:r w:rsidR="00DF704E" w:rsidRPr="00BC0056">
        <w:rPr>
          <w:rFonts w:cstheme="minorHAnsi"/>
          <w:sz w:val="24"/>
          <w:szCs w:val="24"/>
        </w:rPr>
        <w:t xml:space="preserve"> bohužiaľ</w:t>
      </w:r>
      <w:r w:rsidR="003F5DB6" w:rsidRPr="00BC0056">
        <w:rPr>
          <w:rFonts w:cstheme="minorHAnsi"/>
          <w:sz w:val="24"/>
          <w:szCs w:val="24"/>
        </w:rPr>
        <w:t>,</w:t>
      </w:r>
      <w:r w:rsidR="00DF704E" w:rsidRPr="00BC0056">
        <w:rPr>
          <w:rFonts w:cstheme="minorHAnsi"/>
          <w:sz w:val="24"/>
          <w:szCs w:val="24"/>
        </w:rPr>
        <w:t xml:space="preserve"> áno. Už</w:t>
      </w:r>
      <w:r w:rsidR="00D72B5F" w:rsidRPr="00BC0056">
        <w:rPr>
          <w:rFonts w:cstheme="minorHAnsi"/>
          <w:sz w:val="24"/>
          <w:szCs w:val="24"/>
        </w:rPr>
        <w:t xml:space="preserve"> nemá t</w:t>
      </w:r>
      <w:r w:rsidR="00DF704E" w:rsidRPr="00BC0056">
        <w:rPr>
          <w:rFonts w:cstheme="minorHAnsi"/>
          <w:sz w:val="24"/>
          <w:szCs w:val="24"/>
        </w:rPr>
        <w:t>ie</w:t>
      </w:r>
      <w:r w:rsidR="00D72B5F" w:rsidRPr="00BC0056">
        <w:rPr>
          <w:rFonts w:cstheme="minorHAnsi"/>
          <w:sz w:val="24"/>
          <w:szCs w:val="24"/>
        </w:rPr>
        <w:t xml:space="preserve"> svoje </w:t>
      </w:r>
      <w:r w:rsidR="00190CED" w:rsidRPr="00BC0056">
        <w:rPr>
          <w:rFonts w:cstheme="minorHAnsi"/>
          <w:sz w:val="24"/>
          <w:szCs w:val="24"/>
        </w:rPr>
        <w:t>„</w:t>
      </w:r>
      <w:r w:rsidR="00D72B5F" w:rsidRPr="00BC0056">
        <w:rPr>
          <w:rFonts w:cstheme="minorHAnsi"/>
          <w:sz w:val="24"/>
          <w:szCs w:val="24"/>
        </w:rPr>
        <w:t>grády</w:t>
      </w:r>
      <w:r w:rsidR="00190CED" w:rsidRPr="00BC0056">
        <w:rPr>
          <w:rFonts w:cstheme="minorHAnsi"/>
          <w:sz w:val="24"/>
          <w:szCs w:val="24"/>
        </w:rPr>
        <w:t>“</w:t>
      </w:r>
      <w:r w:rsidR="00D72B5F" w:rsidRPr="00BC0056">
        <w:rPr>
          <w:rFonts w:cstheme="minorHAnsi"/>
          <w:sz w:val="24"/>
          <w:szCs w:val="24"/>
        </w:rPr>
        <w:t xml:space="preserve">, je to taká zelená hmota, ktorá ho </w:t>
      </w:r>
      <w:r w:rsidR="00CA74F1" w:rsidRPr="00BC0056">
        <w:rPr>
          <w:rFonts w:cstheme="minorHAnsi"/>
          <w:sz w:val="24"/>
          <w:szCs w:val="24"/>
        </w:rPr>
        <w:t>trochu</w:t>
      </w:r>
      <w:r w:rsidR="00D72B5F" w:rsidRPr="00BC0056">
        <w:rPr>
          <w:rFonts w:cstheme="minorHAnsi"/>
          <w:sz w:val="24"/>
          <w:szCs w:val="24"/>
        </w:rPr>
        <w:t xml:space="preserve"> pripomína. Ja osobne </w:t>
      </w:r>
      <w:r w:rsidR="004C6BEE">
        <w:rPr>
          <w:rFonts w:cstheme="minorHAnsi"/>
          <w:sz w:val="24"/>
          <w:szCs w:val="24"/>
        </w:rPr>
        <w:t xml:space="preserve">to </w:t>
      </w:r>
      <w:r w:rsidR="00D72B5F" w:rsidRPr="00BC0056">
        <w:rPr>
          <w:rFonts w:cstheme="minorHAnsi"/>
          <w:sz w:val="24"/>
          <w:szCs w:val="24"/>
        </w:rPr>
        <w:t xml:space="preserve">nerobím, už nám tak </w:t>
      </w:r>
      <w:r w:rsidR="00DF704E" w:rsidRPr="00BC0056">
        <w:rPr>
          <w:rFonts w:cstheme="minorHAnsi"/>
          <w:sz w:val="24"/>
          <w:szCs w:val="24"/>
        </w:rPr>
        <w:t>jednoducho</w:t>
      </w:r>
      <w:r w:rsidR="00D72B5F" w:rsidRPr="00BC0056">
        <w:rPr>
          <w:rFonts w:cstheme="minorHAnsi"/>
          <w:sz w:val="24"/>
          <w:szCs w:val="24"/>
        </w:rPr>
        <w:t xml:space="preserve"> nechutí. </w:t>
      </w:r>
    </w:p>
    <w:p w14:paraId="13E082ED" w14:textId="77777777" w:rsidR="00BC0056" w:rsidRDefault="00BC0056" w:rsidP="004E4D98">
      <w:pPr>
        <w:spacing w:after="0"/>
        <w:contextualSpacing/>
        <w:rPr>
          <w:rFonts w:cstheme="minorHAnsi"/>
          <w:b/>
          <w:sz w:val="24"/>
          <w:szCs w:val="24"/>
        </w:rPr>
      </w:pPr>
    </w:p>
    <w:p w14:paraId="33DA9414" w14:textId="038B58F6" w:rsidR="00204F32" w:rsidRPr="00BC0056" w:rsidRDefault="00204F32" w:rsidP="004E4D98">
      <w:pPr>
        <w:spacing w:after="0"/>
        <w:contextualSpacing/>
        <w:rPr>
          <w:rFonts w:cstheme="minorHAnsi"/>
          <w:b/>
          <w:sz w:val="24"/>
          <w:szCs w:val="24"/>
        </w:rPr>
      </w:pPr>
      <w:r w:rsidRPr="00BC0056">
        <w:rPr>
          <w:rFonts w:cstheme="minorHAnsi"/>
          <w:b/>
          <w:sz w:val="24"/>
          <w:szCs w:val="24"/>
        </w:rPr>
        <w:t>Ako rastlinku spoznať?</w:t>
      </w:r>
    </w:p>
    <w:p w14:paraId="636F89EC" w14:textId="18DF4A8F" w:rsidR="00204F32" w:rsidRPr="00BC0056" w:rsidRDefault="00204F32" w:rsidP="004E4D98">
      <w:pPr>
        <w:spacing w:after="0"/>
        <w:contextualSpacing/>
        <w:rPr>
          <w:rFonts w:cstheme="minorHAnsi"/>
          <w:sz w:val="24"/>
          <w:szCs w:val="24"/>
        </w:rPr>
      </w:pPr>
      <w:r w:rsidRPr="00BC0056">
        <w:rPr>
          <w:rFonts w:cstheme="minorHAnsi"/>
          <w:sz w:val="24"/>
          <w:szCs w:val="24"/>
        </w:rPr>
        <w:t>Listy</w:t>
      </w:r>
      <w:r w:rsidR="004C6BEE">
        <w:rPr>
          <w:rFonts w:cstheme="minorHAnsi"/>
          <w:sz w:val="24"/>
          <w:szCs w:val="24"/>
        </w:rPr>
        <w:t xml:space="preserve"> cesnaku</w:t>
      </w:r>
      <w:r w:rsidR="00882DB4" w:rsidRPr="00BC0056">
        <w:rPr>
          <w:rFonts w:cstheme="minorHAnsi"/>
          <w:sz w:val="24"/>
          <w:szCs w:val="24"/>
        </w:rPr>
        <w:t xml:space="preserve"> medvedieho </w:t>
      </w:r>
      <w:r w:rsidRPr="00BC0056">
        <w:rPr>
          <w:rFonts w:cstheme="minorHAnsi"/>
          <w:sz w:val="24"/>
          <w:szCs w:val="24"/>
        </w:rPr>
        <w:t xml:space="preserve">sú jasne zelené </w:t>
      </w:r>
      <w:r w:rsidR="009B5AC1" w:rsidRPr="00BC0056">
        <w:rPr>
          <w:rFonts w:cstheme="minorHAnsi"/>
          <w:sz w:val="24"/>
          <w:szCs w:val="24"/>
        </w:rPr>
        <w:t>a majú špicatý tvar</w:t>
      </w:r>
      <w:r w:rsidRPr="00BC0056">
        <w:rPr>
          <w:rFonts w:cstheme="minorHAnsi"/>
          <w:sz w:val="24"/>
          <w:szCs w:val="24"/>
        </w:rPr>
        <w:t xml:space="preserve">. </w:t>
      </w:r>
      <w:r w:rsidR="009B5AC1" w:rsidRPr="00BC0056">
        <w:rPr>
          <w:rFonts w:cstheme="minorHAnsi"/>
          <w:sz w:val="24"/>
          <w:szCs w:val="24"/>
        </w:rPr>
        <w:t xml:space="preserve">Neskôr sa začnú ukazovať malé </w:t>
      </w:r>
      <w:r w:rsidRPr="00BC0056">
        <w:rPr>
          <w:rFonts w:cstheme="minorHAnsi"/>
          <w:sz w:val="24"/>
          <w:szCs w:val="24"/>
        </w:rPr>
        <w:t>biele púčiky</w:t>
      </w:r>
      <w:r w:rsidR="00492AFC" w:rsidRPr="00BC0056">
        <w:rPr>
          <w:rFonts w:cstheme="minorHAnsi"/>
          <w:sz w:val="24"/>
          <w:szCs w:val="24"/>
        </w:rPr>
        <w:t xml:space="preserve">, </w:t>
      </w:r>
      <w:r w:rsidRPr="00BC0056">
        <w:rPr>
          <w:rFonts w:cstheme="minorHAnsi"/>
          <w:sz w:val="24"/>
          <w:szCs w:val="24"/>
        </w:rPr>
        <w:t xml:space="preserve">následne biele kvety s tvarom </w:t>
      </w:r>
      <w:proofErr w:type="spellStart"/>
      <w:r w:rsidRPr="00BC0056">
        <w:rPr>
          <w:rFonts w:cstheme="minorHAnsi"/>
          <w:sz w:val="24"/>
          <w:szCs w:val="24"/>
        </w:rPr>
        <w:t>šesťcípej</w:t>
      </w:r>
      <w:proofErr w:type="spellEnd"/>
      <w:r w:rsidRPr="00BC0056">
        <w:rPr>
          <w:rFonts w:cstheme="minorHAnsi"/>
          <w:sz w:val="24"/>
          <w:szCs w:val="24"/>
        </w:rPr>
        <w:t xml:space="preserve"> hvie</w:t>
      </w:r>
      <w:r w:rsidR="009B5AC1" w:rsidRPr="00BC0056">
        <w:rPr>
          <w:rFonts w:cstheme="minorHAnsi"/>
          <w:sz w:val="24"/>
          <w:szCs w:val="24"/>
        </w:rPr>
        <w:t>zdy</w:t>
      </w:r>
      <w:r w:rsidRPr="00BC0056">
        <w:rPr>
          <w:rFonts w:cstheme="minorHAnsi"/>
          <w:sz w:val="24"/>
          <w:szCs w:val="24"/>
        </w:rPr>
        <w:t xml:space="preserve">. Rastlinka tvorí veľké koberce na vlhkých a tienistých miestach. </w:t>
      </w:r>
      <w:r w:rsidR="00882DB4" w:rsidRPr="00BC0056">
        <w:rPr>
          <w:rFonts w:cstheme="minorHAnsi"/>
          <w:sz w:val="24"/>
          <w:szCs w:val="24"/>
        </w:rPr>
        <w:t>Avšak najtypickejším znakom je výrazná cesnaková aróma.</w:t>
      </w:r>
    </w:p>
    <w:p w14:paraId="7F94C91A" w14:textId="77777777" w:rsidR="00BC0056" w:rsidRDefault="00BC0056" w:rsidP="004E4D98">
      <w:pPr>
        <w:spacing w:after="0"/>
        <w:contextualSpacing/>
        <w:rPr>
          <w:rFonts w:cstheme="minorHAnsi"/>
          <w:b/>
          <w:sz w:val="24"/>
          <w:szCs w:val="24"/>
        </w:rPr>
      </w:pPr>
    </w:p>
    <w:p w14:paraId="490B0796" w14:textId="270B825C" w:rsidR="00CA74F1" w:rsidRPr="00BC0056" w:rsidRDefault="00DF704E" w:rsidP="004E4D98">
      <w:pPr>
        <w:spacing w:after="0"/>
        <w:contextualSpacing/>
        <w:rPr>
          <w:rFonts w:cstheme="minorHAnsi"/>
          <w:sz w:val="24"/>
          <w:szCs w:val="24"/>
        </w:rPr>
      </w:pPr>
      <w:r w:rsidRPr="00713ABC">
        <w:rPr>
          <w:rFonts w:cstheme="minorHAnsi"/>
          <w:b/>
          <w:sz w:val="24"/>
          <w:szCs w:val="24"/>
          <w:highlight w:val="yellow"/>
        </w:rPr>
        <w:t>Dôležité</w:t>
      </w:r>
      <w:r w:rsidR="00204F32" w:rsidRPr="00713ABC">
        <w:rPr>
          <w:rFonts w:cstheme="minorHAnsi"/>
          <w:b/>
          <w:sz w:val="24"/>
          <w:szCs w:val="24"/>
          <w:highlight w:val="yellow"/>
        </w:rPr>
        <w:t>!</w:t>
      </w:r>
      <w:r w:rsidR="00204F32" w:rsidRPr="00BC0056">
        <w:rPr>
          <w:rFonts w:cstheme="minorHAnsi"/>
          <w:sz w:val="24"/>
          <w:szCs w:val="24"/>
        </w:rPr>
        <w:t xml:space="preserve"> </w:t>
      </w:r>
      <w:r w:rsidR="009B5AC1" w:rsidRPr="00BC0056">
        <w:rPr>
          <w:rFonts w:cstheme="minorHAnsi"/>
          <w:sz w:val="24"/>
          <w:szCs w:val="24"/>
        </w:rPr>
        <w:t>Z</w:t>
      </w:r>
      <w:r w:rsidR="00CA74F1" w:rsidRPr="00BC0056">
        <w:rPr>
          <w:rFonts w:cstheme="minorHAnsi"/>
          <w:sz w:val="24"/>
          <w:szCs w:val="24"/>
        </w:rPr>
        <w:t>elené, kopijovité a lesklé listy sa podobajú listom konvalinky</w:t>
      </w:r>
      <w:r w:rsidR="00902586" w:rsidRPr="00BC0056">
        <w:rPr>
          <w:rFonts w:cstheme="minorHAnsi"/>
          <w:sz w:val="24"/>
          <w:szCs w:val="24"/>
        </w:rPr>
        <w:t xml:space="preserve"> a</w:t>
      </w:r>
      <w:r w:rsidR="009B5AC1" w:rsidRPr="00BC0056">
        <w:rPr>
          <w:rFonts w:cstheme="minorHAnsi"/>
          <w:sz w:val="24"/>
          <w:szCs w:val="24"/>
        </w:rPr>
        <w:t xml:space="preserve"> to môže zberačov pomýliť. </w:t>
      </w:r>
      <w:r w:rsidR="00902586" w:rsidRPr="00BC0056">
        <w:rPr>
          <w:rFonts w:cstheme="minorHAnsi"/>
          <w:sz w:val="24"/>
          <w:szCs w:val="24"/>
        </w:rPr>
        <w:t>Av</w:t>
      </w:r>
      <w:r w:rsidR="00BF2394" w:rsidRPr="00BC0056">
        <w:rPr>
          <w:rFonts w:cstheme="minorHAnsi"/>
          <w:sz w:val="24"/>
          <w:szCs w:val="24"/>
        </w:rPr>
        <w:t>šak keď prídeme na miesto, kde cesnak rastie, do nosa nám udrie jeho silná aróma ešte skôr</w:t>
      </w:r>
      <w:r w:rsidR="00FC7ABF" w:rsidRPr="00BC0056">
        <w:rPr>
          <w:rFonts w:cstheme="minorHAnsi"/>
          <w:sz w:val="24"/>
          <w:szCs w:val="24"/>
        </w:rPr>
        <w:t>,</w:t>
      </w:r>
      <w:r w:rsidR="00BF2394" w:rsidRPr="00BC0056">
        <w:rPr>
          <w:rFonts w:cstheme="minorHAnsi"/>
          <w:sz w:val="24"/>
          <w:szCs w:val="24"/>
        </w:rPr>
        <w:t xml:space="preserve"> ako rastlinku zbadáme. </w:t>
      </w:r>
      <w:r w:rsidR="00FC7ABF" w:rsidRPr="00BC0056">
        <w:rPr>
          <w:rFonts w:cstheme="minorHAnsi"/>
          <w:sz w:val="24"/>
          <w:szCs w:val="24"/>
        </w:rPr>
        <w:t>P</w:t>
      </w:r>
      <w:r w:rsidR="00BF2394" w:rsidRPr="00BC0056">
        <w:rPr>
          <w:rFonts w:cstheme="minorHAnsi"/>
          <w:sz w:val="24"/>
          <w:szCs w:val="24"/>
        </w:rPr>
        <w:t xml:space="preserve">ráve ona nám </w:t>
      </w:r>
      <w:r w:rsidR="004F4F2B" w:rsidRPr="00BC0056">
        <w:rPr>
          <w:rFonts w:cstheme="minorHAnsi"/>
          <w:sz w:val="24"/>
          <w:szCs w:val="24"/>
        </w:rPr>
        <w:t xml:space="preserve">ho </w:t>
      </w:r>
      <w:r w:rsidR="00BF2394" w:rsidRPr="00BC0056">
        <w:rPr>
          <w:rFonts w:cstheme="minorHAnsi"/>
          <w:sz w:val="24"/>
          <w:szCs w:val="24"/>
        </w:rPr>
        <w:t>pomôž</w:t>
      </w:r>
      <w:r w:rsidR="00FC7ABF" w:rsidRPr="00BC0056">
        <w:rPr>
          <w:rFonts w:cstheme="minorHAnsi"/>
          <w:sz w:val="24"/>
          <w:szCs w:val="24"/>
        </w:rPr>
        <w:t>e</w:t>
      </w:r>
      <w:r w:rsidR="00BF2394" w:rsidRPr="00BC0056">
        <w:rPr>
          <w:rFonts w:cstheme="minorHAnsi"/>
          <w:sz w:val="24"/>
          <w:szCs w:val="24"/>
        </w:rPr>
        <w:t xml:space="preserve"> rozoznať od jedovatej konvalinky. </w:t>
      </w:r>
    </w:p>
    <w:p w14:paraId="6D1078F7" w14:textId="77777777" w:rsidR="00BC0056" w:rsidRDefault="00BC0056" w:rsidP="004E4D98">
      <w:pPr>
        <w:spacing w:after="0"/>
        <w:contextualSpacing/>
        <w:rPr>
          <w:rFonts w:cstheme="minorHAnsi"/>
          <w:b/>
          <w:sz w:val="24"/>
          <w:szCs w:val="24"/>
        </w:rPr>
      </w:pPr>
    </w:p>
    <w:p w14:paraId="472EF210" w14:textId="54F22AF0" w:rsidR="00BF2394" w:rsidRPr="00BC0056" w:rsidRDefault="005300E4" w:rsidP="004E4D98">
      <w:pPr>
        <w:spacing w:after="0"/>
        <w:contextualSpacing/>
        <w:rPr>
          <w:rFonts w:cstheme="minorHAnsi"/>
          <w:b/>
          <w:sz w:val="24"/>
          <w:szCs w:val="24"/>
        </w:rPr>
      </w:pPr>
      <w:r w:rsidRPr="00BC0056">
        <w:rPr>
          <w:rFonts w:cstheme="minorHAnsi"/>
          <w:b/>
          <w:sz w:val="24"/>
          <w:szCs w:val="24"/>
        </w:rPr>
        <w:t>K</w:t>
      </w:r>
      <w:r w:rsidR="00F6687C">
        <w:rPr>
          <w:rFonts w:cstheme="minorHAnsi"/>
          <w:b/>
          <w:sz w:val="24"/>
          <w:szCs w:val="24"/>
        </w:rPr>
        <w:t>edy</w:t>
      </w:r>
      <w:r w:rsidRPr="00BC0056">
        <w:rPr>
          <w:rFonts w:cstheme="minorHAnsi"/>
          <w:b/>
          <w:sz w:val="24"/>
          <w:szCs w:val="24"/>
        </w:rPr>
        <w:t xml:space="preserve"> </w:t>
      </w:r>
      <w:r w:rsidR="009E4551">
        <w:rPr>
          <w:rFonts w:cstheme="minorHAnsi"/>
          <w:b/>
          <w:sz w:val="24"/>
          <w:szCs w:val="24"/>
        </w:rPr>
        <w:t>ju</w:t>
      </w:r>
      <w:r w:rsidR="00BF2394" w:rsidRPr="00BC0056">
        <w:rPr>
          <w:rFonts w:cstheme="minorHAnsi"/>
          <w:b/>
          <w:sz w:val="24"/>
          <w:szCs w:val="24"/>
        </w:rPr>
        <w:t xml:space="preserve"> zbierať?</w:t>
      </w:r>
    </w:p>
    <w:p w14:paraId="6F093137" w14:textId="40EF3B27" w:rsidR="00BF2394" w:rsidRPr="00BC0056" w:rsidRDefault="00BF2394" w:rsidP="004E4D98">
      <w:pPr>
        <w:spacing w:after="0"/>
        <w:contextualSpacing/>
        <w:rPr>
          <w:rFonts w:cstheme="minorHAnsi"/>
          <w:sz w:val="24"/>
          <w:szCs w:val="24"/>
        </w:rPr>
      </w:pPr>
      <w:r w:rsidRPr="00BC0056">
        <w:rPr>
          <w:rFonts w:cstheme="minorHAnsi"/>
          <w:sz w:val="24"/>
          <w:szCs w:val="24"/>
        </w:rPr>
        <w:t xml:space="preserve">Jeho lístky </w:t>
      </w:r>
      <w:r w:rsidR="009B5AC1" w:rsidRPr="00BC0056">
        <w:rPr>
          <w:rFonts w:cstheme="minorHAnsi"/>
          <w:sz w:val="24"/>
          <w:szCs w:val="24"/>
        </w:rPr>
        <w:t>uvidíte</w:t>
      </w:r>
      <w:r w:rsidRPr="00BC0056">
        <w:rPr>
          <w:rFonts w:cstheme="minorHAnsi"/>
          <w:sz w:val="24"/>
          <w:szCs w:val="24"/>
        </w:rPr>
        <w:t xml:space="preserve"> vyrastať v teplejších oblastiach už začiatkom </w:t>
      </w:r>
      <w:r w:rsidR="00DF704E" w:rsidRPr="00BC0056">
        <w:rPr>
          <w:rFonts w:cstheme="minorHAnsi"/>
          <w:sz w:val="24"/>
          <w:szCs w:val="24"/>
        </w:rPr>
        <w:t>marca</w:t>
      </w:r>
      <w:r w:rsidR="001F5DE9" w:rsidRPr="00BC0056">
        <w:rPr>
          <w:rFonts w:cstheme="minorHAnsi"/>
          <w:sz w:val="24"/>
          <w:szCs w:val="24"/>
        </w:rPr>
        <w:t xml:space="preserve"> </w:t>
      </w:r>
      <w:r w:rsidR="004C6BEE">
        <w:rPr>
          <w:rFonts w:cstheme="minorHAnsi"/>
          <w:sz w:val="24"/>
          <w:szCs w:val="24"/>
        </w:rPr>
        <w:t>až</w:t>
      </w:r>
      <w:r w:rsidR="001F5DE9" w:rsidRPr="00BC0056">
        <w:rPr>
          <w:rFonts w:cstheme="minorHAnsi"/>
          <w:sz w:val="24"/>
          <w:szCs w:val="24"/>
        </w:rPr>
        <w:t xml:space="preserve"> </w:t>
      </w:r>
      <w:r w:rsidRPr="00BC0056">
        <w:rPr>
          <w:rFonts w:cstheme="minorHAnsi"/>
          <w:sz w:val="24"/>
          <w:szCs w:val="24"/>
        </w:rPr>
        <w:t>apríla a následne po cca 3 týždňoch začína</w:t>
      </w:r>
      <w:r w:rsidR="009B5AC1" w:rsidRPr="00BC0056">
        <w:rPr>
          <w:rFonts w:cstheme="minorHAnsi"/>
          <w:sz w:val="24"/>
          <w:szCs w:val="24"/>
        </w:rPr>
        <w:t xml:space="preserve"> </w:t>
      </w:r>
      <w:r w:rsidR="004C6BEE" w:rsidRPr="00BC0056">
        <w:rPr>
          <w:rFonts w:cstheme="minorHAnsi"/>
          <w:sz w:val="24"/>
          <w:szCs w:val="24"/>
        </w:rPr>
        <w:t xml:space="preserve">cesnak </w:t>
      </w:r>
      <w:r w:rsidR="009B5AC1" w:rsidRPr="00BC0056">
        <w:rPr>
          <w:rFonts w:cstheme="minorHAnsi"/>
          <w:sz w:val="24"/>
          <w:szCs w:val="24"/>
        </w:rPr>
        <w:t xml:space="preserve">medvedí </w:t>
      </w:r>
      <w:r w:rsidRPr="00BC0056">
        <w:rPr>
          <w:rFonts w:cstheme="minorHAnsi"/>
          <w:sz w:val="24"/>
          <w:szCs w:val="24"/>
        </w:rPr>
        <w:t xml:space="preserve">kvitnúť. </w:t>
      </w:r>
    </w:p>
    <w:p w14:paraId="37070307" w14:textId="77777777" w:rsidR="00BC0056" w:rsidRDefault="00BC0056" w:rsidP="004E4D98">
      <w:pPr>
        <w:spacing w:after="0"/>
        <w:contextualSpacing/>
        <w:rPr>
          <w:rFonts w:cstheme="minorHAnsi"/>
          <w:b/>
          <w:sz w:val="24"/>
          <w:szCs w:val="24"/>
        </w:rPr>
      </w:pPr>
    </w:p>
    <w:p w14:paraId="4EB21047" w14:textId="2BFD7F3D" w:rsidR="00BF2394" w:rsidRPr="00BC0056" w:rsidRDefault="00BF2394" w:rsidP="004E4D98">
      <w:pPr>
        <w:spacing w:after="0"/>
        <w:contextualSpacing/>
        <w:rPr>
          <w:rFonts w:cstheme="minorHAnsi"/>
          <w:b/>
          <w:sz w:val="24"/>
          <w:szCs w:val="24"/>
        </w:rPr>
      </w:pPr>
      <w:r w:rsidRPr="00BC0056">
        <w:rPr>
          <w:rFonts w:cstheme="minorHAnsi"/>
          <w:b/>
          <w:sz w:val="24"/>
          <w:szCs w:val="24"/>
        </w:rPr>
        <w:t>Čo obsahuje?</w:t>
      </w:r>
    </w:p>
    <w:p w14:paraId="20275307" w14:textId="164E72F0" w:rsidR="00D72B5F" w:rsidRDefault="009E4551" w:rsidP="004E4D98">
      <w:pPr>
        <w:spacing w:after="0"/>
        <w:contextualSpacing/>
        <w:rPr>
          <w:rFonts w:cstheme="minorHAnsi"/>
          <w:sz w:val="24"/>
          <w:szCs w:val="24"/>
        </w:rPr>
      </w:pPr>
      <w:r>
        <w:rPr>
          <w:rFonts w:cstheme="minorHAnsi"/>
          <w:sz w:val="24"/>
          <w:szCs w:val="24"/>
        </w:rPr>
        <w:t>Cesnak m</w:t>
      </w:r>
      <w:r w:rsidR="00BF2394" w:rsidRPr="00BC0056">
        <w:rPr>
          <w:rFonts w:cstheme="minorHAnsi"/>
          <w:sz w:val="24"/>
          <w:szCs w:val="24"/>
        </w:rPr>
        <w:t>edvedí</w:t>
      </w:r>
      <w:r w:rsidR="009B5AC1" w:rsidRPr="00BC0056">
        <w:rPr>
          <w:rFonts w:cstheme="minorHAnsi"/>
          <w:sz w:val="24"/>
          <w:szCs w:val="24"/>
        </w:rPr>
        <w:t xml:space="preserve"> </w:t>
      </w:r>
      <w:r w:rsidR="00BF2394" w:rsidRPr="00BC0056">
        <w:rPr>
          <w:rFonts w:cstheme="minorHAnsi"/>
          <w:sz w:val="24"/>
          <w:szCs w:val="24"/>
        </w:rPr>
        <w:t xml:space="preserve">má v podstate všetky vlastnosti obyčajného, kuchynského cesnaku, akurát je oveľa liečivejší. </w:t>
      </w:r>
    </w:p>
    <w:p w14:paraId="2AE90377" w14:textId="77777777" w:rsidR="00BC0056" w:rsidRPr="00BC0056" w:rsidRDefault="00BC0056" w:rsidP="004E4D98">
      <w:pPr>
        <w:spacing w:after="0"/>
        <w:contextualSpacing/>
        <w:rPr>
          <w:rFonts w:cstheme="minorHAnsi"/>
          <w:sz w:val="24"/>
          <w:szCs w:val="24"/>
        </w:rPr>
      </w:pPr>
    </w:p>
    <w:p w14:paraId="1FA90837" w14:textId="0AA7C189" w:rsidR="005935C6" w:rsidRPr="00BC0056" w:rsidRDefault="005300E4" w:rsidP="004E4D98">
      <w:pPr>
        <w:spacing w:after="0"/>
        <w:contextualSpacing/>
        <w:rPr>
          <w:rFonts w:cstheme="minorHAnsi"/>
          <w:b/>
          <w:sz w:val="24"/>
          <w:szCs w:val="24"/>
        </w:rPr>
      </w:pPr>
      <w:r w:rsidRPr="00BC0056">
        <w:rPr>
          <w:rFonts w:cstheme="minorHAnsi"/>
          <w:b/>
          <w:sz w:val="24"/>
          <w:szCs w:val="24"/>
        </w:rPr>
        <w:t xml:space="preserve">Pri akých problémoch </w:t>
      </w:r>
      <w:r w:rsidR="00BC0056">
        <w:rPr>
          <w:rFonts w:cstheme="minorHAnsi"/>
          <w:b/>
          <w:sz w:val="24"/>
          <w:szCs w:val="24"/>
        </w:rPr>
        <w:t>vám</w:t>
      </w:r>
      <w:r w:rsidRPr="00BC0056">
        <w:rPr>
          <w:rFonts w:cstheme="minorHAnsi"/>
          <w:b/>
          <w:sz w:val="24"/>
          <w:szCs w:val="24"/>
        </w:rPr>
        <w:t xml:space="preserve"> pomôže?</w:t>
      </w:r>
    </w:p>
    <w:p w14:paraId="32ACE333" w14:textId="60B84942" w:rsidR="005300E4" w:rsidRDefault="005300E4" w:rsidP="004E4D98">
      <w:pPr>
        <w:spacing w:after="0"/>
        <w:contextualSpacing/>
        <w:rPr>
          <w:rFonts w:cstheme="minorHAnsi"/>
          <w:sz w:val="24"/>
          <w:szCs w:val="24"/>
        </w:rPr>
      </w:pPr>
      <w:r w:rsidRPr="00BC0056">
        <w:rPr>
          <w:rFonts w:cstheme="minorHAnsi"/>
          <w:sz w:val="24"/>
          <w:szCs w:val="24"/>
        </w:rPr>
        <w:t>Prvotní liečitelia medzi Keltmi, germánskymi kmeňmi a starými Rimanmi poznali divokú bylinu a nazý</w:t>
      </w:r>
      <w:r w:rsidR="009B5AC1" w:rsidRPr="00BC0056">
        <w:rPr>
          <w:rFonts w:cstheme="minorHAnsi"/>
          <w:sz w:val="24"/>
          <w:szCs w:val="24"/>
        </w:rPr>
        <w:t xml:space="preserve">vali ju </w:t>
      </w:r>
      <w:proofErr w:type="spellStart"/>
      <w:r w:rsidR="009B5AC1" w:rsidRPr="00BC0056">
        <w:rPr>
          <w:rFonts w:cstheme="minorHAnsi"/>
          <w:sz w:val="24"/>
          <w:szCs w:val="24"/>
        </w:rPr>
        <w:t>h</w:t>
      </w:r>
      <w:r w:rsidRPr="00BC0056">
        <w:rPr>
          <w:rFonts w:cstheme="minorHAnsi"/>
          <w:sz w:val="24"/>
          <w:szCs w:val="24"/>
        </w:rPr>
        <w:t>erba</w:t>
      </w:r>
      <w:proofErr w:type="spellEnd"/>
      <w:r w:rsidRPr="00BC0056">
        <w:rPr>
          <w:rFonts w:cstheme="minorHAnsi"/>
          <w:sz w:val="24"/>
          <w:szCs w:val="24"/>
        </w:rPr>
        <w:t xml:space="preserve"> </w:t>
      </w:r>
      <w:proofErr w:type="spellStart"/>
      <w:r w:rsidRPr="00BC0056">
        <w:rPr>
          <w:rFonts w:cstheme="minorHAnsi"/>
          <w:sz w:val="24"/>
          <w:szCs w:val="24"/>
        </w:rPr>
        <w:t>salutaris</w:t>
      </w:r>
      <w:proofErr w:type="spellEnd"/>
      <w:r w:rsidRPr="00BC0056">
        <w:rPr>
          <w:rFonts w:cstheme="minorHAnsi"/>
          <w:sz w:val="24"/>
          <w:szCs w:val="24"/>
        </w:rPr>
        <w:t>, č</w:t>
      </w:r>
      <w:r w:rsidR="009B5AC1" w:rsidRPr="00BC0056">
        <w:rPr>
          <w:rFonts w:cstheme="minorHAnsi"/>
          <w:sz w:val="24"/>
          <w:szCs w:val="24"/>
        </w:rPr>
        <w:t>o znamená „liečivá bylina“. Jej</w:t>
      </w:r>
      <w:r w:rsidRPr="00BC0056">
        <w:rPr>
          <w:rFonts w:cstheme="minorHAnsi"/>
          <w:sz w:val="24"/>
          <w:szCs w:val="24"/>
        </w:rPr>
        <w:t xml:space="preserve"> liečivá hodnota bola </w:t>
      </w:r>
      <w:r w:rsidRPr="00BC0056">
        <w:rPr>
          <w:rFonts w:cstheme="minorHAnsi"/>
          <w:sz w:val="24"/>
          <w:szCs w:val="24"/>
        </w:rPr>
        <w:lastRenderedPageBreak/>
        <w:t xml:space="preserve">považovaná za </w:t>
      </w:r>
      <w:proofErr w:type="spellStart"/>
      <w:r w:rsidRPr="00BC0056">
        <w:rPr>
          <w:rFonts w:cstheme="minorHAnsi"/>
          <w:sz w:val="24"/>
          <w:szCs w:val="24"/>
        </w:rPr>
        <w:t>diaphoretickú</w:t>
      </w:r>
      <w:proofErr w:type="spellEnd"/>
      <w:r w:rsidRPr="00BC0056">
        <w:rPr>
          <w:rFonts w:cstheme="minorHAnsi"/>
          <w:sz w:val="24"/>
          <w:szCs w:val="24"/>
        </w:rPr>
        <w:t xml:space="preserve"> (vyvoláva potenie), diuretickú (zvýšený prietok moču), </w:t>
      </w:r>
      <w:proofErr w:type="spellStart"/>
      <w:r w:rsidRPr="00BC0056">
        <w:rPr>
          <w:rFonts w:cstheme="minorHAnsi"/>
          <w:sz w:val="24"/>
          <w:szCs w:val="24"/>
        </w:rPr>
        <w:t>expektorans</w:t>
      </w:r>
      <w:proofErr w:type="spellEnd"/>
      <w:r w:rsidRPr="00BC0056">
        <w:rPr>
          <w:rFonts w:cstheme="minorHAnsi"/>
          <w:sz w:val="24"/>
          <w:szCs w:val="24"/>
        </w:rPr>
        <w:t xml:space="preserve"> (uľahčené dýchanie), stimulačnú a antiseptickú.</w:t>
      </w:r>
    </w:p>
    <w:p w14:paraId="18DF546D" w14:textId="77777777" w:rsidR="00BC0056" w:rsidRPr="00BC0056" w:rsidRDefault="00BC0056" w:rsidP="004E4D98">
      <w:pPr>
        <w:spacing w:after="0"/>
        <w:contextualSpacing/>
        <w:rPr>
          <w:rFonts w:cstheme="minorHAnsi"/>
          <w:sz w:val="24"/>
          <w:szCs w:val="24"/>
        </w:rPr>
      </w:pPr>
    </w:p>
    <w:p w14:paraId="2D94DE5D" w14:textId="50F79808" w:rsidR="00512910" w:rsidRDefault="009E4551" w:rsidP="004E4D98">
      <w:pPr>
        <w:spacing w:after="0"/>
        <w:contextualSpacing/>
        <w:rPr>
          <w:rFonts w:cstheme="minorHAnsi"/>
          <w:sz w:val="24"/>
          <w:szCs w:val="24"/>
        </w:rPr>
      </w:pPr>
      <w:r>
        <w:rPr>
          <w:rFonts w:cstheme="minorHAnsi"/>
          <w:sz w:val="24"/>
          <w:szCs w:val="24"/>
        </w:rPr>
        <w:t>Cesnak m</w:t>
      </w:r>
      <w:r w:rsidR="00512910" w:rsidRPr="00BC0056">
        <w:rPr>
          <w:rFonts w:cstheme="minorHAnsi"/>
          <w:sz w:val="24"/>
          <w:szCs w:val="24"/>
        </w:rPr>
        <w:t>edvedí obsahuje väčšie množstvo zložiek, ktoré podporujú činnosť srdca, čistia krv a pomáhajú znižovať krvný tlak a hladinu cholesterolu v krvi.</w:t>
      </w:r>
    </w:p>
    <w:p w14:paraId="5B068447" w14:textId="77777777" w:rsidR="00BC0056" w:rsidRPr="00BC0056" w:rsidRDefault="00BC0056" w:rsidP="004E4D98">
      <w:pPr>
        <w:spacing w:after="0"/>
        <w:contextualSpacing/>
        <w:rPr>
          <w:rFonts w:cstheme="minorHAnsi"/>
          <w:sz w:val="24"/>
          <w:szCs w:val="24"/>
        </w:rPr>
      </w:pPr>
    </w:p>
    <w:p w14:paraId="43237086" w14:textId="5B463157" w:rsidR="005300E4" w:rsidRDefault="00DF704E" w:rsidP="004E4D98">
      <w:pPr>
        <w:spacing w:after="0"/>
        <w:contextualSpacing/>
        <w:rPr>
          <w:rFonts w:cstheme="minorHAnsi"/>
          <w:sz w:val="24"/>
          <w:szCs w:val="24"/>
        </w:rPr>
      </w:pPr>
      <w:r w:rsidRPr="00BC0056">
        <w:rPr>
          <w:rFonts w:cstheme="minorHAnsi"/>
          <w:sz w:val="24"/>
          <w:szCs w:val="24"/>
        </w:rPr>
        <w:t>Pre širokú</w:t>
      </w:r>
      <w:r w:rsidR="005300E4" w:rsidRPr="00BC0056">
        <w:rPr>
          <w:rFonts w:cstheme="minorHAnsi"/>
          <w:sz w:val="24"/>
          <w:szCs w:val="24"/>
        </w:rPr>
        <w:t xml:space="preserve"> škál</w:t>
      </w:r>
      <w:r w:rsidR="00400CC8" w:rsidRPr="00BC0056">
        <w:rPr>
          <w:rFonts w:cstheme="minorHAnsi"/>
          <w:sz w:val="24"/>
          <w:szCs w:val="24"/>
        </w:rPr>
        <w:t>u</w:t>
      </w:r>
      <w:r w:rsidR="005300E4" w:rsidRPr="00BC0056">
        <w:rPr>
          <w:rFonts w:cstheme="minorHAnsi"/>
          <w:sz w:val="24"/>
          <w:szCs w:val="24"/>
        </w:rPr>
        <w:t xml:space="preserve"> chorôb, pri ktorých nám</w:t>
      </w:r>
      <w:r w:rsidR="00127903">
        <w:rPr>
          <w:rFonts w:cstheme="minorHAnsi"/>
          <w:sz w:val="24"/>
          <w:szCs w:val="24"/>
        </w:rPr>
        <w:t xml:space="preserve"> cesnak</w:t>
      </w:r>
      <w:r w:rsidR="005300E4" w:rsidRPr="00BC0056">
        <w:rPr>
          <w:rFonts w:cstheme="minorHAnsi"/>
          <w:sz w:val="24"/>
          <w:szCs w:val="24"/>
        </w:rPr>
        <w:t xml:space="preserve"> medvedí môže pomôcť, ho môžeme považovať za </w:t>
      </w:r>
      <w:r w:rsidR="005300E4" w:rsidRPr="00BC0056">
        <w:rPr>
          <w:rFonts w:cstheme="minorHAnsi"/>
          <w:b/>
          <w:sz w:val="24"/>
          <w:szCs w:val="24"/>
        </w:rPr>
        <w:t>všeliek</w:t>
      </w:r>
      <w:r w:rsidR="005300E4" w:rsidRPr="00BC0056">
        <w:rPr>
          <w:rFonts w:cstheme="minorHAnsi"/>
          <w:sz w:val="24"/>
          <w:szCs w:val="24"/>
        </w:rPr>
        <w:t>.</w:t>
      </w:r>
    </w:p>
    <w:p w14:paraId="32C1A60B" w14:textId="77777777" w:rsidR="00BC0056" w:rsidRPr="00BC0056" w:rsidRDefault="00BC0056" w:rsidP="004E4D98">
      <w:pPr>
        <w:spacing w:after="0"/>
        <w:contextualSpacing/>
        <w:rPr>
          <w:rFonts w:cstheme="minorHAnsi"/>
          <w:sz w:val="24"/>
          <w:szCs w:val="24"/>
        </w:rPr>
      </w:pPr>
    </w:p>
    <w:p w14:paraId="41A09D3F" w14:textId="4A0BB782" w:rsidR="005300E4" w:rsidRDefault="005300E4" w:rsidP="004E4D98">
      <w:pPr>
        <w:spacing w:after="0"/>
        <w:contextualSpacing/>
        <w:rPr>
          <w:rFonts w:cstheme="minorHAnsi"/>
          <w:sz w:val="24"/>
          <w:szCs w:val="24"/>
        </w:rPr>
      </w:pPr>
      <w:r w:rsidRPr="00BC0056">
        <w:rPr>
          <w:rFonts w:cstheme="minorHAnsi"/>
          <w:sz w:val="24"/>
          <w:szCs w:val="24"/>
        </w:rPr>
        <w:t>Spolu so žihľavou je to jarná top bylinka na prečistenie a </w:t>
      </w:r>
      <w:proofErr w:type="spellStart"/>
      <w:r w:rsidRPr="00BC0056">
        <w:rPr>
          <w:rFonts w:cstheme="minorHAnsi"/>
          <w:sz w:val="24"/>
          <w:szCs w:val="24"/>
        </w:rPr>
        <w:t>odhlienenie</w:t>
      </w:r>
      <w:proofErr w:type="spellEnd"/>
      <w:r w:rsidRPr="00BC0056">
        <w:rPr>
          <w:rFonts w:cstheme="minorHAnsi"/>
          <w:sz w:val="24"/>
          <w:szCs w:val="24"/>
        </w:rPr>
        <w:t xml:space="preserve"> organizmu po zime.  </w:t>
      </w:r>
      <w:r w:rsidR="00512910" w:rsidRPr="00BC0056">
        <w:rPr>
          <w:rFonts w:cstheme="minorHAnsi"/>
          <w:sz w:val="24"/>
          <w:szCs w:val="24"/>
        </w:rPr>
        <w:t xml:space="preserve">V ľudovom liečiteľstve sa považoval za </w:t>
      </w:r>
      <w:r w:rsidR="00512910" w:rsidRPr="00BC0056">
        <w:rPr>
          <w:rFonts w:cstheme="minorHAnsi"/>
          <w:b/>
          <w:sz w:val="24"/>
          <w:szCs w:val="24"/>
        </w:rPr>
        <w:t>prírodné antibiotikum</w:t>
      </w:r>
      <w:r w:rsidR="00512910" w:rsidRPr="00BC0056">
        <w:rPr>
          <w:rFonts w:cstheme="minorHAnsi"/>
          <w:sz w:val="24"/>
          <w:szCs w:val="24"/>
        </w:rPr>
        <w:t xml:space="preserve">. </w:t>
      </w:r>
    </w:p>
    <w:p w14:paraId="3E8BC2F4" w14:textId="77777777" w:rsidR="00BC0056" w:rsidRPr="00BC0056" w:rsidRDefault="00BC0056" w:rsidP="004E4D98">
      <w:pPr>
        <w:spacing w:after="0"/>
        <w:contextualSpacing/>
        <w:rPr>
          <w:rFonts w:cstheme="minorHAnsi"/>
          <w:sz w:val="24"/>
          <w:szCs w:val="24"/>
        </w:rPr>
      </w:pPr>
    </w:p>
    <w:p w14:paraId="49BD4830" w14:textId="10E7454E" w:rsidR="00512910" w:rsidRDefault="00512910" w:rsidP="004E4D98">
      <w:pPr>
        <w:spacing w:after="0"/>
        <w:contextualSpacing/>
        <w:rPr>
          <w:rFonts w:cstheme="minorHAnsi"/>
          <w:sz w:val="24"/>
          <w:szCs w:val="24"/>
        </w:rPr>
      </w:pPr>
      <w:r w:rsidRPr="00BC0056">
        <w:rPr>
          <w:rFonts w:cstheme="minorHAnsi"/>
          <w:sz w:val="24"/>
          <w:szCs w:val="24"/>
        </w:rPr>
        <w:t xml:space="preserve">Dôležité: </w:t>
      </w:r>
      <w:r w:rsidR="0038650D" w:rsidRPr="00BC0056">
        <w:rPr>
          <w:rFonts w:cstheme="minorHAnsi"/>
          <w:sz w:val="24"/>
          <w:szCs w:val="24"/>
        </w:rPr>
        <w:t>P</w:t>
      </w:r>
      <w:r w:rsidRPr="00BC0056">
        <w:rPr>
          <w:rFonts w:cstheme="minorHAnsi"/>
          <w:sz w:val="24"/>
          <w:szCs w:val="24"/>
        </w:rPr>
        <w:t xml:space="preserve">ri užívaní </w:t>
      </w:r>
      <w:r w:rsidR="00127903">
        <w:rPr>
          <w:rFonts w:cstheme="minorHAnsi"/>
          <w:sz w:val="24"/>
          <w:szCs w:val="24"/>
        </w:rPr>
        <w:t xml:space="preserve">cesnaku </w:t>
      </w:r>
      <w:r w:rsidRPr="00BC0056">
        <w:rPr>
          <w:rFonts w:cstheme="minorHAnsi"/>
          <w:sz w:val="24"/>
          <w:szCs w:val="24"/>
        </w:rPr>
        <w:t xml:space="preserve">medvedieho by mali byť </w:t>
      </w:r>
      <w:r w:rsidR="0038650D" w:rsidRPr="00BC0056">
        <w:rPr>
          <w:rFonts w:cstheme="minorHAnsi"/>
          <w:sz w:val="24"/>
          <w:szCs w:val="24"/>
        </w:rPr>
        <w:t>opatrní tí</w:t>
      </w:r>
      <w:r w:rsidRPr="00BC0056">
        <w:rPr>
          <w:rFonts w:cstheme="minorHAnsi"/>
          <w:sz w:val="24"/>
          <w:szCs w:val="24"/>
        </w:rPr>
        <w:t>, ktorí sú alergick</w:t>
      </w:r>
      <w:r w:rsidR="0038650D" w:rsidRPr="00BC0056">
        <w:rPr>
          <w:rFonts w:cstheme="minorHAnsi"/>
          <w:sz w:val="24"/>
          <w:szCs w:val="24"/>
        </w:rPr>
        <w:t>í</w:t>
      </w:r>
      <w:r w:rsidRPr="00BC0056">
        <w:rPr>
          <w:rFonts w:cstheme="minorHAnsi"/>
          <w:sz w:val="24"/>
          <w:szCs w:val="24"/>
        </w:rPr>
        <w:t xml:space="preserve"> na klasický kuchynský cesnak. Taktiež pri nadmernom použití môže vyvolať žalúdočné </w:t>
      </w:r>
      <w:r w:rsidR="009B5AC1" w:rsidRPr="00BC0056">
        <w:rPr>
          <w:rFonts w:cstheme="minorHAnsi"/>
          <w:sz w:val="24"/>
          <w:szCs w:val="24"/>
        </w:rPr>
        <w:t>problémy</w:t>
      </w:r>
      <w:r w:rsidRPr="00BC0056">
        <w:rPr>
          <w:rFonts w:cstheme="minorHAnsi"/>
          <w:sz w:val="24"/>
          <w:szCs w:val="24"/>
        </w:rPr>
        <w:t xml:space="preserve">, plynatosť či pálenie záhy, takže všetko </w:t>
      </w:r>
      <w:r w:rsidR="0038650D" w:rsidRPr="00BC0056">
        <w:rPr>
          <w:rFonts w:cstheme="minorHAnsi"/>
          <w:sz w:val="24"/>
          <w:szCs w:val="24"/>
        </w:rPr>
        <w:t>s</w:t>
      </w:r>
      <w:r w:rsidRPr="00BC0056">
        <w:rPr>
          <w:rFonts w:cstheme="minorHAnsi"/>
          <w:sz w:val="24"/>
          <w:szCs w:val="24"/>
        </w:rPr>
        <w:t xml:space="preserve"> mierou. </w:t>
      </w:r>
    </w:p>
    <w:p w14:paraId="59C4145B" w14:textId="77777777" w:rsidR="00BC0056" w:rsidRPr="00BC0056" w:rsidRDefault="00BC0056" w:rsidP="004E4D98">
      <w:pPr>
        <w:spacing w:after="0"/>
        <w:contextualSpacing/>
        <w:rPr>
          <w:rFonts w:cstheme="minorHAnsi"/>
          <w:sz w:val="24"/>
          <w:szCs w:val="24"/>
        </w:rPr>
      </w:pPr>
    </w:p>
    <w:p w14:paraId="7D872C28" w14:textId="524DC072" w:rsidR="00143CCB" w:rsidRPr="00BC0056" w:rsidRDefault="006F5510" w:rsidP="004E4D98">
      <w:pPr>
        <w:spacing w:after="0"/>
        <w:contextualSpacing/>
        <w:rPr>
          <w:rFonts w:cstheme="minorHAnsi"/>
          <w:b/>
          <w:sz w:val="24"/>
          <w:szCs w:val="24"/>
        </w:rPr>
      </w:pPr>
      <w:r w:rsidRPr="00BC0056">
        <w:rPr>
          <w:rFonts w:cstheme="minorHAnsi"/>
          <w:b/>
          <w:sz w:val="24"/>
          <w:szCs w:val="24"/>
        </w:rPr>
        <w:t xml:space="preserve">Tipy na </w:t>
      </w:r>
      <w:r w:rsidR="005300E4" w:rsidRPr="00BC0056">
        <w:rPr>
          <w:rFonts w:cstheme="minorHAnsi"/>
          <w:b/>
          <w:sz w:val="24"/>
          <w:szCs w:val="24"/>
        </w:rPr>
        <w:t>najlepšie využitie</w:t>
      </w:r>
    </w:p>
    <w:p w14:paraId="45B5E8C0" w14:textId="409480EE" w:rsidR="005300E4" w:rsidRPr="00BC0056" w:rsidRDefault="005300E4" w:rsidP="004E4D98">
      <w:pPr>
        <w:spacing w:after="0"/>
        <w:contextualSpacing/>
        <w:rPr>
          <w:rFonts w:cstheme="minorHAnsi"/>
          <w:sz w:val="24"/>
          <w:szCs w:val="24"/>
        </w:rPr>
      </w:pPr>
      <w:r w:rsidRPr="00BC0056">
        <w:rPr>
          <w:rFonts w:cstheme="minorHAnsi"/>
          <w:sz w:val="24"/>
          <w:szCs w:val="24"/>
        </w:rPr>
        <w:t xml:space="preserve">Receptov, na čo sa môže </w:t>
      </w:r>
      <w:r w:rsidR="00127903">
        <w:rPr>
          <w:rFonts w:cstheme="minorHAnsi"/>
          <w:sz w:val="24"/>
          <w:szCs w:val="24"/>
        </w:rPr>
        <w:t xml:space="preserve">cesnak </w:t>
      </w:r>
      <w:r w:rsidRPr="00BC0056">
        <w:rPr>
          <w:rFonts w:cstheme="minorHAnsi"/>
          <w:sz w:val="24"/>
          <w:szCs w:val="24"/>
        </w:rPr>
        <w:t>medvedí využiť</w:t>
      </w:r>
      <w:r w:rsidR="00A16545" w:rsidRPr="00BC0056">
        <w:rPr>
          <w:rFonts w:cstheme="minorHAnsi"/>
          <w:sz w:val="24"/>
          <w:szCs w:val="24"/>
        </w:rPr>
        <w:t>,</w:t>
      </w:r>
      <w:r w:rsidRPr="00BC0056">
        <w:rPr>
          <w:rFonts w:cstheme="minorHAnsi"/>
          <w:sz w:val="24"/>
          <w:szCs w:val="24"/>
        </w:rPr>
        <w:t xml:space="preserve"> je už aj na internete neúrekom, stačí si len vybrať. </w:t>
      </w:r>
      <w:r w:rsidR="00DF704E" w:rsidRPr="00BC0056">
        <w:rPr>
          <w:rFonts w:cstheme="minorHAnsi"/>
          <w:sz w:val="24"/>
          <w:szCs w:val="24"/>
        </w:rPr>
        <w:t xml:space="preserve">Keďže jeho zber je sezónna záležitosť, okrem receptov </w:t>
      </w:r>
      <w:r w:rsidRPr="00BC0056">
        <w:rPr>
          <w:rFonts w:cstheme="minorHAnsi"/>
          <w:sz w:val="24"/>
          <w:szCs w:val="24"/>
        </w:rPr>
        <w:t xml:space="preserve">sa </w:t>
      </w:r>
      <w:r w:rsidR="00DF704E" w:rsidRPr="00BC0056">
        <w:rPr>
          <w:rFonts w:cstheme="minorHAnsi"/>
          <w:sz w:val="24"/>
          <w:szCs w:val="24"/>
        </w:rPr>
        <w:t xml:space="preserve">v tejto knihe </w:t>
      </w:r>
      <w:r w:rsidRPr="00BC0056">
        <w:rPr>
          <w:rFonts w:cstheme="minorHAnsi"/>
          <w:sz w:val="24"/>
          <w:szCs w:val="24"/>
        </w:rPr>
        <w:t xml:space="preserve">chcem </w:t>
      </w:r>
      <w:r w:rsidR="00043CAA" w:rsidRPr="00BC0056">
        <w:rPr>
          <w:rFonts w:cstheme="minorHAnsi"/>
          <w:sz w:val="24"/>
          <w:szCs w:val="24"/>
        </w:rPr>
        <w:t xml:space="preserve">zamerať </w:t>
      </w:r>
      <w:r w:rsidR="00DF704E" w:rsidRPr="00BC0056">
        <w:rPr>
          <w:rFonts w:cstheme="minorHAnsi"/>
          <w:sz w:val="24"/>
          <w:szCs w:val="24"/>
        </w:rPr>
        <w:t xml:space="preserve">aj </w:t>
      </w:r>
      <w:r w:rsidR="00043CAA" w:rsidRPr="00BC0056">
        <w:rPr>
          <w:rFonts w:cstheme="minorHAnsi"/>
          <w:sz w:val="24"/>
          <w:szCs w:val="24"/>
        </w:rPr>
        <w:t>na je</w:t>
      </w:r>
      <w:r w:rsidR="009B5AC1" w:rsidRPr="00BC0056">
        <w:rPr>
          <w:rFonts w:cstheme="minorHAnsi"/>
          <w:sz w:val="24"/>
          <w:szCs w:val="24"/>
        </w:rPr>
        <w:t>ho uskladnenie, teda</w:t>
      </w:r>
      <w:r w:rsidR="00043CAA" w:rsidRPr="00BC0056">
        <w:rPr>
          <w:rFonts w:cstheme="minorHAnsi"/>
          <w:sz w:val="24"/>
          <w:szCs w:val="24"/>
        </w:rPr>
        <w:t xml:space="preserve"> </w:t>
      </w:r>
      <w:r w:rsidRPr="00BC0056">
        <w:rPr>
          <w:rFonts w:cstheme="minorHAnsi"/>
          <w:sz w:val="24"/>
          <w:szCs w:val="24"/>
        </w:rPr>
        <w:t>ako ho odložiť tak, aby sme sa z neho mohli tešiť po celý rok</w:t>
      </w:r>
      <w:r w:rsidR="00043CAA" w:rsidRPr="00BC0056">
        <w:rPr>
          <w:rFonts w:cstheme="minorHAnsi"/>
          <w:sz w:val="24"/>
          <w:szCs w:val="24"/>
        </w:rPr>
        <w:t xml:space="preserve"> pri zachovaní jeho liečivých látok</w:t>
      </w:r>
      <w:r w:rsidRPr="00BC0056">
        <w:rPr>
          <w:rFonts w:cstheme="minorHAnsi"/>
          <w:sz w:val="24"/>
          <w:szCs w:val="24"/>
        </w:rPr>
        <w:t>. Jeho doba zberu je veľmi krátka a vtedy nám už lezie von aj ušami. </w:t>
      </w:r>
    </w:p>
    <w:p w14:paraId="4C2293E4" w14:textId="77777777" w:rsidR="00BC0056" w:rsidRDefault="00BC0056" w:rsidP="00BC0056">
      <w:pPr>
        <w:spacing w:after="0"/>
        <w:rPr>
          <w:rFonts w:cstheme="minorHAnsi"/>
          <w:b/>
          <w:sz w:val="24"/>
          <w:szCs w:val="24"/>
        </w:rPr>
      </w:pPr>
    </w:p>
    <w:p w14:paraId="4816D098" w14:textId="3FB83228" w:rsidR="002A09E1" w:rsidRPr="00BC0056" w:rsidRDefault="002A09E1" w:rsidP="00BC0056">
      <w:pPr>
        <w:spacing w:after="0"/>
        <w:rPr>
          <w:rFonts w:cstheme="minorHAnsi"/>
          <w:b/>
          <w:sz w:val="24"/>
          <w:szCs w:val="24"/>
        </w:rPr>
      </w:pPr>
      <w:r w:rsidRPr="00BC0056">
        <w:rPr>
          <w:rFonts w:cstheme="minorHAnsi"/>
          <w:b/>
          <w:sz w:val="24"/>
          <w:szCs w:val="24"/>
          <w:highlight w:val="magenta"/>
        </w:rPr>
        <w:t>Nakladaný v oleji –</w:t>
      </w:r>
      <w:r w:rsidR="00127903">
        <w:rPr>
          <w:rFonts w:cstheme="minorHAnsi"/>
          <w:b/>
          <w:sz w:val="24"/>
          <w:szCs w:val="24"/>
          <w:highlight w:val="magenta"/>
        </w:rPr>
        <w:t xml:space="preserve"> </w:t>
      </w:r>
      <w:r w:rsidR="00043CAA" w:rsidRPr="00BC0056">
        <w:rPr>
          <w:rFonts w:cstheme="minorHAnsi"/>
          <w:b/>
          <w:sz w:val="24"/>
          <w:szCs w:val="24"/>
          <w:highlight w:val="magenta"/>
        </w:rPr>
        <w:t xml:space="preserve">cesnaková </w:t>
      </w:r>
      <w:r w:rsidR="00127903">
        <w:rPr>
          <w:rFonts w:cstheme="minorHAnsi"/>
          <w:b/>
          <w:sz w:val="24"/>
          <w:szCs w:val="24"/>
          <w:highlight w:val="magenta"/>
        </w:rPr>
        <w:t xml:space="preserve">medvedia </w:t>
      </w:r>
      <w:r w:rsidR="00043CAA" w:rsidRPr="00BC0056">
        <w:rPr>
          <w:rFonts w:cstheme="minorHAnsi"/>
          <w:b/>
          <w:sz w:val="24"/>
          <w:szCs w:val="24"/>
          <w:highlight w:val="magenta"/>
        </w:rPr>
        <w:t>pasta</w:t>
      </w:r>
    </w:p>
    <w:p w14:paraId="2E4D3AA6" w14:textId="05629E94" w:rsidR="00B8700D" w:rsidRPr="00BC0056" w:rsidRDefault="002A09E1" w:rsidP="004E4D98">
      <w:pPr>
        <w:spacing w:after="0"/>
        <w:contextualSpacing/>
        <w:rPr>
          <w:rFonts w:cstheme="minorHAnsi"/>
          <w:sz w:val="24"/>
          <w:szCs w:val="24"/>
        </w:rPr>
      </w:pPr>
      <w:commentRangeStart w:id="63"/>
      <w:commentRangeStart w:id="64"/>
      <w:r w:rsidRPr="00BC0056">
        <w:rPr>
          <w:rFonts w:cstheme="minorHAnsi"/>
          <w:sz w:val="24"/>
          <w:szCs w:val="24"/>
        </w:rPr>
        <w:t>Základ</w:t>
      </w:r>
      <w:commentRangeEnd w:id="63"/>
      <w:r w:rsidR="00713ABC">
        <w:rPr>
          <w:rStyle w:val="Odkaznakomentr"/>
        </w:rPr>
        <w:commentReference w:id="63"/>
      </w:r>
      <w:commentRangeEnd w:id="64"/>
      <w:r w:rsidR="005D53EE">
        <w:rPr>
          <w:rStyle w:val="Odkaznakomentr"/>
        </w:rPr>
        <w:commentReference w:id="64"/>
      </w:r>
      <w:r w:rsidRPr="00BC0056">
        <w:rPr>
          <w:rFonts w:cstheme="minorHAnsi"/>
          <w:sz w:val="24"/>
          <w:szCs w:val="24"/>
        </w:rPr>
        <w:t xml:space="preserve"> klasického </w:t>
      </w:r>
      <w:proofErr w:type="spellStart"/>
      <w:r w:rsidR="00B8700D" w:rsidRPr="00BC0056">
        <w:rPr>
          <w:rFonts w:cstheme="minorHAnsi"/>
          <w:sz w:val="24"/>
          <w:szCs w:val="24"/>
        </w:rPr>
        <w:t>pesta</w:t>
      </w:r>
      <w:proofErr w:type="spellEnd"/>
      <w:r w:rsidR="00B8700D" w:rsidRPr="00BC0056">
        <w:rPr>
          <w:rFonts w:cstheme="minorHAnsi"/>
          <w:sz w:val="24"/>
          <w:szCs w:val="24"/>
        </w:rPr>
        <w:t xml:space="preserve"> je cesnak</w:t>
      </w:r>
      <w:r w:rsidR="00127903">
        <w:rPr>
          <w:rFonts w:cstheme="minorHAnsi"/>
          <w:sz w:val="24"/>
          <w:szCs w:val="24"/>
        </w:rPr>
        <w:t xml:space="preserve"> medvedí</w:t>
      </w:r>
      <w:r w:rsidR="00B8700D" w:rsidRPr="00BC0056">
        <w:rPr>
          <w:rFonts w:cstheme="minorHAnsi"/>
          <w:sz w:val="24"/>
          <w:szCs w:val="24"/>
        </w:rPr>
        <w:t xml:space="preserve">, </w:t>
      </w:r>
      <w:r w:rsidRPr="00BC0056">
        <w:rPr>
          <w:rFonts w:cstheme="minorHAnsi"/>
          <w:sz w:val="24"/>
          <w:szCs w:val="24"/>
        </w:rPr>
        <w:t>olivový olej, píniové oriešky a soľ. Je to super kombinácia na cestoviny či ochutenie zdravých receptov.</w:t>
      </w:r>
      <w:r w:rsidR="00B8700D" w:rsidRPr="00BC0056">
        <w:rPr>
          <w:rFonts w:cstheme="minorHAnsi"/>
          <w:sz w:val="24"/>
          <w:szCs w:val="24"/>
        </w:rPr>
        <w:t xml:space="preserve"> Ideálne na priam</w:t>
      </w:r>
      <w:r w:rsidR="00DD63D6" w:rsidRPr="00BC0056">
        <w:rPr>
          <w:rFonts w:cstheme="minorHAnsi"/>
          <w:sz w:val="24"/>
          <w:szCs w:val="24"/>
        </w:rPr>
        <w:t>u</w:t>
      </w:r>
      <w:r w:rsidR="00B8700D" w:rsidRPr="00BC0056">
        <w:rPr>
          <w:rFonts w:cstheme="minorHAnsi"/>
          <w:sz w:val="24"/>
          <w:szCs w:val="24"/>
        </w:rPr>
        <w:t xml:space="preserve"> konzumáciu. </w:t>
      </w:r>
    </w:p>
    <w:p w14:paraId="63CFCD91" w14:textId="66878D70" w:rsidR="002A09E1" w:rsidRDefault="00DD63D6" w:rsidP="004E4D98">
      <w:pPr>
        <w:spacing w:after="0"/>
        <w:contextualSpacing/>
        <w:rPr>
          <w:rFonts w:cstheme="minorHAnsi"/>
          <w:sz w:val="24"/>
          <w:szCs w:val="24"/>
        </w:rPr>
      </w:pPr>
      <w:r w:rsidRPr="00BC0056">
        <w:rPr>
          <w:rFonts w:cstheme="minorHAnsi"/>
          <w:sz w:val="24"/>
          <w:szCs w:val="24"/>
        </w:rPr>
        <w:t>No</w:t>
      </w:r>
      <w:r w:rsidR="00043CAA" w:rsidRPr="00BC0056">
        <w:rPr>
          <w:rFonts w:cstheme="minorHAnsi"/>
          <w:sz w:val="24"/>
          <w:szCs w:val="24"/>
        </w:rPr>
        <w:t xml:space="preserve"> na druhej strane je to </w:t>
      </w:r>
      <w:r w:rsidRPr="00BC0056">
        <w:rPr>
          <w:rFonts w:cstheme="minorHAnsi"/>
          <w:sz w:val="24"/>
          <w:szCs w:val="24"/>
        </w:rPr>
        <w:t xml:space="preserve">na žalúdok </w:t>
      </w:r>
      <w:r w:rsidR="00043CAA" w:rsidRPr="00BC0056">
        <w:rPr>
          <w:rFonts w:cstheme="minorHAnsi"/>
          <w:sz w:val="24"/>
          <w:szCs w:val="24"/>
        </w:rPr>
        <w:t>dosť ťažká kombinácia, ľudia s citlivým trávením môžu mať problém pri kombinácii</w:t>
      </w:r>
      <w:r w:rsidR="00C556FE" w:rsidRPr="00BC0056">
        <w:rPr>
          <w:rFonts w:cstheme="minorHAnsi"/>
          <w:sz w:val="24"/>
          <w:szCs w:val="24"/>
        </w:rPr>
        <w:t xml:space="preserve"> výrazného cesnaku,</w:t>
      </w:r>
      <w:r w:rsidR="00043CAA" w:rsidRPr="00BC0056">
        <w:rPr>
          <w:rFonts w:cstheme="minorHAnsi"/>
          <w:sz w:val="24"/>
          <w:szCs w:val="24"/>
        </w:rPr>
        <w:t xml:space="preserve"> oleja </w:t>
      </w:r>
      <w:r w:rsidR="00C556FE" w:rsidRPr="00BC0056">
        <w:rPr>
          <w:rFonts w:cstheme="minorHAnsi"/>
          <w:sz w:val="24"/>
          <w:szCs w:val="24"/>
        </w:rPr>
        <w:t>a</w:t>
      </w:r>
      <w:r w:rsidR="00043CAA" w:rsidRPr="00BC0056">
        <w:rPr>
          <w:rFonts w:cstheme="minorHAnsi"/>
          <w:sz w:val="24"/>
          <w:szCs w:val="24"/>
        </w:rPr>
        <w:t> mastný</w:t>
      </w:r>
      <w:r w:rsidR="00C556FE" w:rsidRPr="00BC0056">
        <w:rPr>
          <w:rFonts w:cstheme="minorHAnsi"/>
          <w:sz w:val="24"/>
          <w:szCs w:val="24"/>
        </w:rPr>
        <w:t>ch</w:t>
      </w:r>
      <w:r w:rsidR="00043CAA" w:rsidRPr="00BC0056">
        <w:rPr>
          <w:rFonts w:cstheme="minorHAnsi"/>
          <w:sz w:val="24"/>
          <w:szCs w:val="24"/>
        </w:rPr>
        <w:t xml:space="preserve"> orech</w:t>
      </w:r>
      <w:r w:rsidR="00C556FE" w:rsidRPr="00BC0056">
        <w:rPr>
          <w:rFonts w:cstheme="minorHAnsi"/>
          <w:sz w:val="24"/>
          <w:szCs w:val="24"/>
        </w:rPr>
        <w:t>ov</w:t>
      </w:r>
      <w:r w:rsidR="00043CAA" w:rsidRPr="00BC0056">
        <w:rPr>
          <w:rFonts w:cstheme="minorHAnsi"/>
          <w:sz w:val="24"/>
          <w:szCs w:val="24"/>
        </w:rPr>
        <w:t xml:space="preserve">. </w:t>
      </w:r>
      <w:r w:rsidR="0070747A" w:rsidRPr="00BC0056">
        <w:rPr>
          <w:rFonts w:cstheme="minorHAnsi"/>
          <w:sz w:val="24"/>
          <w:szCs w:val="24"/>
        </w:rPr>
        <w:t xml:space="preserve">Taktiež môže </w:t>
      </w:r>
      <w:proofErr w:type="spellStart"/>
      <w:r w:rsidR="0070747A" w:rsidRPr="00BC0056">
        <w:rPr>
          <w:rFonts w:cstheme="minorHAnsi"/>
          <w:sz w:val="24"/>
          <w:szCs w:val="24"/>
        </w:rPr>
        <w:t>pesto</w:t>
      </w:r>
      <w:proofErr w:type="spellEnd"/>
      <w:r w:rsidR="0070747A" w:rsidRPr="00BC0056">
        <w:rPr>
          <w:rFonts w:cstheme="minorHAnsi"/>
          <w:sz w:val="24"/>
          <w:szCs w:val="24"/>
        </w:rPr>
        <w:t xml:space="preserve"> časom zhorknúť a pokaziť sa. </w:t>
      </w:r>
    </w:p>
    <w:p w14:paraId="7949E830" w14:textId="77777777" w:rsidR="00713ABC" w:rsidRPr="00BC0056" w:rsidRDefault="00713ABC" w:rsidP="004E4D98">
      <w:pPr>
        <w:spacing w:after="0"/>
        <w:contextualSpacing/>
        <w:rPr>
          <w:rFonts w:cstheme="minorHAnsi"/>
          <w:sz w:val="24"/>
          <w:szCs w:val="24"/>
        </w:rPr>
      </w:pPr>
    </w:p>
    <w:p w14:paraId="360E16A8" w14:textId="235D65DC" w:rsidR="0070747A" w:rsidRDefault="00043CAA" w:rsidP="004E4D98">
      <w:pPr>
        <w:spacing w:after="0"/>
        <w:contextualSpacing/>
        <w:rPr>
          <w:rFonts w:cstheme="minorHAnsi"/>
          <w:sz w:val="24"/>
          <w:szCs w:val="24"/>
        </w:rPr>
      </w:pPr>
      <w:r w:rsidRPr="00BC0056">
        <w:rPr>
          <w:rFonts w:cstheme="minorHAnsi"/>
          <w:sz w:val="24"/>
          <w:szCs w:val="24"/>
        </w:rPr>
        <w:t xml:space="preserve">Preto </w:t>
      </w:r>
      <w:r w:rsidR="009B5AC1" w:rsidRPr="00BC0056">
        <w:rPr>
          <w:rFonts w:cstheme="minorHAnsi"/>
          <w:sz w:val="24"/>
          <w:szCs w:val="24"/>
        </w:rPr>
        <w:t xml:space="preserve">je </w:t>
      </w:r>
      <w:r w:rsidRPr="00BC0056">
        <w:rPr>
          <w:rFonts w:cstheme="minorHAnsi"/>
          <w:sz w:val="24"/>
          <w:szCs w:val="24"/>
        </w:rPr>
        <w:t>na uskladnenie</w:t>
      </w:r>
      <w:r w:rsidR="00B8700D" w:rsidRPr="00BC0056">
        <w:rPr>
          <w:rFonts w:cstheme="minorHAnsi"/>
          <w:sz w:val="24"/>
          <w:szCs w:val="24"/>
        </w:rPr>
        <w:t xml:space="preserve"> na dlhšiu dobu</w:t>
      </w:r>
      <w:r w:rsidRPr="00BC0056">
        <w:rPr>
          <w:rFonts w:cstheme="minorHAnsi"/>
          <w:sz w:val="24"/>
          <w:szCs w:val="24"/>
        </w:rPr>
        <w:t xml:space="preserve"> vhodné orechy vynechať a rozmixovať iba samotný cesnak s olejom a</w:t>
      </w:r>
      <w:r w:rsidR="009B5AC1" w:rsidRPr="00BC0056">
        <w:rPr>
          <w:rFonts w:cstheme="minorHAnsi"/>
          <w:sz w:val="24"/>
          <w:szCs w:val="24"/>
        </w:rPr>
        <w:t xml:space="preserve"> so </w:t>
      </w:r>
      <w:r w:rsidR="0070747A" w:rsidRPr="00BC0056">
        <w:rPr>
          <w:rFonts w:cstheme="minorHAnsi"/>
          <w:sz w:val="24"/>
          <w:szCs w:val="24"/>
        </w:rPr>
        <w:t xml:space="preserve">soľou na hustú kašu. </w:t>
      </w:r>
      <w:r w:rsidRPr="00BC0056">
        <w:rPr>
          <w:rFonts w:cstheme="minorHAnsi"/>
          <w:sz w:val="24"/>
          <w:szCs w:val="24"/>
        </w:rPr>
        <w:t xml:space="preserve">Vznikne nám pasta, ktorú uskladníte </w:t>
      </w:r>
      <w:r w:rsidR="0070747A" w:rsidRPr="00BC0056">
        <w:rPr>
          <w:rFonts w:cstheme="minorHAnsi"/>
          <w:sz w:val="24"/>
          <w:szCs w:val="24"/>
        </w:rPr>
        <w:t>v malých pohárikoch v chladničke</w:t>
      </w:r>
      <w:r w:rsidRPr="00BC0056">
        <w:rPr>
          <w:rFonts w:cstheme="minorHAnsi"/>
          <w:sz w:val="24"/>
          <w:szCs w:val="24"/>
        </w:rPr>
        <w:t xml:space="preserve"> alebo</w:t>
      </w:r>
      <w:r w:rsidR="0070747A" w:rsidRPr="00BC0056">
        <w:rPr>
          <w:rFonts w:cstheme="minorHAnsi"/>
          <w:sz w:val="24"/>
          <w:szCs w:val="24"/>
        </w:rPr>
        <w:t xml:space="preserve"> v </w:t>
      </w:r>
      <w:r w:rsidRPr="00BC0056">
        <w:rPr>
          <w:rFonts w:cstheme="minorHAnsi"/>
          <w:sz w:val="24"/>
          <w:szCs w:val="24"/>
        </w:rPr>
        <w:t>komor</w:t>
      </w:r>
      <w:r w:rsidR="0070747A" w:rsidRPr="00BC0056">
        <w:rPr>
          <w:rFonts w:cstheme="minorHAnsi"/>
          <w:sz w:val="24"/>
          <w:szCs w:val="24"/>
        </w:rPr>
        <w:t>e. N</w:t>
      </w:r>
      <w:r w:rsidRPr="00BC0056">
        <w:rPr>
          <w:rFonts w:cstheme="minorHAnsi"/>
          <w:sz w:val="24"/>
          <w:szCs w:val="24"/>
        </w:rPr>
        <w:t>eskôr</w:t>
      </w:r>
      <w:r w:rsidR="009B5AC1" w:rsidRPr="00BC0056">
        <w:rPr>
          <w:rFonts w:cstheme="minorHAnsi"/>
          <w:sz w:val="24"/>
          <w:szCs w:val="24"/>
        </w:rPr>
        <w:t xml:space="preserve"> do nej</w:t>
      </w:r>
      <w:r w:rsidRPr="00BC0056">
        <w:rPr>
          <w:rFonts w:cstheme="minorHAnsi"/>
          <w:sz w:val="24"/>
          <w:szCs w:val="24"/>
        </w:rPr>
        <w:t xml:space="preserve"> podľa </w:t>
      </w:r>
      <w:r w:rsidR="009B5AC1" w:rsidRPr="00BC0056">
        <w:rPr>
          <w:rFonts w:cstheme="minorHAnsi"/>
          <w:sz w:val="24"/>
          <w:szCs w:val="24"/>
        </w:rPr>
        <w:t>vlastnej</w:t>
      </w:r>
      <w:r w:rsidR="0070747A" w:rsidRPr="00BC0056">
        <w:rPr>
          <w:rFonts w:cstheme="minorHAnsi"/>
          <w:sz w:val="24"/>
          <w:szCs w:val="24"/>
        </w:rPr>
        <w:t xml:space="preserve"> chuti</w:t>
      </w:r>
      <w:r w:rsidR="009B5AC1" w:rsidRPr="00BC0056">
        <w:rPr>
          <w:rFonts w:cstheme="minorHAnsi"/>
          <w:sz w:val="24"/>
          <w:szCs w:val="24"/>
        </w:rPr>
        <w:t xml:space="preserve"> môžete </w:t>
      </w:r>
      <w:r w:rsidR="0070747A" w:rsidRPr="00BC0056">
        <w:rPr>
          <w:rFonts w:cstheme="minorHAnsi"/>
          <w:sz w:val="24"/>
          <w:szCs w:val="24"/>
        </w:rPr>
        <w:t>dodatočne pridať ingrediencie, na aké máme práve chuť a</w:t>
      </w:r>
      <w:r w:rsidR="00FF3F84" w:rsidRPr="00BC0056">
        <w:rPr>
          <w:rFonts w:cstheme="minorHAnsi"/>
          <w:sz w:val="24"/>
          <w:szCs w:val="24"/>
        </w:rPr>
        <w:t> </w:t>
      </w:r>
      <w:r w:rsidR="0070747A" w:rsidRPr="00BC0056">
        <w:rPr>
          <w:rFonts w:cstheme="minorHAnsi"/>
          <w:sz w:val="24"/>
          <w:szCs w:val="24"/>
        </w:rPr>
        <w:t>náladu</w:t>
      </w:r>
      <w:r w:rsidR="00FF3F84" w:rsidRPr="00BC0056">
        <w:rPr>
          <w:rFonts w:cstheme="minorHAnsi"/>
          <w:sz w:val="24"/>
          <w:szCs w:val="24"/>
        </w:rPr>
        <w:t>, ako spomínané orechy či sušené paradajky</w:t>
      </w:r>
      <w:r w:rsidR="0070747A" w:rsidRPr="00BC0056">
        <w:rPr>
          <w:rFonts w:cstheme="minorHAnsi"/>
          <w:sz w:val="24"/>
          <w:szCs w:val="24"/>
        </w:rPr>
        <w:t>.</w:t>
      </w:r>
    </w:p>
    <w:p w14:paraId="51197C77" w14:textId="77777777" w:rsidR="00713ABC" w:rsidRPr="00BC0056" w:rsidRDefault="00713ABC" w:rsidP="004E4D98">
      <w:pPr>
        <w:spacing w:after="0"/>
        <w:contextualSpacing/>
        <w:rPr>
          <w:rFonts w:cstheme="minorHAnsi"/>
          <w:sz w:val="24"/>
          <w:szCs w:val="24"/>
        </w:rPr>
      </w:pPr>
    </w:p>
    <w:p w14:paraId="07C8702B" w14:textId="77777777" w:rsidR="00713ABC" w:rsidRPr="00BC0056" w:rsidRDefault="00713ABC" w:rsidP="004E4D98">
      <w:pPr>
        <w:spacing w:after="0"/>
        <w:contextualSpacing/>
        <w:rPr>
          <w:rFonts w:cstheme="minorHAnsi"/>
          <w:sz w:val="24"/>
          <w:szCs w:val="24"/>
        </w:rPr>
      </w:pPr>
    </w:p>
    <w:p w14:paraId="3A161EAB" w14:textId="77777777" w:rsidR="001A3CEC" w:rsidRDefault="001A3CEC" w:rsidP="004E4D98">
      <w:pPr>
        <w:spacing w:after="0"/>
        <w:contextualSpacing/>
        <w:rPr>
          <w:rFonts w:cstheme="minorHAnsi"/>
          <w:sz w:val="24"/>
          <w:szCs w:val="24"/>
        </w:rPr>
      </w:pPr>
    </w:p>
    <w:p w14:paraId="140F0A62" w14:textId="77777777" w:rsidR="001A3CEC" w:rsidRDefault="001A3CEC" w:rsidP="004E4D98">
      <w:pPr>
        <w:spacing w:after="0"/>
        <w:contextualSpacing/>
        <w:rPr>
          <w:rFonts w:cstheme="minorHAnsi"/>
          <w:sz w:val="24"/>
          <w:szCs w:val="24"/>
        </w:rPr>
      </w:pPr>
      <w:r>
        <w:rPr>
          <w:rFonts w:cstheme="minorHAnsi"/>
          <w:sz w:val="24"/>
          <w:szCs w:val="24"/>
        </w:rPr>
        <w:t>Potrebujete:</w:t>
      </w:r>
    </w:p>
    <w:p w14:paraId="5DE2142D" w14:textId="3C720D2D" w:rsidR="00B8700D" w:rsidRPr="00BC0056" w:rsidRDefault="00B8700D" w:rsidP="004E4D98">
      <w:pPr>
        <w:spacing w:after="0"/>
        <w:contextualSpacing/>
        <w:rPr>
          <w:rFonts w:cstheme="minorHAnsi"/>
          <w:sz w:val="24"/>
          <w:szCs w:val="24"/>
        </w:rPr>
      </w:pPr>
      <w:r w:rsidRPr="00BC0056">
        <w:rPr>
          <w:rFonts w:cstheme="minorHAnsi"/>
          <w:sz w:val="24"/>
          <w:szCs w:val="24"/>
        </w:rPr>
        <w:t xml:space="preserve">2 dl pohárik </w:t>
      </w:r>
    </w:p>
    <w:p w14:paraId="452CD7EA" w14:textId="7E0ABEEE" w:rsidR="00B8700D" w:rsidRPr="00BC0056" w:rsidRDefault="00B8700D" w:rsidP="004E4D98">
      <w:pPr>
        <w:spacing w:after="0"/>
        <w:contextualSpacing/>
        <w:rPr>
          <w:rFonts w:cstheme="minorHAnsi"/>
          <w:sz w:val="24"/>
          <w:szCs w:val="24"/>
        </w:rPr>
      </w:pPr>
      <w:r w:rsidRPr="00BC0056">
        <w:rPr>
          <w:rFonts w:cstheme="minorHAnsi"/>
          <w:sz w:val="24"/>
          <w:szCs w:val="24"/>
        </w:rPr>
        <w:t>150 g cesnaku</w:t>
      </w:r>
      <w:r w:rsidR="00127903">
        <w:rPr>
          <w:rFonts w:cstheme="minorHAnsi"/>
          <w:sz w:val="24"/>
          <w:szCs w:val="24"/>
        </w:rPr>
        <w:t xml:space="preserve"> medvedieho</w:t>
      </w:r>
    </w:p>
    <w:p w14:paraId="6464167B" w14:textId="77777777" w:rsidR="00B8700D" w:rsidRPr="00BC0056" w:rsidRDefault="00B8700D" w:rsidP="004E4D98">
      <w:pPr>
        <w:spacing w:after="0"/>
        <w:contextualSpacing/>
        <w:rPr>
          <w:rFonts w:cstheme="minorHAnsi"/>
          <w:sz w:val="24"/>
          <w:szCs w:val="24"/>
        </w:rPr>
      </w:pPr>
      <w:r w:rsidRPr="00BC0056">
        <w:rPr>
          <w:rFonts w:cstheme="minorHAnsi"/>
          <w:sz w:val="24"/>
          <w:szCs w:val="24"/>
        </w:rPr>
        <w:lastRenderedPageBreak/>
        <w:t>200 ml olivového oleja</w:t>
      </w:r>
    </w:p>
    <w:p w14:paraId="6EBF4ACA" w14:textId="1BB6B959" w:rsidR="00B8700D" w:rsidRPr="00BC0056" w:rsidRDefault="00B8700D" w:rsidP="004E4D98">
      <w:pPr>
        <w:spacing w:after="0"/>
        <w:contextualSpacing/>
        <w:rPr>
          <w:rFonts w:cstheme="minorHAnsi"/>
          <w:sz w:val="24"/>
          <w:szCs w:val="24"/>
        </w:rPr>
      </w:pPr>
      <w:r w:rsidRPr="00BC0056">
        <w:rPr>
          <w:rFonts w:cstheme="minorHAnsi"/>
          <w:sz w:val="24"/>
          <w:szCs w:val="24"/>
        </w:rPr>
        <w:t>8</w:t>
      </w:r>
      <w:r w:rsidR="00B24F90" w:rsidRPr="00BC0056">
        <w:rPr>
          <w:rFonts w:cstheme="minorHAnsi"/>
          <w:sz w:val="24"/>
          <w:szCs w:val="24"/>
        </w:rPr>
        <w:t xml:space="preserve"> </w:t>
      </w:r>
      <w:r w:rsidR="009B5AC1" w:rsidRPr="00BC0056">
        <w:rPr>
          <w:rFonts w:cstheme="minorHAnsi"/>
          <w:sz w:val="24"/>
          <w:szCs w:val="24"/>
        </w:rPr>
        <w:t>–</w:t>
      </w:r>
      <w:r w:rsidR="00B24F90" w:rsidRPr="00BC0056">
        <w:rPr>
          <w:rFonts w:cstheme="minorHAnsi"/>
          <w:sz w:val="24"/>
          <w:szCs w:val="24"/>
        </w:rPr>
        <w:t xml:space="preserve"> </w:t>
      </w:r>
      <w:r w:rsidRPr="00BC0056">
        <w:rPr>
          <w:rFonts w:cstheme="minorHAnsi"/>
          <w:sz w:val="24"/>
          <w:szCs w:val="24"/>
        </w:rPr>
        <w:t>10 g himalájskej soli (radšej dajte menej, pridať sa dá vždy)</w:t>
      </w:r>
    </w:p>
    <w:p w14:paraId="420F3077" w14:textId="77777777" w:rsidR="00713ABC" w:rsidRDefault="00713ABC" w:rsidP="004E4D98">
      <w:pPr>
        <w:spacing w:after="0"/>
        <w:contextualSpacing/>
        <w:rPr>
          <w:rFonts w:cstheme="minorHAnsi"/>
          <w:sz w:val="24"/>
          <w:szCs w:val="24"/>
        </w:rPr>
      </w:pPr>
    </w:p>
    <w:p w14:paraId="5B79BD15" w14:textId="1D6751C8" w:rsidR="001A3CEC" w:rsidRDefault="001A3CEC" w:rsidP="004E4D98">
      <w:pPr>
        <w:spacing w:after="0"/>
        <w:contextualSpacing/>
        <w:rPr>
          <w:rFonts w:cstheme="minorHAnsi"/>
          <w:sz w:val="24"/>
          <w:szCs w:val="24"/>
        </w:rPr>
      </w:pPr>
      <w:r>
        <w:rPr>
          <w:rFonts w:cstheme="minorHAnsi"/>
          <w:sz w:val="24"/>
          <w:szCs w:val="24"/>
        </w:rPr>
        <w:t>Postup:</w:t>
      </w:r>
    </w:p>
    <w:p w14:paraId="5A80DA88" w14:textId="54375089" w:rsidR="001A3CEC" w:rsidRDefault="001A3CEC" w:rsidP="001A3CEC">
      <w:pPr>
        <w:spacing w:after="0"/>
        <w:contextualSpacing/>
        <w:rPr>
          <w:rFonts w:cstheme="minorHAnsi"/>
          <w:sz w:val="24"/>
          <w:szCs w:val="24"/>
        </w:rPr>
      </w:pPr>
      <w:r w:rsidRPr="00BC0056">
        <w:rPr>
          <w:rFonts w:cstheme="minorHAnsi"/>
          <w:sz w:val="24"/>
          <w:szCs w:val="24"/>
        </w:rPr>
        <w:t xml:space="preserve">Pre maximálny výsledok vysterilizujte pohárik horúcou vodou alebo na plechu v rúre. </w:t>
      </w:r>
    </w:p>
    <w:p w14:paraId="3FEAE616" w14:textId="19D7ECFE" w:rsidR="001A3CEC" w:rsidRDefault="001A3CEC" w:rsidP="001A3CEC">
      <w:pPr>
        <w:spacing w:after="0"/>
        <w:contextualSpacing/>
        <w:rPr>
          <w:rFonts w:cstheme="minorHAnsi"/>
          <w:sz w:val="24"/>
          <w:szCs w:val="24"/>
        </w:rPr>
      </w:pPr>
      <w:r>
        <w:rPr>
          <w:rFonts w:cstheme="minorHAnsi"/>
          <w:sz w:val="24"/>
          <w:szCs w:val="24"/>
        </w:rPr>
        <w:t>V mixéri na vyšších otáčkach v</w:t>
      </w:r>
      <w:r w:rsidRPr="001A3CEC">
        <w:rPr>
          <w:rFonts w:cstheme="minorHAnsi"/>
          <w:sz w:val="24"/>
          <w:szCs w:val="24"/>
        </w:rPr>
        <w:t>šetko spolu</w:t>
      </w:r>
      <w:r>
        <w:rPr>
          <w:rFonts w:cstheme="minorHAnsi"/>
          <w:sz w:val="24"/>
          <w:szCs w:val="24"/>
        </w:rPr>
        <w:t xml:space="preserve"> </w:t>
      </w:r>
      <w:r w:rsidRPr="001A3CEC">
        <w:rPr>
          <w:rFonts w:cstheme="minorHAnsi"/>
          <w:sz w:val="24"/>
          <w:szCs w:val="24"/>
        </w:rPr>
        <w:t>rozmixujte na hladkú</w:t>
      </w:r>
      <w:r>
        <w:rPr>
          <w:rFonts w:cstheme="minorHAnsi"/>
          <w:sz w:val="24"/>
          <w:szCs w:val="24"/>
        </w:rPr>
        <w:t xml:space="preserve"> </w:t>
      </w:r>
      <w:r w:rsidRPr="001A3CEC">
        <w:rPr>
          <w:rFonts w:cstheme="minorHAnsi"/>
          <w:sz w:val="24"/>
          <w:szCs w:val="24"/>
        </w:rPr>
        <w:t>kašu.</w:t>
      </w:r>
      <w:r>
        <w:rPr>
          <w:rFonts w:cstheme="minorHAnsi"/>
          <w:sz w:val="24"/>
          <w:szCs w:val="24"/>
        </w:rPr>
        <w:t xml:space="preserve"> Prelejte do pohárika, cca 1 cm od vrchu a utrite pohár od prípadných zvyškov. Zalejte olivovým olejom a poriadne zatvorte. </w:t>
      </w:r>
    </w:p>
    <w:p w14:paraId="1069800B" w14:textId="105249EE" w:rsidR="00713ABC" w:rsidRDefault="00043CAA" w:rsidP="001A3CEC">
      <w:pPr>
        <w:spacing w:after="0"/>
        <w:contextualSpacing/>
        <w:rPr>
          <w:rFonts w:cstheme="minorHAnsi"/>
          <w:sz w:val="24"/>
          <w:szCs w:val="24"/>
        </w:rPr>
      </w:pPr>
      <w:r w:rsidRPr="00BC0056">
        <w:rPr>
          <w:rFonts w:cstheme="minorHAnsi"/>
          <w:sz w:val="24"/>
          <w:szCs w:val="24"/>
        </w:rPr>
        <w:t xml:space="preserve">Takto </w:t>
      </w:r>
      <w:r w:rsidR="00B8700D" w:rsidRPr="00BC0056">
        <w:rPr>
          <w:rFonts w:cstheme="minorHAnsi"/>
          <w:sz w:val="24"/>
          <w:szCs w:val="24"/>
        </w:rPr>
        <w:t>spracovaný</w:t>
      </w:r>
      <w:r w:rsidRPr="00BC0056">
        <w:rPr>
          <w:rFonts w:cstheme="minorHAnsi"/>
          <w:sz w:val="24"/>
          <w:szCs w:val="24"/>
        </w:rPr>
        <w:t xml:space="preserve"> cesnak</w:t>
      </w:r>
      <w:r w:rsidR="00127903">
        <w:rPr>
          <w:rFonts w:cstheme="minorHAnsi"/>
          <w:sz w:val="24"/>
          <w:szCs w:val="24"/>
        </w:rPr>
        <w:t xml:space="preserve"> medvedí</w:t>
      </w:r>
      <w:r w:rsidRPr="00BC0056">
        <w:rPr>
          <w:rFonts w:cstheme="minorHAnsi"/>
          <w:sz w:val="24"/>
          <w:szCs w:val="24"/>
        </w:rPr>
        <w:t xml:space="preserve"> </w:t>
      </w:r>
      <w:r w:rsidR="0070747A" w:rsidRPr="00BC0056">
        <w:rPr>
          <w:rFonts w:cstheme="minorHAnsi"/>
          <w:sz w:val="24"/>
          <w:szCs w:val="24"/>
        </w:rPr>
        <w:t>sa výborne hodí</w:t>
      </w:r>
      <w:r w:rsidRPr="00BC0056">
        <w:rPr>
          <w:rFonts w:cstheme="minorHAnsi"/>
          <w:sz w:val="24"/>
          <w:szCs w:val="24"/>
        </w:rPr>
        <w:t xml:space="preserve"> do omáčok na cestoviny, </w:t>
      </w:r>
      <w:r w:rsidR="0070747A" w:rsidRPr="00BC0056">
        <w:rPr>
          <w:rFonts w:cstheme="minorHAnsi"/>
          <w:sz w:val="24"/>
          <w:szCs w:val="24"/>
        </w:rPr>
        <w:t>môžete si vyrobiť c</w:t>
      </w:r>
      <w:r w:rsidRPr="00BC0056">
        <w:rPr>
          <w:rFonts w:cstheme="minorHAnsi"/>
          <w:sz w:val="24"/>
          <w:szCs w:val="24"/>
        </w:rPr>
        <w:t>esnakové maslo</w:t>
      </w:r>
      <w:r w:rsidR="0070747A" w:rsidRPr="00BC0056">
        <w:rPr>
          <w:rFonts w:cstheme="minorHAnsi"/>
          <w:sz w:val="24"/>
          <w:szCs w:val="24"/>
        </w:rPr>
        <w:t xml:space="preserve">, ochutiť polievky či pridať do šalátových dresingov. </w:t>
      </w:r>
    </w:p>
    <w:p w14:paraId="56E9683D" w14:textId="77777777" w:rsidR="00713ABC" w:rsidRDefault="00713ABC" w:rsidP="004E4D98">
      <w:pPr>
        <w:spacing w:after="0"/>
        <w:contextualSpacing/>
        <w:rPr>
          <w:rFonts w:cstheme="minorHAnsi"/>
          <w:sz w:val="24"/>
          <w:szCs w:val="24"/>
        </w:rPr>
      </w:pPr>
    </w:p>
    <w:p w14:paraId="4ABB6DED" w14:textId="2817EEBF" w:rsidR="0070747A" w:rsidRPr="00BC0056" w:rsidRDefault="0070747A" w:rsidP="004E4D98">
      <w:pPr>
        <w:spacing w:after="0"/>
        <w:contextualSpacing/>
        <w:rPr>
          <w:rFonts w:cstheme="minorHAnsi"/>
          <w:sz w:val="24"/>
          <w:szCs w:val="24"/>
        </w:rPr>
      </w:pPr>
      <w:r w:rsidRPr="00713ABC">
        <w:rPr>
          <w:rFonts w:cstheme="minorHAnsi"/>
          <w:b/>
          <w:sz w:val="24"/>
          <w:szCs w:val="24"/>
          <w:highlight w:val="yellow"/>
        </w:rPr>
        <w:t>Dôležité</w:t>
      </w:r>
      <w:r w:rsidR="00713ABC" w:rsidRPr="00713ABC">
        <w:rPr>
          <w:rFonts w:cstheme="minorHAnsi"/>
          <w:b/>
          <w:sz w:val="24"/>
          <w:szCs w:val="24"/>
          <w:highlight w:val="yellow"/>
        </w:rPr>
        <w:t>!</w:t>
      </w:r>
      <w:r w:rsidR="00713ABC">
        <w:rPr>
          <w:rFonts w:cstheme="minorHAnsi"/>
          <w:sz w:val="24"/>
          <w:szCs w:val="24"/>
        </w:rPr>
        <w:t xml:space="preserve"> </w:t>
      </w:r>
      <w:r w:rsidRPr="00BC0056">
        <w:rPr>
          <w:rFonts w:cstheme="minorHAnsi"/>
          <w:sz w:val="24"/>
          <w:szCs w:val="24"/>
        </w:rPr>
        <w:t>Dbajte na to, aby v poháriku bola na vrchu vždy vrstva oleja. Ten zabezpečí dobrú konzerváciu a pasta nám vyd</w:t>
      </w:r>
      <w:r w:rsidR="00B8700D" w:rsidRPr="00BC0056">
        <w:rPr>
          <w:rFonts w:cstheme="minorHAnsi"/>
          <w:sz w:val="24"/>
          <w:szCs w:val="24"/>
        </w:rPr>
        <w:t>rž</w:t>
      </w:r>
      <w:r w:rsidRPr="00BC0056">
        <w:rPr>
          <w:rFonts w:cstheme="minorHAnsi"/>
          <w:sz w:val="24"/>
          <w:szCs w:val="24"/>
        </w:rPr>
        <w:t xml:space="preserve">í až do ďalšej sezóny. </w:t>
      </w:r>
    </w:p>
    <w:p w14:paraId="0286FBB6" w14:textId="77777777" w:rsidR="00BC0056" w:rsidRDefault="00BC0056" w:rsidP="00BC0056">
      <w:pPr>
        <w:spacing w:after="0"/>
        <w:rPr>
          <w:rFonts w:cstheme="minorHAnsi"/>
          <w:b/>
          <w:sz w:val="24"/>
          <w:szCs w:val="24"/>
          <w:highlight w:val="magenta"/>
        </w:rPr>
      </w:pPr>
    </w:p>
    <w:p w14:paraId="137507A6" w14:textId="03E1A516" w:rsidR="002A09E1" w:rsidRPr="00BC0056" w:rsidRDefault="002A09E1" w:rsidP="00BC0056">
      <w:pPr>
        <w:spacing w:after="0"/>
        <w:rPr>
          <w:rFonts w:cstheme="minorHAnsi"/>
          <w:b/>
          <w:sz w:val="24"/>
          <w:szCs w:val="24"/>
          <w:highlight w:val="magenta"/>
        </w:rPr>
      </w:pPr>
      <w:r w:rsidRPr="00BC0056">
        <w:rPr>
          <w:rFonts w:cstheme="minorHAnsi"/>
          <w:b/>
          <w:sz w:val="24"/>
          <w:szCs w:val="24"/>
          <w:highlight w:val="magenta"/>
        </w:rPr>
        <w:t>Fermentovaný v soľnom náleve</w:t>
      </w:r>
    </w:p>
    <w:p w14:paraId="0BB32A06" w14:textId="7954B547" w:rsidR="007278A8" w:rsidRPr="00BC0056" w:rsidRDefault="007278A8" w:rsidP="004E4D98">
      <w:pPr>
        <w:spacing w:after="0"/>
        <w:contextualSpacing/>
        <w:rPr>
          <w:rFonts w:cstheme="minorHAnsi"/>
          <w:sz w:val="24"/>
          <w:szCs w:val="24"/>
        </w:rPr>
      </w:pPr>
      <w:r w:rsidRPr="00BC0056">
        <w:rPr>
          <w:rFonts w:cstheme="minorHAnsi"/>
          <w:sz w:val="24"/>
          <w:szCs w:val="24"/>
        </w:rPr>
        <w:t>Fermentácia, čiže kvaseni</w:t>
      </w:r>
      <w:r w:rsidR="0062496C" w:rsidRPr="00BC0056">
        <w:rPr>
          <w:rFonts w:cstheme="minorHAnsi"/>
          <w:sz w:val="24"/>
          <w:szCs w:val="24"/>
        </w:rPr>
        <w:t>e,</w:t>
      </w:r>
      <w:r w:rsidRPr="00BC0056">
        <w:rPr>
          <w:rFonts w:cstheme="minorHAnsi"/>
          <w:sz w:val="24"/>
          <w:szCs w:val="24"/>
        </w:rPr>
        <w:t xml:space="preserve"> je najstarší spôsob uchovania, uskladnenia zeleni</w:t>
      </w:r>
      <w:r w:rsidR="00EB381E" w:rsidRPr="00BC0056">
        <w:rPr>
          <w:rFonts w:cstheme="minorHAnsi"/>
          <w:sz w:val="24"/>
          <w:szCs w:val="24"/>
        </w:rPr>
        <w:t xml:space="preserve">ny. </w:t>
      </w:r>
      <w:r w:rsidRPr="00BC0056">
        <w:rPr>
          <w:rFonts w:cstheme="minorHAnsi"/>
          <w:sz w:val="24"/>
          <w:szCs w:val="24"/>
        </w:rPr>
        <w:t xml:space="preserve">U nás je najpopulárnejšia jednoznačne kyslá kapusta. Podobným spôsobom sa dá uskladniť aj </w:t>
      </w:r>
      <w:r w:rsidR="008530D0">
        <w:rPr>
          <w:rFonts w:cstheme="minorHAnsi"/>
          <w:sz w:val="24"/>
          <w:szCs w:val="24"/>
        </w:rPr>
        <w:t xml:space="preserve">cesnak </w:t>
      </w:r>
      <w:r w:rsidRPr="00BC0056">
        <w:rPr>
          <w:rFonts w:cstheme="minorHAnsi"/>
          <w:sz w:val="24"/>
          <w:szCs w:val="24"/>
        </w:rPr>
        <w:t>medvedí. Je to výborný spôsob hl</w:t>
      </w:r>
      <w:r w:rsidR="009B5AC1" w:rsidRPr="00BC0056">
        <w:rPr>
          <w:rFonts w:cstheme="minorHAnsi"/>
          <w:sz w:val="24"/>
          <w:szCs w:val="24"/>
        </w:rPr>
        <w:t>avne pre ľudí, pre ktorých je vo svojom</w:t>
      </w:r>
      <w:r w:rsidRPr="00BC0056">
        <w:rPr>
          <w:rFonts w:cstheme="minorHAnsi"/>
          <w:sz w:val="24"/>
          <w:szCs w:val="24"/>
        </w:rPr>
        <w:t xml:space="preserve"> surovom stave veľmi silný. Jeho chuť sa fermentáci</w:t>
      </w:r>
      <w:r w:rsidR="0062496C" w:rsidRPr="00BC0056">
        <w:rPr>
          <w:rFonts w:cstheme="minorHAnsi"/>
          <w:sz w:val="24"/>
          <w:szCs w:val="24"/>
        </w:rPr>
        <w:t>o</w:t>
      </w:r>
      <w:r w:rsidRPr="00BC0056">
        <w:rPr>
          <w:rFonts w:cstheme="minorHAnsi"/>
          <w:sz w:val="24"/>
          <w:szCs w:val="24"/>
        </w:rPr>
        <w:t>u zjemňuje, pričom obsah vitamínu je zachovan</w:t>
      </w:r>
      <w:r w:rsidR="0062496C" w:rsidRPr="00BC0056">
        <w:rPr>
          <w:rFonts w:cstheme="minorHAnsi"/>
          <w:sz w:val="24"/>
          <w:szCs w:val="24"/>
        </w:rPr>
        <w:t>ý</w:t>
      </w:r>
      <w:r w:rsidRPr="00BC0056">
        <w:rPr>
          <w:rFonts w:cstheme="minorHAnsi"/>
          <w:sz w:val="24"/>
          <w:szCs w:val="24"/>
        </w:rPr>
        <w:t xml:space="preserve">. Okrem toho pribudnú ešte prospešné baktérie mliečneho kvasenia. </w:t>
      </w:r>
    </w:p>
    <w:p w14:paraId="735FDCED" w14:textId="6DD04938" w:rsidR="00EB381E" w:rsidRDefault="00EB381E" w:rsidP="004E4D98">
      <w:pPr>
        <w:spacing w:after="0"/>
        <w:contextualSpacing/>
        <w:rPr>
          <w:rFonts w:cstheme="minorHAnsi"/>
          <w:sz w:val="24"/>
          <w:szCs w:val="24"/>
        </w:rPr>
      </w:pPr>
      <w:r w:rsidRPr="00BC0056">
        <w:rPr>
          <w:rFonts w:cstheme="minorHAnsi"/>
          <w:sz w:val="24"/>
          <w:szCs w:val="24"/>
        </w:rPr>
        <w:t xml:space="preserve">U nás sa tento postup osvedčil hlavne kvôli tomu, že takto upravený </w:t>
      </w:r>
      <w:r w:rsidR="008530D0">
        <w:rPr>
          <w:rFonts w:cstheme="minorHAnsi"/>
          <w:sz w:val="24"/>
          <w:szCs w:val="24"/>
        </w:rPr>
        <w:t xml:space="preserve">cesnak </w:t>
      </w:r>
      <w:r w:rsidRPr="00BC0056">
        <w:rPr>
          <w:rFonts w:cstheme="minorHAnsi"/>
          <w:sz w:val="24"/>
          <w:szCs w:val="24"/>
        </w:rPr>
        <w:t xml:space="preserve">medvedí tolerujú v jedlách aj deti. </w:t>
      </w:r>
    </w:p>
    <w:p w14:paraId="6A95E2F3" w14:textId="77777777" w:rsidR="00420E63" w:rsidRPr="00BC0056" w:rsidRDefault="00420E63" w:rsidP="004E4D98">
      <w:pPr>
        <w:spacing w:after="0"/>
        <w:contextualSpacing/>
        <w:rPr>
          <w:rFonts w:cstheme="minorHAnsi"/>
          <w:sz w:val="24"/>
          <w:szCs w:val="24"/>
        </w:rPr>
      </w:pPr>
    </w:p>
    <w:p w14:paraId="3FAB6B81" w14:textId="3D708BDE" w:rsidR="007278A8" w:rsidRPr="00420E63" w:rsidRDefault="00420E63" w:rsidP="004E4D98">
      <w:pPr>
        <w:spacing w:after="0"/>
        <w:contextualSpacing/>
        <w:rPr>
          <w:rFonts w:cstheme="minorHAnsi"/>
          <w:b/>
          <w:sz w:val="24"/>
          <w:szCs w:val="24"/>
        </w:rPr>
      </w:pPr>
      <w:r w:rsidRPr="00420E63">
        <w:rPr>
          <w:rFonts w:cstheme="minorHAnsi"/>
          <w:b/>
          <w:sz w:val="24"/>
          <w:szCs w:val="24"/>
        </w:rPr>
        <w:t>Potrebujete:</w:t>
      </w:r>
    </w:p>
    <w:p w14:paraId="2E4813FF" w14:textId="796DC0CF" w:rsidR="007278A8" w:rsidRPr="00BC0056" w:rsidRDefault="009B5AC1" w:rsidP="004E4D98">
      <w:pPr>
        <w:spacing w:after="0"/>
        <w:contextualSpacing/>
        <w:rPr>
          <w:rFonts w:cstheme="minorHAnsi"/>
          <w:sz w:val="24"/>
          <w:szCs w:val="24"/>
        </w:rPr>
      </w:pPr>
      <w:r w:rsidRPr="00BC0056">
        <w:rPr>
          <w:rFonts w:cstheme="minorHAnsi"/>
          <w:sz w:val="24"/>
          <w:szCs w:val="24"/>
        </w:rPr>
        <w:t>z</w:t>
      </w:r>
      <w:r w:rsidR="00A46A82" w:rsidRPr="00BC0056">
        <w:rPr>
          <w:rFonts w:cstheme="minorHAnsi"/>
          <w:sz w:val="24"/>
          <w:szCs w:val="24"/>
        </w:rPr>
        <w:t xml:space="preserve">aváraninový pohár na </w:t>
      </w:r>
      <w:r w:rsidR="00EB381E" w:rsidRPr="00BC0056">
        <w:rPr>
          <w:rFonts w:cstheme="minorHAnsi"/>
          <w:sz w:val="24"/>
          <w:szCs w:val="24"/>
        </w:rPr>
        <w:t>kvasenie</w:t>
      </w:r>
    </w:p>
    <w:p w14:paraId="1E33F934" w14:textId="1D5719B0" w:rsidR="00A46A82" w:rsidRPr="00BC0056" w:rsidRDefault="009B5AC1" w:rsidP="004E4D98">
      <w:pPr>
        <w:spacing w:after="0"/>
        <w:contextualSpacing/>
        <w:rPr>
          <w:rFonts w:cstheme="minorHAnsi"/>
          <w:sz w:val="24"/>
          <w:szCs w:val="24"/>
        </w:rPr>
      </w:pPr>
      <w:r w:rsidRPr="00BC0056">
        <w:rPr>
          <w:rFonts w:cstheme="minorHAnsi"/>
          <w:sz w:val="24"/>
          <w:szCs w:val="24"/>
        </w:rPr>
        <w:t>s</w:t>
      </w:r>
      <w:r w:rsidR="00A46A82" w:rsidRPr="00BC0056">
        <w:rPr>
          <w:rFonts w:cstheme="minorHAnsi"/>
          <w:sz w:val="24"/>
          <w:szCs w:val="24"/>
        </w:rPr>
        <w:t>oľný roztok (voda a soľ)</w:t>
      </w:r>
    </w:p>
    <w:p w14:paraId="4AEBF204" w14:textId="2FDEC442" w:rsidR="00A46A82" w:rsidRPr="00BC0056" w:rsidRDefault="009B5AC1" w:rsidP="004E4D98">
      <w:pPr>
        <w:spacing w:after="0"/>
        <w:contextualSpacing/>
        <w:rPr>
          <w:rFonts w:cstheme="minorHAnsi"/>
          <w:sz w:val="24"/>
          <w:szCs w:val="24"/>
        </w:rPr>
      </w:pPr>
      <w:r w:rsidRPr="00BC0056">
        <w:rPr>
          <w:rFonts w:cstheme="minorHAnsi"/>
          <w:sz w:val="24"/>
          <w:szCs w:val="24"/>
        </w:rPr>
        <w:t>ť</w:t>
      </w:r>
      <w:r w:rsidR="00A46A82" w:rsidRPr="00BC0056">
        <w:rPr>
          <w:rFonts w:cstheme="minorHAnsi"/>
          <w:sz w:val="24"/>
          <w:szCs w:val="24"/>
        </w:rPr>
        <w:t>až</w:t>
      </w:r>
      <w:r w:rsidRPr="00BC0056">
        <w:rPr>
          <w:rFonts w:cstheme="minorHAnsi"/>
          <w:sz w:val="24"/>
          <w:szCs w:val="24"/>
        </w:rPr>
        <w:t xml:space="preserve">idlo </w:t>
      </w:r>
      <w:r w:rsidR="00A46A82" w:rsidRPr="00BC0056">
        <w:rPr>
          <w:rFonts w:cstheme="minorHAnsi"/>
          <w:sz w:val="24"/>
          <w:szCs w:val="24"/>
        </w:rPr>
        <w:t>– buď kameň</w:t>
      </w:r>
      <w:r w:rsidR="0062496C" w:rsidRPr="00BC0056">
        <w:rPr>
          <w:rFonts w:cstheme="minorHAnsi"/>
          <w:sz w:val="24"/>
          <w:szCs w:val="24"/>
        </w:rPr>
        <w:t>,</w:t>
      </w:r>
      <w:r w:rsidR="00A46A82" w:rsidRPr="00BC0056">
        <w:rPr>
          <w:rFonts w:cstheme="minorHAnsi"/>
          <w:sz w:val="24"/>
          <w:szCs w:val="24"/>
        </w:rPr>
        <w:t xml:space="preserve"> alebo fľašu, ktorá sa nám zmestí </w:t>
      </w:r>
      <w:r w:rsidR="0062496C" w:rsidRPr="00BC0056">
        <w:rPr>
          <w:rFonts w:cstheme="minorHAnsi"/>
          <w:sz w:val="24"/>
          <w:szCs w:val="24"/>
        </w:rPr>
        <w:t xml:space="preserve">cez </w:t>
      </w:r>
      <w:r w:rsidR="00A46A82" w:rsidRPr="00BC0056">
        <w:rPr>
          <w:rFonts w:cstheme="minorHAnsi"/>
          <w:sz w:val="24"/>
          <w:szCs w:val="24"/>
        </w:rPr>
        <w:t>hrdlo zaváraninového pohára</w:t>
      </w:r>
    </w:p>
    <w:p w14:paraId="5D562A50" w14:textId="77777777" w:rsidR="00420E63" w:rsidRDefault="00420E63" w:rsidP="004E4D98">
      <w:pPr>
        <w:spacing w:after="0"/>
        <w:contextualSpacing/>
        <w:rPr>
          <w:rFonts w:cstheme="minorHAnsi"/>
          <w:sz w:val="24"/>
          <w:szCs w:val="24"/>
          <w:u w:val="single"/>
        </w:rPr>
      </w:pPr>
    </w:p>
    <w:p w14:paraId="58B07126" w14:textId="21B2A44F" w:rsidR="007278A8" w:rsidRPr="00420E63" w:rsidRDefault="007278A8" w:rsidP="004E4D98">
      <w:pPr>
        <w:spacing w:after="0"/>
        <w:contextualSpacing/>
        <w:rPr>
          <w:rFonts w:cstheme="minorHAnsi"/>
          <w:b/>
          <w:sz w:val="24"/>
          <w:szCs w:val="24"/>
        </w:rPr>
      </w:pPr>
      <w:r w:rsidRPr="00420E63">
        <w:rPr>
          <w:rFonts w:cstheme="minorHAnsi"/>
          <w:b/>
          <w:sz w:val="24"/>
          <w:szCs w:val="24"/>
        </w:rPr>
        <w:t>Postup:</w:t>
      </w:r>
    </w:p>
    <w:p w14:paraId="03F195A7" w14:textId="101BE8FA" w:rsidR="0070747A" w:rsidRPr="00BC0056" w:rsidRDefault="007278A8" w:rsidP="004E4D98">
      <w:pPr>
        <w:spacing w:after="0"/>
        <w:contextualSpacing/>
        <w:rPr>
          <w:rFonts w:cstheme="minorHAnsi"/>
          <w:sz w:val="24"/>
          <w:szCs w:val="24"/>
        </w:rPr>
      </w:pPr>
      <w:r w:rsidRPr="00BC0056">
        <w:rPr>
          <w:rFonts w:cstheme="minorHAnsi"/>
          <w:sz w:val="24"/>
          <w:szCs w:val="24"/>
        </w:rPr>
        <w:t xml:space="preserve">Listy odporúčam prekrojiť napoly, uľahčí to následnú manipuláciu, keď už bude cesnak hotový. </w:t>
      </w:r>
      <w:r w:rsidR="00130DE8" w:rsidRPr="00BC0056">
        <w:rPr>
          <w:rFonts w:cstheme="minorHAnsi"/>
          <w:sz w:val="24"/>
          <w:szCs w:val="24"/>
        </w:rPr>
        <w:t>N</w:t>
      </w:r>
      <w:r w:rsidR="00A46A82" w:rsidRPr="00BC0056">
        <w:rPr>
          <w:rFonts w:cstheme="minorHAnsi"/>
          <w:sz w:val="24"/>
          <w:szCs w:val="24"/>
        </w:rPr>
        <w:t xml:space="preserve">ie zase na </w:t>
      </w:r>
      <w:r w:rsidR="009B5AC1" w:rsidRPr="00BC0056">
        <w:rPr>
          <w:rFonts w:cstheme="minorHAnsi"/>
          <w:sz w:val="24"/>
          <w:szCs w:val="24"/>
        </w:rPr>
        <w:t>pri</w:t>
      </w:r>
      <w:r w:rsidR="00A46A82" w:rsidRPr="00BC0056">
        <w:rPr>
          <w:rFonts w:cstheme="minorHAnsi"/>
          <w:sz w:val="24"/>
          <w:szCs w:val="24"/>
        </w:rPr>
        <w:t xml:space="preserve">malé kúsky, tie by </w:t>
      </w:r>
      <w:r w:rsidR="00130DE8" w:rsidRPr="00BC0056">
        <w:rPr>
          <w:rFonts w:cstheme="minorHAnsi"/>
          <w:sz w:val="24"/>
          <w:szCs w:val="24"/>
        </w:rPr>
        <w:t xml:space="preserve">pri procese kvasenia </w:t>
      </w:r>
      <w:r w:rsidR="00A46A82" w:rsidRPr="00BC0056">
        <w:rPr>
          <w:rFonts w:cstheme="minorHAnsi"/>
          <w:sz w:val="24"/>
          <w:szCs w:val="24"/>
        </w:rPr>
        <w:t xml:space="preserve">vyplávali na povrch. Lístky </w:t>
      </w:r>
      <w:r w:rsidR="0093768E" w:rsidRPr="00BC0056">
        <w:rPr>
          <w:rFonts w:cstheme="minorHAnsi"/>
          <w:sz w:val="24"/>
          <w:szCs w:val="24"/>
        </w:rPr>
        <w:t>natlačte do pohára</w:t>
      </w:r>
      <w:r w:rsidR="00A46A82" w:rsidRPr="00BC0056">
        <w:rPr>
          <w:rFonts w:cstheme="minorHAnsi"/>
          <w:sz w:val="24"/>
          <w:szCs w:val="24"/>
        </w:rPr>
        <w:t xml:space="preserve">. </w:t>
      </w:r>
      <w:r w:rsidR="00C556FE" w:rsidRPr="00BC0056">
        <w:rPr>
          <w:rFonts w:cstheme="minorHAnsi"/>
          <w:sz w:val="24"/>
          <w:szCs w:val="24"/>
        </w:rPr>
        <w:t>Posledné vrchné</w:t>
      </w:r>
      <w:r w:rsidR="00835056" w:rsidRPr="00BC0056">
        <w:rPr>
          <w:rFonts w:cstheme="minorHAnsi"/>
          <w:sz w:val="24"/>
          <w:szCs w:val="24"/>
        </w:rPr>
        <w:t xml:space="preserve"> lístky už nekrája</w:t>
      </w:r>
      <w:r w:rsidR="00130DE8" w:rsidRPr="00BC0056">
        <w:rPr>
          <w:rFonts w:cstheme="minorHAnsi"/>
          <w:sz w:val="24"/>
          <w:szCs w:val="24"/>
        </w:rPr>
        <w:t>j</w:t>
      </w:r>
      <w:r w:rsidR="00835056" w:rsidRPr="00BC0056">
        <w:rPr>
          <w:rFonts w:cstheme="minorHAnsi"/>
          <w:sz w:val="24"/>
          <w:szCs w:val="24"/>
        </w:rPr>
        <w:t>te, je vhodné</w:t>
      </w:r>
      <w:r w:rsidR="00130DE8" w:rsidRPr="00BC0056">
        <w:rPr>
          <w:rFonts w:cstheme="minorHAnsi"/>
          <w:sz w:val="24"/>
          <w:szCs w:val="24"/>
        </w:rPr>
        <w:t>,</w:t>
      </w:r>
      <w:r w:rsidR="00835056" w:rsidRPr="00BC0056">
        <w:rPr>
          <w:rFonts w:cstheme="minorHAnsi"/>
          <w:sz w:val="24"/>
          <w:szCs w:val="24"/>
        </w:rPr>
        <w:t xml:space="preserve"> aby boli veľké</w:t>
      </w:r>
      <w:r w:rsidR="00130DE8" w:rsidRPr="00BC0056">
        <w:rPr>
          <w:rFonts w:cstheme="minorHAnsi"/>
          <w:sz w:val="24"/>
          <w:szCs w:val="24"/>
        </w:rPr>
        <w:t>.</w:t>
      </w:r>
      <w:r w:rsidR="00835056" w:rsidRPr="00BC0056">
        <w:rPr>
          <w:rFonts w:cstheme="minorHAnsi"/>
          <w:sz w:val="24"/>
          <w:szCs w:val="24"/>
        </w:rPr>
        <w:t xml:space="preserve"> </w:t>
      </w:r>
      <w:r w:rsidR="00130DE8" w:rsidRPr="00BC0056">
        <w:rPr>
          <w:rFonts w:cstheme="minorHAnsi"/>
          <w:sz w:val="24"/>
          <w:szCs w:val="24"/>
        </w:rPr>
        <w:t>Z</w:t>
      </w:r>
      <w:r w:rsidR="00835056" w:rsidRPr="00BC0056">
        <w:rPr>
          <w:rFonts w:cstheme="minorHAnsi"/>
          <w:sz w:val="24"/>
          <w:szCs w:val="24"/>
        </w:rPr>
        <w:t xml:space="preserve">abezpečia, aby cesnak nevyplával hore. </w:t>
      </w:r>
    </w:p>
    <w:p w14:paraId="5FDB797E" w14:textId="77777777" w:rsidR="00420E63" w:rsidRDefault="00420E63" w:rsidP="004E4D98">
      <w:pPr>
        <w:spacing w:after="0"/>
        <w:contextualSpacing/>
        <w:rPr>
          <w:rFonts w:cstheme="minorHAnsi"/>
          <w:sz w:val="24"/>
          <w:szCs w:val="24"/>
        </w:rPr>
      </w:pPr>
    </w:p>
    <w:p w14:paraId="6606C8C9" w14:textId="4DA22111" w:rsidR="00A46A82" w:rsidRPr="00BC0056" w:rsidRDefault="00A46A82" w:rsidP="004E4D98">
      <w:pPr>
        <w:spacing w:after="0"/>
        <w:contextualSpacing/>
        <w:rPr>
          <w:rFonts w:cstheme="minorHAnsi"/>
          <w:sz w:val="24"/>
          <w:szCs w:val="24"/>
        </w:rPr>
      </w:pPr>
      <w:r w:rsidRPr="00BC0056">
        <w:rPr>
          <w:rFonts w:cstheme="minorHAnsi"/>
          <w:sz w:val="24"/>
          <w:szCs w:val="24"/>
        </w:rPr>
        <w:t xml:space="preserve">Soľný roztok si pripravíte z prevarenej horúcej vody, do ktorej pridáte soľ a necháte vychladnúť. Základný pomer je </w:t>
      </w:r>
      <w:r w:rsidR="009E182E" w:rsidRPr="00BC0056">
        <w:rPr>
          <w:rFonts w:cstheme="minorHAnsi"/>
          <w:sz w:val="24"/>
          <w:szCs w:val="24"/>
        </w:rPr>
        <w:t>15</w:t>
      </w:r>
      <w:r w:rsidR="00DD3C93" w:rsidRPr="00BC0056">
        <w:rPr>
          <w:rFonts w:cstheme="minorHAnsi"/>
          <w:sz w:val="24"/>
          <w:szCs w:val="24"/>
        </w:rPr>
        <w:t xml:space="preserve"> </w:t>
      </w:r>
      <w:r w:rsidR="00EC5ABA" w:rsidRPr="00BC0056">
        <w:rPr>
          <w:rFonts w:cstheme="minorHAnsi"/>
          <w:sz w:val="24"/>
          <w:szCs w:val="24"/>
        </w:rPr>
        <w:t>–</w:t>
      </w:r>
      <w:r w:rsidR="00DD3C93" w:rsidRPr="00BC0056">
        <w:rPr>
          <w:rFonts w:cstheme="minorHAnsi"/>
          <w:sz w:val="24"/>
          <w:szCs w:val="24"/>
        </w:rPr>
        <w:t xml:space="preserve"> </w:t>
      </w:r>
      <w:r w:rsidR="009E182E" w:rsidRPr="00BC0056">
        <w:rPr>
          <w:rFonts w:cstheme="minorHAnsi"/>
          <w:sz w:val="24"/>
          <w:szCs w:val="24"/>
        </w:rPr>
        <w:t xml:space="preserve">20 g na liter vody. Dôležité je, aby ste nezalievali až </w:t>
      </w:r>
      <w:r w:rsidR="00DD3C93" w:rsidRPr="00BC0056">
        <w:rPr>
          <w:rFonts w:cstheme="minorHAnsi"/>
          <w:sz w:val="24"/>
          <w:szCs w:val="24"/>
        </w:rPr>
        <w:t xml:space="preserve">po </w:t>
      </w:r>
      <w:r w:rsidR="009E182E" w:rsidRPr="00BC0056">
        <w:rPr>
          <w:rFonts w:cstheme="minorHAnsi"/>
          <w:sz w:val="24"/>
          <w:szCs w:val="24"/>
        </w:rPr>
        <w:t xml:space="preserve">povrch pohára. Kvasný proces by spôsobil prípadné vylievanie vody. </w:t>
      </w:r>
    </w:p>
    <w:p w14:paraId="3FAF5637" w14:textId="77777777" w:rsidR="00420E63" w:rsidRDefault="00420E63" w:rsidP="004E4D98">
      <w:pPr>
        <w:spacing w:after="0"/>
        <w:contextualSpacing/>
        <w:rPr>
          <w:rFonts w:cstheme="minorHAnsi"/>
          <w:sz w:val="24"/>
          <w:szCs w:val="24"/>
        </w:rPr>
      </w:pPr>
    </w:p>
    <w:p w14:paraId="2D51ABCD" w14:textId="01D0BB55" w:rsidR="009E182E" w:rsidRPr="00BC0056" w:rsidRDefault="009E182E" w:rsidP="004E4D98">
      <w:pPr>
        <w:spacing w:after="0"/>
        <w:contextualSpacing/>
        <w:rPr>
          <w:rFonts w:cstheme="minorHAnsi"/>
          <w:sz w:val="24"/>
          <w:szCs w:val="24"/>
        </w:rPr>
      </w:pPr>
      <w:r w:rsidRPr="00BC0056">
        <w:rPr>
          <w:rFonts w:cstheme="minorHAnsi"/>
          <w:sz w:val="24"/>
          <w:szCs w:val="24"/>
        </w:rPr>
        <w:t>Na to, aby boli listy stále ponorené</w:t>
      </w:r>
      <w:r w:rsidR="00DD3C93" w:rsidRPr="00BC0056">
        <w:rPr>
          <w:rFonts w:cstheme="minorHAnsi"/>
          <w:sz w:val="24"/>
          <w:szCs w:val="24"/>
        </w:rPr>
        <w:t>,</w:t>
      </w:r>
      <w:r w:rsidRPr="00BC0056">
        <w:rPr>
          <w:rFonts w:cstheme="minorHAnsi"/>
          <w:sz w:val="24"/>
          <w:szCs w:val="24"/>
        </w:rPr>
        <w:t xml:space="preserve"> je potrebné ich niečím zaťažiť. Buď kameňom, ktorý </w:t>
      </w:r>
      <w:r w:rsidR="00EC5ABA" w:rsidRPr="00BC0056">
        <w:rPr>
          <w:rFonts w:cstheme="minorHAnsi"/>
          <w:sz w:val="24"/>
          <w:szCs w:val="24"/>
        </w:rPr>
        <w:t>však</w:t>
      </w:r>
      <w:r w:rsidRPr="00BC0056">
        <w:rPr>
          <w:rFonts w:cstheme="minorHAnsi"/>
          <w:sz w:val="24"/>
          <w:szCs w:val="24"/>
        </w:rPr>
        <w:t xml:space="preserve"> dôkladne vysterilizuj</w:t>
      </w:r>
      <w:r w:rsidR="00DD3C93" w:rsidRPr="00BC0056">
        <w:rPr>
          <w:rFonts w:cstheme="minorHAnsi"/>
          <w:sz w:val="24"/>
          <w:szCs w:val="24"/>
        </w:rPr>
        <w:t>e</w:t>
      </w:r>
      <w:r w:rsidRPr="00BC0056">
        <w:rPr>
          <w:rFonts w:cstheme="minorHAnsi"/>
          <w:sz w:val="24"/>
          <w:szCs w:val="24"/>
        </w:rPr>
        <w:t>te, ale</w:t>
      </w:r>
      <w:r w:rsidR="00DD3C93" w:rsidRPr="00BC0056">
        <w:rPr>
          <w:rFonts w:cstheme="minorHAnsi"/>
          <w:sz w:val="24"/>
          <w:szCs w:val="24"/>
        </w:rPr>
        <w:t>bo</w:t>
      </w:r>
      <w:r w:rsidRPr="00BC0056">
        <w:rPr>
          <w:rFonts w:cstheme="minorHAnsi"/>
          <w:sz w:val="24"/>
          <w:szCs w:val="24"/>
        </w:rPr>
        <w:t xml:space="preserve"> vhodnou fľašou</w:t>
      </w:r>
      <w:r w:rsidR="00FF3F84" w:rsidRPr="00BC0056">
        <w:rPr>
          <w:rFonts w:cstheme="minorHAnsi"/>
          <w:sz w:val="24"/>
          <w:szCs w:val="24"/>
        </w:rPr>
        <w:t xml:space="preserve"> či zaváraninovým pohárom s vodou</w:t>
      </w:r>
      <w:r w:rsidRPr="00BC0056">
        <w:rPr>
          <w:rFonts w:cstheme="minorHAnsi"/>
          <w:sz w:val="24"/>
          <w:szCs w:val="24"/>
        </w:rPr>
        <w:t>, ktor</w:t>
      </w:r>
      <w:r w:rsidR="00FF3F84" w:rsidRPr="00BC0056">
        <w:rPr>
          <w:rFonts w:cstheme="minorHAnsi"/>
          <w:sz w:val="24"/>
          <w:szCs w:val="24"/>
        </w:rPr>
        <w:t>ý</w:t>
      </w:r>
      <w:r w:rsidRPr="00BC0056">
        <w:rPr>
          <w:rFonts w:cstheme="minorHAnsi"/>
          <w:sz w:val="24"/>
          <w:szCs w:val="24"/>
        </w:rPr>
        <w:t xml:space="preserve"> </w:t>
      </w:r>
      <w:r w:rsidRPr="00BC0056">
        <w:rPr>
          <w:rFonts w:cstheme="minorHAnsi"/>
          <w:sz w:val="24"/>
          <w:szCs w:val="24"/>
        </w:rPr>
        <w:lastRenderedPageBreak/>
        <w:t xml:space="preserve">vojde cez hrdlo pohára. Môžete ho prikryť utierkou, aby bol chránený pred prípadným hmyzom. </w:t>
      </w:r>
    </w:p>
    <w:p w14:paraId="2E433AAB" w14:textId="77777777" w:rsidR="00420E63" w:rsidRDefault="00420E63" w:rsidP="004E4D98">
      <w:pPr>
        <w:spacing w:after="0"/>
        <w:contextualSpacing/>
        <w:rPr>
          <w:rFonts w:cstheme="minorHAnsi"/>
          <w:sz w:val="24"/>
          <w:szCs w:val="24"/>
        </w:rPr>
      </w:pPr>
    </w:p>
    <w:p w14:paraId="313896B7" w14:textId="448B4783" w:rsidR="0093768E" w:rsidRPr="00BC0056" w:rsidRDefault="009E182E" w:rsidP="004E4D98">
      <w:pPr>
        <w:spacing w:after="0"/>
        <w:contextualSpacing/>
        <w:rPr>
          <w:rFonts w:cstheme="minorHAnsi"/>
          <w:sz w:val="24"/>
          <w:szCs w:val="24"/>
        </w:rPr>
      </w:pPr>
      <w:r w:rsidRPr="00BC0056">
        <w:rPr>
          <w:rFonts w:cstheme="minorHAnsi"/>
          <w:sz w:val="24"/>
          <w:szCs w:val="24"/>
        </w:rPr>
        <w:t>Takto n</w:t>
      </w:r>
      <w:r w:rsidR="00B800D0" w:rsidRPr="00BC0056">
        <w:rPr>
          <w:rFonts w:cstheme="minorHAnsi"/>
          <w:sz w:val="24"/>
          <w:szCs w:val="24"/>
        </w:rPr>
        <w:t xml:space="preserve">aložený cesnak necháme odležať </w:t>
      </w:r>
      <w:r w:rsidR="0077405C" w:rsidRPr="00BC0056">
        <w:rPr>
          <w:rFonts w:cstheme="minorHAnsi"/>
          <w:sz w:val="24"/>
          <w:szCs w:val="24"/>
        </w:rPr>
        <w:t>3 týždne pri izbovej teplote</w:t>
      </w:r>
      <w:r w:rsidRPr="00BC0056">
        <w:rPr>
          <w:rFonts w:cstheme="minorHAnsi"/>
          <w:sz w:val="24"/>
          <w:szCs w:val="24"/>
        </w:rPr>
        <w:t xml:space="preserve">. </w:t>
      </w:r>
      <w:r w:rsidR="0093768E" w:rsidRPr="00BC0056">
        <w:rPr>
          <w:rFonts w:cstheme="minorHAnsi"/>
          <w:sz w:val="24"/>
          <w:szCs w:val="24"/>
        </w:rPr>
        <w:t xml:space="preserve">Začnú sa tvoriť malé bublinky, voda sa môže trochu zafarbiť do biela. To je dobre, kvasiaci proces sa naštartoval. </w:t>
      </w:r>
    </w:p>
    <w:p w14:paraId="62FAA9A5" w14:textId="146AB4FD" w:rsidR="009E182E" w:rsidRPr="00BC0056" w:rsidRDefault="009E182E" w:rsidP="004E4D98">
      <w:pPr>
        <w:spacing w:after="0"/>
        <w:contextualSpacing/>
        <w:rPr>
          <w:rFonts w:cstheme="minorHAnsi"/>
          <w:sz w:val="24"/>
          <w:szCs w:val="24"/>
        </w:rPr>
      </w:pPr>
      <w:r w:rsidRPr="00BC0056">
        <w:rPr>
          <w:rFonts w:cstheme="minorHAnsi"/>
          <w:sz w:val="24"/>
          <w:szCs w:val="24"/>
        </w:rPr>
        <w:t xml:space="preserve">Pripravte sa na dosť intenzívnu arómu, preto </w:t>
      </w:r>
      <w:r w:rsidR="00DD3C93" w:rsidRPr="00BC0056">
        <w:rPr>
          <w:rFonts w:cstheme="minorHAnsi"/>
          <w:sz w:val="24"/>
          <w:szCs w:val="24"/>
        </w:rPr>
        <w:t xml:space="preserve">ho </w:t>
      </w:r>
      <w:r w:rsidRPr="00BC0056">
        <w:rPr>
          <w:rFonts w:cstheme="minorHAnsi"/>
          <w:sz w:val="24"/>
          <w:szCs w:val="24"/>
        </w:rPr>
        <w:t xml:space="preserve">odporúčam mať niekde, kde </w:t>
      </w:r>
      <w:r w:rsidR="00EC5ABA" w:rsidRPr="00BC0056">
        <w:rPr>
          <w:rFonts w:cstheme="minorHAnsi"/>
          <w:sz w:val="24"/>
          <w:szCs w:val="24"/>
        </w:rPr>
        <w:t>v</w:t>
      </w:r>
      <w:r w:rsidRPr="00BC0056">
        <w:rPr>
          <w:rFonts w:cstheme="minorHAnsi"/>
          <w:sz w:val="24"/>
          <w:szCs w:val="24"/>
        </w:rPr>
        <w:t xml:space="preserve">ám to nebude </w:t>
      </w:r>
      <w:r w:rsidR="00EC5ABA" w:rsidRPr="00BC0056">
        <w:rPr>
          <w:rFonts w:cstheme="minorHAnsi"/>
          <w:sz w:val="24"/>
          <w:szCs w:val="24"/>
        </w:rPr>
        <w:t>prekážať</w:t>
      </w:r>
      <w:r w:rsidRPr="00BC0056">
        <w:rPr>
          <w:rFonts w:cstheme="minorHAnsi"/>
          <w:sz w:val="24"/>
          <w:szCs w:val="24"/>
        </w:rPr>
        <w:t xml:space="preserve">. </w:t>
      </w:r>
      <w:r w:rsidR="0093768E" w:rsidRPr="00BC0056">
        <w:rPr>
          <w:rFonts w:cstheme="minorHAnsi"/>
          <w:sz w:val="24"/>
          <w:szCs w:val="24"/>
        </w:rPr>
        <w:t xml:space="preserve">Potom ho už len poriadne zavrieme a uskladníme v chladničke, vydrží aj rok. </w:t>
      </w:r>
      <w:r w:rsidR="00DD3C93" w:rsidRPr="00BC0056">
        <w:rPr>
          <w:rFonts w:cstheme="minorHAnsi"/>
          <w:sz w:val="24"/>
          <w:szCs w:val="24"/>
        </w:rPr>
        <w:t>Teda</w:t>
      </w:r>
      <w:r w:rsidR="00FF3F84" w:rsidRPr="00BC0056">
        <w:rPr>
          <w:rFonts w:cstheme="minorHAnsi"/>
          <w:sz w:val="24"/>
          <w:szCs w:val="24"/>
        </w:rPr>
        <w:t xml:space="preserve"> pokiaľ ho </w:t>
      </w:r>
      <w:r w:rsidR="00DD3C93" w:rsidRPr="00BC0056">
        <w:rPr>
          <w:rFonts w:cstheme="minorHAnsi"/>
          <w:sz w:val="24"/>
          <w:szCs w:val="24"/>
        </w:rPr>
        <w:t xml:space="preserve">dovtedy </w:t>
      </w:r>
      <w:r w:rsidR="00FF3F84" w:rsidRPr="00BC0056">
        <w:rPr>
          <w:rFonts w:cstheme="minorHAnsi"/>
          <w:sz w:val="24"/>
          <w:szCs w:val="24"/>
        </w:rPr>
        <w:t>nezjete.</w:t>
      </w:r>
    </w:p>
    <w:p w14:paraId="64891E68" w14:textId="77777777" w:rsidR="00420E63" w:rsidRDefault="00420E63" w:rsidP="004E4D98">
      <w:pPr>
        <w:spacing w:after="0"/>
        <w:contextualSpacing/>
        <w:rPr>
          <w:rFonts w:cstheme="minorHAnsi"/>
          <w:sz w:val="24"/>
          <w:szCs w:val="24"/>
        </w:rPr>
      </w:pPr>
    </w:p>
    <w:p w14:paraId="454AFD80" w14:textId="642E6FEF" w:rsidR="0093768E" w:rsidRPr="00BC0056" w:rsidRDefault="0093768E" w:rsidP="004E4D98">
      <w:pPr>
        <w:spacing w:after="0"/>
        <w:contextualSpacing/>
        <w:rPr>
          <w:rFonts w:cstheme="minorHAnsi"/>
          <w:sz w:val="24"/>
          <w:szCs w:val="24"/>
        </w:rPr>
      </w:pPr>
      <w:r w:rsidRPr="00BC0056">
        <w:rPr>
          <w:rFonts w:cstheme="minorHAnsi"/>
          <w:sz w:val="24"/>
          <w:szCs w:val="24"/>
        </w:rPr>
        <w:t>Chuť fermentovaného cesnaku je niečo medzi kvasenými uhorkami a kyslou kapustou s jemným cesnakovým nádychom. Výhodou je, že už neštípe</w:t>
      </w:r>
      <w:r w:rsidR="00EC5ABA" w:rsidRPr="00BC0056">
        <w:rPr>
          <w:rFonts w:cstheme="minorHAnsi"/>
          <w:sz w:val="24"/>
          <w:szCs w:val="24"/>
        </w:rPr>
        <w:t>,</w:t>
      </w:r>
      <w:r w:rsidRPr="00BC0056">
        <w:rPr>
          <w:rFonts w:cstheme="minorHAnsi"/>
          <w:sz w:val="24"/>
          <w:szCs w:val="24"/>
        </w:rPr>
        <w:t xml:space="preserve"> a preto je tolerovaný aj deťmi. </w:t>
      </w:r>
    </w:p>
    <w:p w14:paraId="41A10CC6" w14:textId="77777777" w:rsidR="00BC0056" w:rsidRDefault="00BC0056" w:rsidP="00BC0056">
      <w:pPr>
        <w:spacing w:after="0"/>
        <w:rPr>
          <w:rFonts w:cstheme="minorHAnsi"/>
          <w:b/>
          <w:sz w:val="24"/>
          <w:szCs w:val="24"/>
          <w:highlight w:val="magenta"/>
        </w:rPr>
      </w:pPr>
    </w:p>
    <w:p w14:paraId="68EBFA2E" w14:textId="52773109" w:rsidR="002A09E1" w:rsidRPr="00BC0056" w:rsidRDefault="002A09E1" w:rsidP="00BC0056">
      <w:pPr>
        <w:spacing w:after="0"/>
        <w:rPr>
          <w:rFonts w:cstheme="minorHAnsi"/>
          <w:b/>
          <w:sz w:val="24"/>
          <w:szCs w:val="24"/>
          <w:highlight w:val="magenta"/>
        </w:rPr>
      </w:pPr>
      <w:r w:rsidRPr="00BC0056">
        <w:rPr>
          <w:rFonts w:cstheme="minorHAnsi"/>
          <w:b/>
          <w:sz w:val="24"/>
          <w:szCs w:val="24"/>
          <w:highlight w:val="magenta"/>
        </w:rPr>
        <w:t xml:space="preserve">Extra silná </w:t>
      </w:r>
      <w:r w:rsidR="00FF3F84" w:rsidRPr="00BC0056">
        <w:rPr>
          <w:rFonts w:cstheme="minorHAnsi"/>
          <w:b/>
          <w:sz w:val="24"/>
          <w:szCs w:val="24"/>
          <w:highlight w:val="magenta"/>
        </w:rPr>
        <w:t>cesnaková tinktúra</w:t>
      </w:r>
      <w:r w:rsidRPr="00BC0056">
        <w:rPr>
          <w:rFonts w:cstheme="minorHAnsi"/>
          <w:b/>
          <w:sz w:val="24"/>
          <w:szCs w:val="24"/>
          <w:highlight w:val="magenta"/>
        </w:rPr>
        <w:t xml:space="preserve"> </w:t>
      </w:r>
    </w:p>
    <w:p w14:paraId="3FE99904" w14:textId="7B605BE9" w:rsidR="00BB6F6A" w:rsidRDefault="009E182E" w:rsidP="004E4D98">
      <w:pPr>
        <w:spacing w:after="0"/>
        <w:contextualSpacing/>
        <w:rPr>
          <w:rFonts w:cstheme="minorHAnsi"/>
          <w:sz w:val="24"/>
          <w:szCs w:val="24"/>
        </w:rPr>
      </w:pPr>
      <w:r w:rsidRPr="00BC0056">
        <w:rPr>
          <w:rFonts w:cstheme="minorHAnsi"/>
          <w:sz w:val="24"/>
          <w:szCs w:val="24"/>
        </w:rPr>
        <w:t xml:space="preserve">Tento spôsob uskladnenia </w:t>
      </w:r>
      <w:r w:rsidR="008530D0">
        <w:rPr>
          <w:rFonts w:cstheme="minorHAnsi"/>
          <w:sz w:val="24"/>
          <w:szCs w:val="24"/>
        </w:rPr>
        <w:t xml:space="preserve">cesnaku </w:t>
      </w:r>
      <w:r w:rsidRPr="00BC0056">
        <w:rPr>
          <w:rFonts w:cstheme="minorHAnsi"/>
          <w:sz w:val="24"/>
          <w:szCs w:val="24"/>
        </w:rPr>
        <w:t xml:space="preserve">medvedieho je vyslovene na liečebné účely. Ako som spomínala vyššie, je to prírodné antibiotikum a tak k tejto tinktúre aj pristupujeme. </w:t>
      </w:r>
      <w:r w:rsidR="00BB6F6A" w:rsidRPr="00BC0056">
        <w:rPr>
          <w:rFonts w:cstheme="minorHAnsi"/>
          <w:sz w:val="24"/>
          <w:szCs w:val="24"/>
        </w:rPr>
        <w:t xml:space="preserve">To znamená, že </w:t>
      </w:r>
      <w:r w:rsidR="00460154" w:rsidRPr="00BC0056">
        <w:rPr>
          <w:rFonts w:cstheme="minorHAnsi"/>
          <w:sz w:val="24"/>
          <w:szCs w:val="24"/>
        </w:rPr>
        <w:t>ju</w:t>
      </w:r>
      <w:r w:rsidR="00BB6F6A" w:rsidRPr="00BC0056">
        <w:rPr>
          <w:rFonts w:cstheme="minorHAnsi"/>
          <w:sz w:val="24"/>
          <w:szCs w:val="24"/>
        </w:rPr>
        <w:t xml:space="preserve"> treba užívať po kvapkách. </w:t>
      </w:r>
    </w:p>
    <w:p w14:paraId="3AB2FB92" w14:textId="77777777" w:rsidR="00420E63" w:rsidRPr="00BC0056" w:rsidRDefault="00420E63" w:rsidP="004E4D98">
      <w:pPr>
        <w:spacing w:after="0"/>
        <w:contextualSpacing/>
        <w:rPr>
          <w:rFonts w:cstheme="minorHAnsi"/>
          <w:sz w:val="24"/>
          <w:szCs w:val="24"/>
        </w:rPr>
      </w:pPr>
    </w:p>
    <w:p w14:paraId="2E1C5AE3" w14:textId="77777777" w:rsidR="008530D0" w:rsidRDefault="00460154" w:rsidP="004E4D98">
      <w:pPr>
        <w:spacing w:after="0"/>
        <w:contextualSpacing/>
        <w:rPr>
          <w:rFonts w:cstheme="minorHAnsi"/>
          <w:sz w:val="24"/>
          <w:szCs w:val="24"/>
        </w:rPr>
      </w:pPr>
      <w:r w:rsidRPr="00BC0056">
        <w:rPr>
          <w:rFonts w:cstheme="minorHAnsi"/>
          <w:sz w:val="24"/>
          <w:szCs w:val="24"/>
        </w:rPr>
        <w:t>Známa</w:t>
      </w:r>
      <w:r w:rsidR="00BB6F6A" w:rsidRPr="00BC0056">
        <w:rPr>
          <w:rFonts w:cstheme="minorHAnsi"/>
          <w:sz w:val="24"/>
          <w:szCs w:val="24"/>
        </w:rPr>
        <w:t xml:space="preserve">, ktorej som dávnejšie dala asi pollitrovú fľašku tejto tinktúry, mi po pár dňoch užívania volala, že keď si ju ráno dá, pociťuje ťažobu </w:t>
      </w:r>
      <w:r w:rsidRPr="00BC0056">
        <w:rPr>
          <w:rFonts w:cstheme="minorHAnsi"/>
          <w:sz w:val="24"/>
          <w:szCs w:val="24"/>
        </w:rPr>
        <w:t>v</w:t>
      </w:r>
      <w:r w:rsidR="00BB6F6A" w:rsidRPr="00BC0056">
        <w:rPr>
          <w:rFonts w:cstheme="minorHAnsi"/>
          <w:sz w:val="24"/>
          <w:szCs w:val="24"/>
        </w:rPr>
        <w:t xml:space="preserve"> žalúdku. Nakoniec vysvitlo, že si každé ráno šupla takmer celý „štamperlík“</w:t>
      </w:r>
      <w:r w:rsidRPr="00BC0056">
        <w:rPr>
          <w:rFonts w:cstheme="minorHAnsi"/>
          <w:sz w:val="24"/>
          <w:szCs w:val="24"/>
        </w:rPr>
        <w:t>.</w:t>
      </w:r>
      <w:r w:rsidR="00BB6F6A" w:rsidRPr="00BC0056">
        <w:rPr>
          <w:rFonts w:cstheme="minorHAnsi"/>
          <w:sz w:val="24"/>
          <w:szCs w:val="24"/>
        </w:rPr>
        <w:t xml:space="preserve"> Nie, nie, 10</w:t>
      </w:r>
      <w:r w:rsidR="00F116C6" w:rsidRPr="00BC0056">
        <w:rPr>
          <w:rFonts w:cstheme="minorHAnsi"/>
          <w:sz w:val="24"/>
          <w:szCs w:val="24"/>
        </w:rPr>
        <w:t xml:space="preserve"> </w:t>
      </w:r>
      <w:r w:rsidRPr="00BC0056">
        <w:rPr>
          <w:rFonts w:cstheme="minorHAnsi"/>
          <w:sz w:val="24"/>
          <w:szCs w:val="24"/>
        </w:rPr>
        <w:t>–</w:t>
      </w:r>
      <w:r w:rsidR="00F116C6" w:rsidRPr="00BC0056">
        <w:rPr>
          <w:rFonts w:cstheme="minorHAnsi"/>
          <w:sz w:val="24"/>
          <w:szCs w:val="24"/>
        </w:rPr>
        <w:t xml:space="preserve"> </w:t>
      </w:r>
      <w:r w:rsidR="00BB6F6A" w:rsidRPr="00BC0056">
        <w:rPr>
          <w:rFonts w:cstheme="minorHAnsi"/>
          <w:sz w:val="24"/>
          <w:szCs w:val="24"/>
        </w:rPr>
        <w:t>20 kvapiek ráno a večer ako prevencia</w:t>
      </w:r>
      <w:r w:rsidRPr="00BC0056">
        <w:rPr>
          <w:rFonts w:cstheme="minorHAnsi"/>
          <w:sz w:val="24"/>
          <w:szCs w:val="24"/>
        </w:rPr>
        <w:t xml:space="preserve"> stačí</w:t>
      </w:r>
      <w:r w:rsidR="00BB6F6A" w:rsidRPr="00BC0056">
        <w:rPr>
          <w:rFonts w:cstheme="minorHAnsi"/>
          <w:sz w:val="24"/>
          <w:szCs w:val="24"/>
        </w:rPr>
        <w:t>. Napríklad pri jarných či jesenných kúrach. Pri akútnych stavoch môžeme zdvoj</w:t>
      </w:r>
      <w:r w:rsidR="00F116C6" w:rsidRPr="00BC0056">
        <w:rPr>
          <w:rFonts w:cstheme="minorHAnsi"/>
          <w:sz w:val="24"/>
          <w:szCs w:val="24"/>
        </w:rPr>
        <w:t>-</w:t>
      </w:r>
      <w:r w:rsidR="00BB6F6A" w:rsidRPr="00BC0056">
        <w:rPr>
          <w:rFonts w:cstheme="minorHAnsi"/>
          <w:sz w:val="24"/>
          <w:szCs w:val="24"/>
        </w:rPr>
        <w:t xml:space="preserve"> až strojnásobiť množstvo, ak nám to žalúdok dovolí. Základ je počúvať svoje telo, čo na to hovorí. </w:t>
      </w:r>
    </w:p>
    <w:p w14:paraId="35C574AB" w14:textId="77777777" w:rsidR="008530D0" w:rsidRDefault="008530D0" w:rsidP="004E4D98">
      <w:pPr>
        <w:spacing w:after="0"/>
        <w:contextualSpacing/>
        <w:rPr>
          <w:rFonts w:cstheme="minorHAnsi"/>
          <w:sz w:val="24"/>
          <w:szCs w:val="24"/>
        </w:rPr>
      </w:pPr>
    </w:p>
    <w:p w14:paraId="3B36E23A" w14:textId="0470F2EB" w:rsidR="00BB6F6A" w:rsidRPr="008530D0" w:rsidRDefault="008530D0" w:rsidP="004E4D98">
      <w:pPr>
        <w:spacing w:after="0"/>
        <w:contextualSpacing/>
        <w:rPr>
          <w:rFonts w:cstheme="minorHAnsi"/>
          <w:b/>
          <w:sz w:val="24"/>
          <w:szCs w:val="24"/>
        </w:rPr>
      </w:pPr>
      <w:r w:rsidRPr="008530D0">
        <w:rPr>
          <w:rFonts w:cstheme="minorHAnsi"/>
          <w:b/>
          <w:sz w:val="24"/>
          <w:szCs w:val="24"/>
        </w:rPr>
        <w:t>Potrebujete:</w:t>
      </w:r>
    </w:p>
    <w:p w14:paraId="43919D6B" w14:textId="518EAAB5" w:rsidR="009E182E" w:rsidRPr="00BC0056" w:rsidRDefault="00460154" w:rsidP="004E4D98">
      <w:pPr>
        <w:spacing w:after="0"/>
        <w:contextualSpacing/>
        <w:rPr>
          <w:rFonts w:cstheme="minorHAnsi"/>
          <w:sz w:val="24"/>
          <w:szCs w:val="24"/>
        </w:rPr>
      </w:pPr>
      <w:r w:rsidRPr="00BC0056">
        <w:rPr>
          <w:rFonts w:cstheme="minorHAnsi"/>
          <w:sz w:val="24"/>
          <w:szCs w:val="24"/>
        </w:rPr>
        <w:t>c</w:t>
      </w:r>
      <w:r w:rsidR="00BB6F6A" w:rsidRPr="00BC0056">
        <w:rPr>
          <w:rFonts w:cstheme="minorHAnsi"/>
          <w:sz w:val="24"/>
          <w:szCs w:val="24"/>
        </w:rPr>
        <w:t xml:space="preserve">elé listy </w:t>
      </w:r>
      <w:r w:rsidR="008530D0">
        <w:rPr>
          <w:rFonts w:cstheme="minorHAnsi"/>
          <w:sz w:val="24"/>
          <w:szCs w:val="24"/>
        </w:rPr>
        <w:t xml:space="preserve">cesnaku </w:t>
      </w:r>
      <w:r w:rsidR="00BB6F6A" w:rsidRPr="00BC0056">
        <w:rPr>
          <w:rFonts w:cstheme="minorHAnsi"/>
          <w:sz w:val="24"/>
          <w:szCs w:val="24"/>
        </w:rPr>
        <w:t xml:space="preserve">medvedieho </w:t>
      </w:r>
    </w:p>
    <w:p w14:paraId="4450DD40" w14:textId="6B92F97A" w:rsidR="00BB6F6A" w:rsidRPr="00BC0056" w:rsidRDefault="00606311" w:rsidP="004E4D98">
      <w:pPr>
        <w:spacing w:after="0"/>
        <w:contextualSpacing/>
        <w:rPr>
          <w:rFonts w:cstheme="minorHAnsi"/>
          <w:sz w:val="24"/>
          <w:szCs w:val="24"/>
        </w:rPr>
      </w:pPr>
      <w:r w:rsidRPr="00BC0056">
        <w:rPr>
          <w:rFonts w:cstheme="minorHAnsi"/>
          <w:sz w:val="24"/>
          <w:szCs w:val="24"/>
        </w:rPr>
        <w:t>0</w:t>
      </w:r>
      <w:r w:rsidR="00F116C6" w:rsidRPr="00BC0056">
        <w:rPr>
          <w:rFonts w:cstheme="minorHAnsi"/>
          <w:sz w:val="24"/>
          <w:szCs w:val="24"/>
        </w:rPr>
        <w:t>,</w:t>
      </w:r>
      <w:r w:rsidRPr="00BC0056">
        <w:rPr>
          <w:rFonts w:cstheme="minorHAnsi"/>
          <w:sz w:val="24"/>
          <w:szCs w:val="24"/>
        </w:rPr>
        <w:t>7 l k</w:t>
      </w:r>
      <w:r w:rsidR="00BE37A6" w:rsidRPr="00BC0056">
        <w:rPr>
          <w:rFonts w:cstheme="minorHAnsi"/>
          <w:sz w:val="24"/>
          <w:szCs w:val="24"/>
        </w:rPr>
        <w:t>valitného bieleho</w:t>
      </w:r>
      <w:r w:rsidR="00BB6F6A" w:rsidRPr="00BC0056">
        <w:rPr>
          <w:rFonts w:cstheme="minorHAnsi"/>
          <w:sz w:val="24"/>
          <w:szCs w:val="24"/>
        </w:rPr>
        <w:t xml:space="preserve"> 40 % alkohol</w:t>
      </w:r>
      <w:r w:rsidR="00BE37A6" w:rsidRPr="00BC0056">
        <w:rPr>
          <w:rFonts w:cstheme="minorHAnsi"/>
          <w:sz w:val="24"/>
          <w:szCs w:val="24"/>
        </w:rPr>
        <w:t>u (destilát)</w:t>
      </w:r>
    </w:p>
    <w:p w14:paraId="6D44AFBF" w14:textId="13096DBB" w:rsidR="00BB6F6A" w:rsidRPr="00BC0056" w:rsidRDefault="00460154" w:rsidP="004E4D98">
      <w:pPr>
        <w:spacing w:after="0"/>
        <w:contextualSpacing/>
        <w:rPr>
          <w:rFonts w:cstheme="minorHAnsi"/>
          <w:sz w:val="24"/>
          <w:szCs w:val="24"/>
        </w:rPr>
      </w:pPr>
      <w:r w:rsidRPr="00BC0056">
        <w:rPr>
          <w:rFonts w:cstheme="minorHAnsi"/>
          <w:sz w:val="24"/>
          <w:szCs w:val="24"/>
        </w:rPr>
        <w:t>o</w:t>
      </w:r>
      <w:r w:rsidR="00BB6F6A" w:rsidRPr="00BC0056">
        <w:rPr>
          <w:rFonts w:cstheme="minorHAnsi"/>
          <w:sz w:val="24"/>
          <w:szCs w:val="24"/>
        </w:rPr>
        <w:t>dšťavova</w:t>
      </w:r>
      <w:r w:rsidR="00F116C6" w:rsidRPr="00BC0056">
        <w:rPr>
          <w:rFonts w:cstheme="minorHAnsi"/>
          <w:sz w:val="24"/>
          <w:szCs w:val="24"/>
        </w:rPr>
        <w:t>č</w:t>
      </w:r>
      <w:r w:rsidR="00BB6F6A" w:rsidRPr="00BC0056">
        <w:rPr>
          <w:rFonts w:cstheme="minorHAnsi"/>
          <w:sz w:val="24"/>
          <w:szCs w:val="24"/>
        </w:rPr>
        <w:t xml:space="preserve"> – ideálne </w:t>
      </w:r>
      <w:r w:rsidR="00A23F19" w:rsidRPr="00BC0056">
        <w:rPr>
          <w:rFonts w:cstheme="minorHAnsi"/>
          <w:sz w:val="24"/>
          <w:szCs w:val="24"/>
        </w:rPr>
        <w:t>„</w:t>
      </w:r>
      <w:proofErr w:type="spellStart"/>
      <w:r w:rsidR="00A23F19" w:rsidRPr="00BC0056">
        <w:rPr>
          <w:rFonts w:cstheme="minorHAnsi"/>
          <w:sz w:val="24"/>
          <w:szCs w:val="24"/>
        </w:rPr>
        <w:t>slimákový</w:t>
      </w:r>
      <w:proofErr w:type="spellEnd"/>
      <w:r w:rsidR="00A23F19" w:rsidRPr="00BC0056">
        <w:rPr>
          <w:rFonts w:cstheme="minorHAnsi"/>
          <w:sz w:val="24"/>
          <w:szCs w:val="24"/>
        </w:rPr>
        <w:t>“</w:t>
      </w:r>
    </w:p>
    <w:p w14:paraId="7F1727DF" w14:textId="3D71268E" w:rsidR="00606311" w:rsidRPr="00BC0056" w:rsidRDefault="00460154" w:rsidP="004E4D98">
      <w:pPr>
        <w:spacing w:after="0"/>
        <w:contextualSpacing/>
        <w:rPr>
          <w:rFonts w:cstheme="minorHAnsi"/>
          <w:sz w:val="24"/>
          <w:szCs w:val="24"/>
        </w:rPr>
      </w:pPr>
      <w:r w:rsidRPr="00BC0056">
        <w:rPr>
          <w:rFonts w:cstheme="minorHAnsi"/>
          <w:sz w:val="24"/>
          <w:szCs w:val="24"/>
        </w:rPr>
        <w:t>s</w:t>
      </w:r>
      <w:r w:rsidR="00606311" w:rsidRPr="00BC0056">
        <w:rPr>
          <w:rFonts w:cstheme="minorHAnsi"/>
          <w:sz w:val="24"/>
          <w:szCs w:val="24"/>
        </w:rPr>
        <w:t xml:space="preserve">klenenú </w:t>
      </w:r>
      <w:r w:rsidR="00BE37A6" w:rsidRPr="00BC0056">
        <w:rPr>
          <w:rFonts w:cstheme="minorHAnsi"/>
          <w:sz w:val="24"/>
          <w:szCs w:val="24"/>
        </w:rPr>
        <w:t>nádobu</w:t>
      </w:r>
    </w:p>
    <w:p w14:paraId="0398724E" w14:textId="77777777" w:rsidR="008530D0" w:rsidRDefault="008530D0" w:rsidP="004E4D98">
      <w:pPr>
        <w:spacing w:after="0"/>
        <w:contextualSpacing/>
        <w:rPr>
          <w:rFonts w:cstheme="minorHAnsi"/>
          <w:sz w:val="24"/>
          <w:szCs w:val="24"/>
        </w:rPr>
      </w:pPr>
    </w:p>
    <w:p w14:paraId="36618F06" w14:textId="7C23C70F" w:rsidR="00606311" w:rsidRPr="008530D0" w:rsidRDefault="00606311" w:rsidP="004E4D98">
      <w:pPr>
        <w:spacing w:after="0"/>
        <w:contextualSpacing/>
        <w:rPr>
          <w:rFonts w:cstheme="minorHAnsi"/>
          <w:b/>
          <w:sz w:val="24"/>
          <w:szCs w:val="24"/>
        </w:rPr>
      </w:pPr>
      <w:r w:rsidRPr="008530D0">
        <w:rPr>
          <w:rFonts w:cstheme="minorHAnsi"/>
          <w:b/>
          <w:sz w:val="24"/>
          <w:szCs w:val="24"/>
        </w:rPr>
        <w:t>Postup:</w:t>
      </w:r>
    </w:p>
    <w:p w14:paraId="57B89A24" w14:textId="04B61242" w:rsidR="00606311" w:rsidRPr="00BC0056" w:rsidRDefault="00606311" w:rsidP="004E4D98">
      <w:pPr>
        <w:spacing w:after="0"/>
        <w:contextualSpacing/>
        <w:rPr>
          <w:rFonts w:cstheme="minorHAnsi"/>
          <w:sz w:val="24"/>
          <w:szCs w:val="24"/>
        </w:rPr>
      </w:pPr>
      <w:r w:rsidRPr="00BC0056">
        <w:rPr>
          <w:rFonts w:cstheme="minorHAnsi"/>
          <w:sz w:val="24"/>
          <w:szCs w:val="24"/>
        </w:rPr>
        <w:t>Najprv si všetky listy</w:t>
      </w:r>
      <w:r w:rsidR="008530D0">
        <w:rPr>
          <w:rFonts w:cstheme="minorHAnsi"/>
          <w:sz w:val="24"/>
          <w:szCs w:val="24"/>
        </w:rPr>
        <w:t xml:space="preserve"> cesnaku</w:t>
      </w:r>
      <w:r w:rsidRPr="00BC0056">
        <w:rPr>
          <w:rFonts w:cstheme="minorHAnsi"/>
          <w:sz w:val="24"/>
          <w:szCs w:val="24"/>
        </w:rPr>
        <w:t xml:space="preserve"> medvedie</w:t>
      </w:r>
      <w:r w:rsidR="000A3D2A" w:rsidRPr="00BC0056">
        <w:rPr>
          <w:rFonts w:cstheme="minorHAnsi"/>
          <w:sz w:val="24"/>
          <w:szCs w:val="24"/>
        </w:rPr>
        <w:t>ho</w:t>
      </w:r>
      <w:r w:rsidRPr="00BC0056">
        <w:rPr>
          <w:rFonts w:cstheme="minorHAnsi"/>
          <w:sz w:val="24"/>
          <w:szCs w:val="24"/>
        </w:rPr>
        <w:t xml:space="preserve"> odšťavíte. Všeobecne je vhodné používať kvalitné lisy na ovocie či zeleninu, ktoré pracujú na princípe pomalého vytláčania šťavy. Následne šťavu premiešate aj </w:t>
      </w:r>
      <w:r w:rsidR="000A3D2A" w:rsidRPr="00BC0056">
        <w:rPr>
          <w:rFonts w:cstheme="minorHAnsi"/>
          <w:sz w:val="24"/>
          <w:szCs w:val="24"/>
        </w:rPr>
        <w:t>s</w:t>
      </w:r>
      <w:r w:rsidRPr="00BC0056">
        <w:rPr>
          <w:rFonts w:cstheme="minorHAnsi"/>
          <w:sz w:val="24"/>
          <w:szCs w:val="24"/>
        </w:rPr>
        <w:t> vylisovanými časťami cesnaku. Touto zmesou naplníme čistú vysterilizovanú fľašu a zalejeme alkoholom</w:t>
      </w:r>
      <w:r w:rsidR="000A3D2A" w:rsidRPr="00BC0056">
        <w:rPr>
          <w:rFonts w:cstheme="minorHAnsi"/>
          <w:sz w:val="24"/>
          <w:szCs w:val="24"/>
        </w:rPr>
        <w:t xml:space="preserve"> až po vrch</w:t>
      </w:r>
      <w:r w:rsidRPr="00BC0056">
        <w:rPr>
          <w:rFonts w:cstheme="minorHAnsi"/>
          <w:sz w:val="24"/>
          <w:szCs w:val="24"/>
        </w:rPr>
        <w:t xml:space="preserve">. Na tmavom mieste necháme macerovať 3 týždne. Je vhodné občas </w:t>
      </w:r>
      <w:r w:rsidR="00A23F19" w:rsidRPr="00BC0056">
        <w:rPr>
          <w:rFonts w:cstheme="minorHAnsi"/>
          <w:sz w:val="24"/>
          <w:szCs w:val="24"/>
        </w:rPr>
        <w:t>zmes</w:t>
      </w:r>
      <w:r w:rsidR="00B23B79" w:rsidRPr="00BC0056">
        <w:rPr>
          <w:rFonts w:cstheme="minorHAnsi"/>
          <w:sz w:val="24"/>
          <w:szCs w:val="24"/>
        </w:rPr>
        <w:t xml:space="preserve"> </w:t>
      </w:r>
      <w:r w:rsidRPr="00BC0056">
        <w:rPr>
          <w:rFonts w:cstheme="minorHAnsi"/>
          <w:sz w:val="24"/>
          <w:szCs w:val="24"/>
        </w:rPr>
        <w:t xml:space="preserve">premiešavať. </w:t>
      </w:r>
    </w:p>
    <w:p w14:paraId="5FFE436C" w14:textId="15AC48C8" w:rsidR="00BE37A6" w:rsidRPr="00BC0056" w:rsidRDefault="00B23B79" w:rsidP="004E4D98">
      <w:pPr>
        <w:spacing w:after="0"/>
        <w:contextualSpacing/>
        <w:rPr>
          <w:rFonts w:cstheme="minorHAnsi"/>
          <w:sz w:val="24"/>
          <w:szCs w:val="24"/>
        </w:rPr>
      </w:pPr>
      <w:r w:rsidRPr="00BC0056">
        <w:rPr>
          <w:rFonts w:cstheme="minorHAnsi"/>
          <w:sz w:val="24"/>
          <w:szCs w:val="24"/>
        </w:rPr>
        <w:t>P</w:t>
      </w:r>
      <w:r w:rsidR="00606311" w:rsidRPr="00BC0056">
        <w:rPr>
          <w:rFonts w:cstheme="minorHAnsi"/>
          <w:sz w:val="24"/>
          <w:szCs w:val="24"/>
        </w:rPr>
        <w:t>otom</w:t>
      </w:r>
      <w:r w:rsidR="00A23F19" w:rsidRPr="00BC0056">
        <w:rPr>
          <w:rFonts w:cstheme="minorHAnsi"/>
          <w:sz w:val="24"/>
          <w:szCs w:val="24"/>
        </w:rPr>
        <w:t xml:space="preserve"> ju</w:t>
      </w:r>
      <w:r w:rsidR="00606311" w:rsidRPr="00BC0056">
        <w:rPr>
          <w:rFonts w:cstheme="minorHAnsi"/>
          <w:sz w:val="24"/>
          <w:szCs w:val="24"/>
        </w:rPr>
        <w:t xml:space="preserve"> už iba scedíte cez sitko do prázdnej fľaše</w:t>
      </w:r>
      <w:r w:rsidR="00BE37A6" w:rsidRPr="00BC0056">
        <w:rPr>
          <w:rFonts w:cstheme="minorHAnsi"/>
          <w:sz w:val="24"/>
          <w:szCs w:val="24"/>
        </w:rPr>
        <w:t xml:space="preserve">. Skladujeme na tmavom mieste. </w:t>
      </w:r>
    </w:p>
    <w:p w14:paraId="6E37D99D" w14:textId="77777777" w:rsidR="00BC0056" w:rsidRDefault="00BC0056" w:rsidP="00BC0056">
      <w:pPr>
        <w:spacing w:after="0"/>
        <w:rPr>
          <w:rFonts w:cstheme="minorHAnsi"/>
          <w:b/>
          <w:sz w:val="24"/>
          <w:szCs w:val="24"/>
          <w:highlight w:val="magenta"/>
        </w:rPr>
      </w:pPr>
    </w:p>
    <w:p w14:paraId="5ACB9F61" w14:textId="60B1D644" w:rsidR="00BE37A6" w:rsidRPr="00713ABC" w:rsidRDefault="00A23F19" w:rsidP="004E4D98">
      <w:pPr>
        <w:spacing w:after="0"/>
        <w:rPr>
          <w:rFonts w:cstheme="minorHAnsi"/>
          <w:sz w:val="24"/>
          <w:szCs w:val="24"/>
          <w:highlight w:val="magenta"/>
        </w:rPr>
      </w:pPr>
      <w:r w:rsidRPr="00BC0056">
        <w:rPr>
          <w:rFonts w:cstheme="minorHAnsi"/>
          <w:b/>
          <w:sz w:val="24"/>
          <w:szCs w:val="24"/>
          <w:highlight w:val="magenta"/>
        </w:rPr>
        <w:t>Cesnakovo-</w:t>
      </w:r>
      <w:r w:rsidR="00BE37A6" w:rsidRPr="00BC0056">
        <w:rPr>
          <w:rFonts w:cstheme="minorHAnsi"/>
          <w:b/>
          <w:sz w:val="24"/>
          <w:szCs w:val="24"/>
          <w:highlight w:val="magenta"/>
        </w:rPr>
        <w:t>cesnaková rýchla polievka</w:t>
      </w:r>
    </w:p>
    <w:p w14:paraId="50AE2A46" w14:textId="0E747D55" w:rsidR="00BE37A6" w:rsidRPr="00BC0056" w:rsidRDefault="00BE37A6" w:rsidP="004E4D98">
      <w:pPr>
        <w:spacing w:after="0"/>
        <w:contextualSpacing/>
        <w:rPr>
          <w:rFonts w:cstheme="minorHAnsi"/>
          <w:sz w:val="24"/>
          <w:szCs w:val="24"/>
        </w:rPr>
      </w:pPr>
      <w:r w:rsidRPr="00BC0056">
        <w:rPr>
          <w:rFonts w:cstheme="minorHAnsi"/>
          <w:sz w:val="24"/>
          <w:szCs w:val="24"/>
        </w:rPr>
        <w:lastRenderedPageBreak/>
        <w:t>T</w:t>
      </w:r>
      <w:r w:rsidR="00B23B79" w:rsidRPr="00BC0056">
        <w:rPr>
          <w:rFonts w:cstheme="minorHAnsi"/>
          <w:sz w:val="24"/>
          <w:szCs w:val="24"/>
        </w:rPr>
        <w:t>o</w:t>
      </w:r>
      <w:r w:rsidR="00A23F19" w:rsidRPr="00BC0056">
        <w:rPr>
          <w:rFonts w:cstheme="minorHAnsi"/>
          <w:sz w:val="24"/>
          <w:szCs w:val="24"/>
        </w:rPr>
        <w:t xml:space="preserve">to je </w:t>
      </w:r>
      <w:proofErr w:type="spellStart"/>
      <w:r w:rsidR="00A23F19" w:rsidRPr="00BC0056">
        <w:rPr>
          <w:rFonts w:cstheme="minorHAnsi"/>
          <w:sz w:val="24"/>
          <w:szCs w:val="24"/>
        </w:rPr>
        <w:t>ultra</w:t>
      </w:r>
      <w:r w:rsidRPr="00BC0056">
        <w:rPr>
          <w:rFonts w:cstheme="minorHAnsi"/>
          <w:sz w:val="24"/>
          <w:szCs w:val="24"/>
        </w:rPr>
        <w:t>rýchla</w:t>
      </w:r>
      <w:proofErr w:type="spellEnd"/>
      <w:r w:rsidRPr="00BC0056">
        <w:rPr>
          <w:rFonts w:cstheme="minorHAnsi"/>
          <w:sz w:val="24"/>
          <w:szCs w:val="24"/>
        </w:rPr>
        <w:t xml:space="preserve"> polievka, ktorú </w:t>
      </w:r>
      <w:r w:rsidR="00A23F19" w:rsidRPr="00BC0056">
        <w:rPr>
          <w:rFonts w:cstheme="minorHAnsi"/>
          <w:sz w:val="24"/>
          <w:szCs w:val="24"/>
        </w:rPr>
        <w:t>pripravujem</w:t>
      </w:r>
      <w:r w:rsidRPr="00BC0056">
        <w:rPr>
          <w:rFonts w:cstheme="minorHAnsi"/>
          <w:sz w:val="24"/>
          <w:szCs w:val="24"/>
        </w:rPr>
        <w:t xml:space="preserve"> na rôzne spôsoby s</w:t>
      </w:r>
      <w:r w:rsidR="00A23F19" w:rsidRPr="00BC0056">
        <w:rPr>
          <w:rFonts w:cstheme="minorHAnsi"/>
          <w:sz w:val="24"/>
          <w:szCs w:val="24"/>
        </w:rPr>
        <w:t> rôznou zeleninou</w:t>
      </w:r>
      <w:r w:rsidRPr="00BC0056">
        <w:rPr>
          <w:rFonts w:cstheme="minorHAnsi"/>
          <w:sz w:val="24"/>
          <w:szCs w:val="24"/>
        </w:rPr>
        <w:t xml:space="preserve"> či bylinkami. Aj keď </w:t>
      </w:r>
      <w:r w:rsidR="00B23B79" w:rsidRPr="00BC0056">
        <w:rPr>
          <w:rFonts w:cstheme="minorHAnsi"/>
          <w:sz w:val="24"/>
          <w:szCs w:val="24"/>
        </w:rPr>
        <w:t xml:space="preserve">sa </w:t>
      </w:r>
      <w:r w:rsidRPr="00BC0056">
        <w:rPr>
          <w:rFonts w:cstheme="minorHAnsi"/>
          <w:sz w:val="24"/>
          <w:szCs w:val="24"/>
        </w:rPr>
        <w:t xml:space="preserve">na prvý pohľad zdá, že je </w:t>
      </w:r>
      <w:r w:rsidR="00A23F19" w:rsidRPr="00BC0056">
        <w:rPr>
          <w:rFonts w:cstheme="minorHAnsi"/>
          <w:sz w:val="24"/>
          <w:szCs w:val="24"/>
        </w:rPr>
        <w:t>tam toho cesnaku príliš veľa, výsledok</w:t>
      </w:r>
      <w:r w:rsidRPr="00BC0056">
        <w:rPr>
          <w:rFonts w:cstheme="minorHAnsi"/>
          <w:sz w:val="24"/>
          <w:szCs w:val="24"/>
        </w:rPr>
        <w:t xml:space="preserve"> je veľmi </w:t>
      </w:r>
      <w:r w:rsidR="00A23F19" w:rsidRPr="00BC0056">
        <w:rPr>
          <w:rFonts w:cstheme="minorHAnsi"/>
          <w:sz w:val="24"/>
          <w:szCs w:val="24"/>
        </w:rPr>
        <w:t>lahodný a krémový</w:t>
      </w:r>
      <w:r w:rsidRPr="00BC0056">
        <w:rPr>
          <w:rFonts w:cstheme="minorHAnsi"/>
          <w:sz w:val="24"/>
          <w:szCs w:val="24"/>
        </w:rPr>
        <w:t xml:space="preserve">. </w:t>
      </w:r>
    </w:p>
    <w:p w14:paraId="449897B2" w14:textId="77777777" w:rsidR="00BE37A6" w:rsidRPr="00BC0056" w:rsidRDefault="00BE37A6" w:rsidP="004E4D98">
      <w:pPr>
        <w:spacing w:after="0"/>
        <w:contextualSpacing/>
        <w:rPr>
          <w:rFonts w:cstheme="minorHAnsi"/>
          <w:sz w:val="24"/>
          <w:szCs w:val="24"/>
        </w:rPr>
      </w:pPr>
    </w:p>
    <w:p w14:paraId="0281255A" w14:textId="5C730DC3" w:rsidR="00BE37A6" w:rsidRPr="00BC0056" w:rsidRDefault="00420E63" w:rsidP="004E4D98">
      <w:pPr>
        <w:spacing w:after="0"/>
        <w:contextualSpacing/>
        <w:rPr>
          <w:rFonts w:cstheme="minorHAnsi"/>
          <w:b/>
          <w:sz w:val="24"/>
          <w:szCs w:val="24"/>
        </w:rPr>
      </w:pPr>
      <w:r>
        <w:rPr>
          <w:rFonts w:cstheme="minorHAnsi"/>
          <w:b/>
          <w:sz w:val="24"/>
          <w:szCs w:val="24"/>
        </w:rPr>
        <w:t>Potrebujete:</w:t>
      </w:r>
    </w:p>
    <w:p w14:paraId="2F828DB1" w14:textId="77777777" w:rsidR="00BE37A6" w:rsidRPr="00BC0056" w:rsidRDefault="00BE37A6" w:rsidP="004E4D98">
      <w:pPr>
        <w:spacing w:after="0"/>
        <w:contextualSpacing/>
        <w:rPr>
          <w:rFonts w:cstheme="minorHAnsi"/>
          <w:sz w:val="24"/>
          <w:szCs w:val="24"/>
        </w:rPr>
      </w:pPr>
      <w:r w:rsidRPr="00BC0056">
        <w:rPr>
          <w:rFonts w:cstheme="minorHAnsi"/>
          <w:sz w:val="24"/>
          <w:szCs w:val="24"/>
        </w:rPr>
        <w:t>5 zemiakov</w:t>
      </w:r>
    </w:p>
    <w:p w14:paraId="3E828849" w14:textId="60BCEE4F" w:rsidR="00BE37A6" w:rsidRPr="00BC0056" w:rsidRDefault="00A23F19" w:rsidP="004E4D98">
      <w:pPr>
        <w:spacing w:after="0"/>
        <w:contextualSpacing/>
        <w:rPr>
          <w:rFonts w:cstheme="minorHAnsi"/>
          <w:sz w:val="24"/>
          <w:szCs w:val="24"/>
        </w:rPr>
      </w:pPr>
      <w:r w:rsidRPr="00BC0056">
        <w:rPr>
          <w:rFonts w:cstheme="minorHAnsi"/>
          <w:sz w:val="24"/>
          <w:szCs w:val="24"/>
        </w:rPr>
        <w:t>1 celú hlavu</w:t>
      </w:r>
      <w:r w:rsidR="00BE37A6" w:rsidRPr="00BC0056">
        <w:rPr>
          <w:rFonts w:cstheme="minorHAnsi"/>
          <w:sz w:val="24"/>
          <w:szCs w:val="24"/>
        </w:rPr>
        <w:t xml:space="preserve"> obyčajného cesnaku</w:t>
      </w:r>
    </w:p>
    <w:p w14:paraId="30B31FDA" w14:textId="004EB290" w:rsidR="00BE37A6" w:rsidRPr="00BC0056" w:rsidRDefault="00BE37A6" w:rsidP="004E4D98">
      <w:pPr>
        <w:spacing w:after="0"/>
        <w:contextualSpacing/>
        <w:rPr>
          <w:rFonts w:cstheme="minorHAnsi"/>
          <w:sz w:val="24"/>
          <w:szCs w:val="24"/>
        </w:rPr>
      </w:pPr>
      <w:r w:rsidRPr="00BC0056">
        <w:rPr>
          <w:rFonts w:cstheme="minorHAnsi"/>
          <w:sz w:val="24"/>
          <w:szCs w:val="24"/>
        </w:rPr>
        <w:t xml:space="preserve">1 hrsť </w:t>
      </w:r>
      <w:r w:rsidR="008530D0">
        <w:rPr>
          <w:rFonts w:cstheme="minorHAnsi"/>
          <w:sz w:val="24"/>
          <w:szCs w:val="24"/>
        </w:rPr>
        <w:t xml:space="preserve">cesnaku </w:t>
      </w:r>
      <w:r w:rsidRPr="00BC0056">
        <w:rPr>
          <w:rFonts w:cstheme="minorHAnsi"/>
          <w:sz w:val="24"/>
          <w:szCs w:val="24"/>
        </w:rPr>
        <w:t xml:space="preserve">medvedieho </w:t>
      </w:r>
    </w:p>
    <w:p w14:paraId="62D9C509" w14:textId="77777777" w:rsidR="00BE37A6" w:rsidRPr="00BC0056" w:rsidRDefault="00BE37A6" w:rsidP="004E4D98">
      <w:pPr>
        <w:spacing w:after="0"/>
        <w:contextualSpacing/>
        <w:rPr>
          <w:rFonts w:cstheme="minorHAnsi"/>
          <w:sz w:val="24"/>
          <w:szCs w:val="24"/>
        </w:rPr>
      </w:pPr>
      <w:r w:rsidRPr="00BC0056">
        <w:rPr>
          <w:rFonts w:cstheme="minorHAnsi"/>
          <w:sz w:val="24"/>
          <w:szCs w:val="24"/>
        </w:rPr>
        <w:t>1 l zeleninového bujónu (používam z DM)</w:t>
      </w:r>
    </w:p>
    <w:p w14:paraId="5768D81D" w14:textId="77777777" w:rsidR="00BE37A6" w:rsidRPr="00BC0056" w:rsidRDefault="00BE37A6" w:rsidP="004E4D98">
      <w:pPr>
        <w:spacing w:after="0"/>
        <w:contextualSpacing/>
        <w:rPr>
          <w:rFonts w:cstheme="minorHAnsi"/>
          <w:sz w:val="24"/>
          <w:szCs w:val="24"/>
        </w:rPr>
      </w:pPr>
      <w:r w:rsidRPr="00BC0056">
        <w:rPr>
          <w:rFonts w:cstheme="minorHAnsi"/>
          <w:sz w:val="24"/>
          <w:szCs w:val="24"/>
        </w:rPr>
        <w:t>2 PL masla</w:t>
      </w:r>
    </w:p>
    <w:p w14:paraId="66DBB16D" w14:textId="77777777" w:rsidR="00420E63" w:rsidRDefault="00A23F19" w:rsidP="004E4D98">
      <w:pPr>
        <w:spacing w:after="0"/>
        <w:contextualSpacing/>
        <w:rPr>
          <w:rFonts w:cstheme="minorHAnsi"/>
          <w:sz w:val="24"/>
          <w:szCs w:val="24"/>
        </w:rPr>
      </w:pPr>
      <w:r w:rsidRPr="00BC0056">
        <w:rPr>
          <w:rFonts w:cstheme="minorHAnsi"/>
          <w:sz w:val="24"/>
          <w:szCs w:val="24"/>
        </w:rPr>
        <w:t>k</w:t>
      </w:r>
      <w:r w:rsidR="00BE37A6" w:rsidRPr="00BC0056">
        <w:rPr>
          <w:rFonts w:cstheme="minorHAnsi"/>
          <w:sz w:val="24"/>
          <w:szCs w:val="24"/>
        </w:rPr>
        <w:t>orenie</w:t>
      </w:r>
    </w:p>
    <w:p w14:paraId="6C37B550" w14:textId="1648185F" w:rsidR="00BE37A6" w:rsidRPr="00BC0056" w:rsidRDefault="00BE37A6" w:rsidP="004E4D98">
      <w:pPr>
        <w:spacing w:after="0"/>
        <w:contextualSpacing/>
        <w:rPr>
          <w:rFonts w:cstheme="minorHAnsi"/>
          <w:sz w:val="24"/>
          <w:szCs w:val="24"/>
        </w:rPr>
      </w:pPr>
      <w:r w:rsidRPr="00BC0056">
        <w:rPr>
          <w:rFonts w:cstheme="minorHAnsi"/>
          <w:sz w:val="24"/>
          <w:szCs w:val="24"/>
        </w:rPr>
        <w:t>soľ</w:t>
      </w:r>
    </w:p>
    <w:p w14:paraId="3033A3AB" w14:textId="0ABA1875" w:rsidR="00BE37A6" w:rsidRPr="00BC0056" w:rsidRDefault="00A23F19" w:rsidP="004E4D98">
      <w:pPr>
        <w:spacing w:after="0"/>
        <w:contextualSpacing/>
        <w:rPr>
          <w:rFonts w:cstheme="minorHAnsi"/>
          <w:sz w:val="24"/>
          <w:szCs w:val="24"/>
        </w:rPr>
      </w:pPr>
      <w:r w:rsidRPr="00BC0056">
        <w:rPr>
          <w:rFonts w:cstheme="minorHAnsi"/>
          <w:sz w:val="24"/>
          <w:szCs w:val="24"/>
        </w:rPr>
        <w:t>l</w:t>
      </w:r>
      <w:r w:rsidR="00BE37A6" w:rsidRPr="00BC0056">
        <w:rPr>
          <w:rFonts w:cstheme="minorHAnsi"/>
          <w:sz w:val="24"/>
          <w:szCs w:val="24"/>
        </w:rPr>
        <w:t xml:space="preserve">ahôdkové </w:t>
      </w:r>
      <w:proofErr w:type="spellStart"/>
      <w:r w:rsidR="00BE37A6" w:rsidRPr="00BC0056">
        <w:rPr>
          <w:rFonts w:cstheme="minorHAnsi"/>
          <w:sz w:val="24"/>
          <w:szCs w:val="24"/>
        </w:rPr>
        <w:t>tebi</w:t>
      </w:r>
      <w:proofErr w:type="spellEnd"/>
      <w:r w:rsidR="00BE37A6" w:rsidRPr="00BC0056">
        <w:rPr>
          <w:rFonts w:cstheme="minorHAnsi"/>
          <w:sz w:val="24"/>
          <w:szCs w:val="24"/>
        </w:rPr>
        <w:t xml:space="preserve"> droždie – v</w:t>
      </w:r>
      <w:r w:rsidRPr="00BC0056">
        <w:rPr>
          <w:rFonts w:cstheme="minorHAnsi"/>
          <w:sz w:val="24"/>
          <w:szCs w:val="24"/>
        </w:rPr>
        <w:t>oliteľné (dodáva jemne mliečnu</w:t>
      </w:r>
      <w:r w:rsidR="00BE37A6" w:rsidRPr="00BC0056">
        <w:rPr>
          <w:rFonts w:cstheme="minorHAnsi"/>
          <w:sz w:val="24"/>
          <w:szCs w:val="24"/>
        </w:rPr>
        <w:t xml:space="preserve"> chuť)</w:t>
      </w:r>
    </w:p>
    <w:p w14:paraId="481A9649" w14:textId="292C5CB6" w:rsidR="00BE37A6" w:rsidRPr="00BC0056" w:rsidRDefault="00A23F19" w:rsidP="004E4D98">
      <w:pPr>
        <w:spacing w:after="0"/>
        <w:contextualSpacing/>
        <w:rPr>
          <w:rFonts w:cstheme="minorHAnsi"/>
          <w:sz w:val="24"/>
          <w:szCs w:val="24"/>
        </w:rPr>
      </w:pPr>
      <w:proofErr w:type="spellStart"/>
      <w:r w:rsidRPr="00BC0056">
        <w:rPr>
          <w:rFonts w:cstheme="minorHAnsi"/>
          <w:sz w:val="24"/>
          <w:szCs w:val="24"/>
        </w:rPr>
        <w:t>k</w:t>
      </w:r>
      <w:r w:rsidR="00BE37A6" w:rsidRPr="00BC0056">
        <w:rPr>
          <w:rFonts w:cstheme="minorHAnsi"/>
          <w:sz w:val="24"/>
          <w:szCs w:val="24"/>
        </w:rPr>
        <w:t>rutóny</w:t>
      </w:r>
      <w:proofErr w:type="spellEnd"/>
      <w:r w:rsidR="00BE37A6" w:rsidRPr="00BC0056">
        <w:rPr>
          <w:rFonts w:cstheme="minorHAnsi"/>
          <w:sz w:val="24"/>
          <w:szCs w:val="24"/>
        </w:rPr>
        <w:t>, opražené tekvicové semiačka</w:t>
      </w:r>
    </w:p>
    <w:p w14:paraId="3F044D14" w14:textId="77777777" w:rsidR="00BE37A6" w:rsidRPr="00BC0056" w:rsidRDefault="00BE37A6" w:rsidP="004E4D98">
      <w:pPr>
        <w:spacing w:after="0"/>
        <w:contextualSpacing/>
        <w:rPr>
          <w:rFonts w:cstheme="minorHAnsi"/>
          <w:sz w:val="24"/>
          <w:szCs w:val="24"/>
        </w:rPr>
      </w:pPr>
    </w:p>
    <w:p w14:paraId="230DDAF3" w14:textId="77777777" w:rsidR="00BE37A6" w:rsidRPr="00BC0056" w:rsidRDefault="00BE37A6" w:rsidP="004E4D98">
      <w:pPr>
        <w:spacing w:after="0"/>
        <w:contextualSpacing/>
        <w:rPr>
          <w:rFonts w:cstheme="minorHAnsi"/>
          <w:b/>
          <w:sz w:val="24"/>
          <w:szCs w:val="24"/>
        </w:rPr>
      </w:pPr>
      <w:r w:rsidRPr="00BC0056">
        <w:rPr>
          <w:rFonts w:cstheme="minorHAnsi"/>
          <w:b/>
          <w:sz w:val="24"/>
          <w:szCs w:val="24"/>
        </w:rPr>
        <w:t>Postup:</w:t>
      </w:r>
    </w:p>
    <w:p w14:paraId="7FF022F5" w14:textId="602E06EB" w:rsidR="00BE37A6" w:rsidRPr="00420E63" w:rsidRDefault="00BE37A6" w:rsidP="00420E63">
      <w:pPr>
        <w:spacing w:after="0"/>
        <w:rPr>
          <w:rFonts w:cstheme="minorHAnsi"/>
          <w:sz w:val="24"/>
          <w:szCs w:val="24"/>
        </w:rPr>
      </w:pPr>
      <w:proofErr w:type="spellStart"/>
      <w:r w:rsidRPr="00420E63">
        <w:rPr>
          <w:rFonts w:cstheme="minorHAnsi"/>
          <w:sz w:val="24"/>
          <w:szCs w:val="24"/>
        </w:rPr>
        <w:t>Očist</w:t>
      </w:r>
      <w:r w:rsidR="001E2AA1">
        <w:rPr>
          <w:rFonts w:cstheme="minorHAnsi"/>
          <w:sz w:val="24"/>
          <w:szCs w:val="24"/>
        </w:rPr>
        <w:t>ite</w:t>
      </w:r>
      <w:r w:rsidRPr="00420E63">
        <w:rPr>
          <w:rFonts w:cstheme="minorHAnsi"/>
          <w:sz w:val="24"/>
          <w:szCs w:val="24"/>
        </w:rPr>
        <w:t>e</w:t>
      </w:r>
      <w:proofErr w:type="spellEnd"/>
      <w:r w:rsidRPr="00420E63">
        <w:rPr>
          <w:rFonts w:cstheme="minorHAnsi"/>
          <w:sz w:val="24"/>
          <w:szCs w:val="24"/>
        </w:rPr>
        <w:t xml:space="preserve"> cesnak a zemiaky, ktoré nakrája</w:t>
      </w:r>
      <w:r w:rsidR="001E2AA1">
        <w:rPr>
          <w:rFonts w:cstheme="minorHAnsi"/>
          <w:sz w:val="24"/>
          <w:szCs w:val="24"/>
        </w:rPr>
        <w:t>jt</w:t>
      </w:r>
      <w:r w:rsidRPr="00420E63">
        <w:rPr>
          <w:rFonts w:cstheme="minorHAnsi"/>
          <w:sz w:val="24"/>
          <w:szCs w:val="24"/>
        </w:rPr>
        <w:t>e na kocky.</w:t>
      </w:r>
      <w:r w:rsidR="00420E63">
        <w:rPr>
          <w:rFonts w:cstheme="minorHAnsi"/>
          <w:sz w:val="24"/>
          <w:szCs w:val="24"/>
        </w:rPr>
        <w:t xml:space="preserve"> </w:t>
      </w:r>
      <w:r w:rsidRPr="00420E63">
        <w:rPr>
          <w:rFonts w:cstheme="minorHAnsi"/>
          <w:sz w:val="24"/>
          <w:szCs w:val="24"/>
        </w:rPr>
        <w:t xml:space="preserve">Zemiaky spolu s celými strúčikmi cesnaku </w:t>
      </w:r>
      <w:proofErr w:type="spellStart"/>
      <w:r w:rsidR="001E2AA1">
        <w:rPr>
          <w:rFonts w:cstheme="minorHAnsi"/>
          <w:sz w:val="24"/>
          <w:szCs w:val="24"/>
        </w:rPr>
        <w:t>o</w:t>
      </w:r>
      <w:r w:rsidRPr="00420E63">
        <w:rPr>
          <w:rFonts w:cstheme="minorHAnsi"/>
          <w:sz w:val="24"/>
          <w:szCs w:val="24"/>
        </w:rPr>
        <w:t>restuj</w:t>
      </w:r>
      <w:r w:rsidR="001E2AA1">
        <w:rPr>
          <w:rFonts w:cstheme="minorHAnsi"/>
          <w:sz w:val="24"/>
          <w:szCs w:val="24"/>
        </w:rPr>
        <w:t>t</w:t>
      </w:r>
      <w:r w:rsidRPr="00420E63">
        <w:rPr>
          <w:rFonts w:cstheme="minorHAnsi"/>
          <w:sz w:val="24"/>
          <w:szCs w:val="24"/>
        </w:rPr>
        <w:t>me</w:t>
      </w:r>
      <w:proofErr w:type="spellEnd"/>
      <w:r w:rsidRPr="00420E63">
        <w:rPr>
          <w:rFonts w:cstheme="minorHAnsi"/>
          <w:sz w:val="24"/>
          <w:szCs w:val="24"/>
        </w:rPr>
        <w:t xml:space="preserve"> na masle cca 2 minúty.</w:t>
      </w:r>
      <w:r w:rsidR="00420E63">
        <w:rPr>
          <w:rFonts w:cstheme="minorHAnsi"/>
          <w:sz w:val="24"/>
          <w:szCs w:val="24"/>
        </w:rPr>
        <w:t xml:space="preserve"> </w:t>
      </w:r>
      <w:r w:rsidRPr="00420E63">
        <w:rPr>
          <w:rFonts w:cstheme="minorHAnsi"/>
          <w:sz w:val="24"/>
          <w:szCs w:val="24"/>
        </w:rPr>
        <w:t>Zaleje</w:t>
      </w:r>
      <w:r w:rsidR="001E2AA1">
        <w:rPr>
          <w:rFonts w:cstheme="minorHAnsi"/>
          <w:sz w:val="24"/>
          <w:szCs w:val="24"/>
        </w:rPr>
        <w:t>t</w:t>
      </w:r>
      <w:r w:rsidRPr="00420E63">
        <w:rPr>
          <w:rFonts w:cstheme="minorHAnsi"/>
          <w:sz w:val="24"/>
          <w:szCs w:val="24"/>
        </w:rPr>
        <w:t>e bujónom, prid</w:t>
      </w:r>
      <w:r w:rsidR="001E2AA1">
        <w:rPr>
          <w:rFonts w:cstheme="minorHAnsi"/>
          <w:sz w:val="24"/>
          <w:szCs w:val="24"/>
        </w:rPr>
        <w:t>ajt</w:t>
      </w:r>
      <w:r w:rsidRPr="00420E63">
        <w:rPr>
          <w:rFonts w:cstheme="minorHAnsi"/>
          <w:sz w:val="24"/>
          <w:szCs w:val="24"/>
        </w:rPr>
        <w:t>e koreniny a</w:t>
      </w:r>
      <w:r w:rsidR="004C5174" w:rsidRPr="00420E63">
        <w:rPr>
          <w:rFonts w:cstheme="minorHAnsi"/>
          <w:sz w:val="24"/>
          <w:szCs w:val="24"/>
        </w:rPr>
        <w:t> </w:t>
      </w:r>
      <w:r w:rsidRPr="00420E63">
        <w:rPr>
          <w:rFonts w:cstheme="minorHAnsi"/>
          <w:sz w:val="24"/>
          <w:szCs w:val="24"/>
        </w:rPr>
        <w:t>počk</w:t>
      </w:r>
      <w:r w:rsidR="001E2AA1">
        <w:rPr>
          <w:rFonts w:cstheme="minorHAnsi"/>
          <w:sz w:val="24"/>
          <w:szCs w:val="24"/>
        </w:rPr>
        <w:t>ajt</w:t>
      </w:r>
      <w:r w:rsidRPr="00420E63">
        <w:rPr>
          <w:rFonts w:cstheme="minorHAnsi"/>
          <w:sz w:val="24"/>
          <w:szCs w:val="24"/>
        </w:rPr>
        <w:t>e</w:t>
      </w:r>
      <w:r w:rsidR="004C5174" w:rsidRPr="00420E63">
        <w:rPr>
          <w:rFonts w:cstheme="minorHAnsi"/>
          <w:sz w:val="24"/>
          <w:szCs w:val="24"/>
        </w:rPr>
        <w:t>,</w:t>
      </w:r>
      <w:r w:rsidRPr="00420E63">
        <w:rPr>
          <w:rFonts w:cstheme="minorHAnsi"/>
          <w:sz w:val="24"/>
          <w:szCs w:val="24"/>
        </w:rPr>
        <w:t xml:space="preserve"> kým </w:t>
      </w:r>
      <w:r w:rsidR="004C5174" w:rsidRPr="00420E63">
        <w:rPr>
          <w:rFonts w:cstheme="minorHAnsi"/>
          <w:sz w:val="24"/>
          <w:szCs w:val="24"/>
        </w:rPr>
        <w:t xml:space="preserve">sa </w:t>
      </w:r>
      <w:r w:rsidRPr="00420E63">
        <w:rPr>
          <w:rFonts w:cstheme="minorHAnsi"/>
          <w:sz w:val="24"/>
          <w:szCs w:val="24"/>
        </w:rPr>
        <w:t>uvaria zemiaky, cca 15 min.</w:t>
      </w:r>
      <w:r w:rsidR="00420E63">
        <w:rPr>
          <w:rFonts w:cstheme="minorHAnsi"/>
          <w:sz w:val="24"/>
          <w:szCs w:val="24"/>
        </w:rPr>
        <w:t xml:space="preserve"> </w:t>
      </w:r>
      <w:r w:rsidRPr="00420E63">
        <w:rPr>
          <w:rFonts w:cstheme="minorHAnsi"/>
          <w:sz w:val="24"/>
          <w:szCs w:val="24"/>
        </w:rPr>
        <w:t>Na záver prid</w:t>
      </w:r>
      <w:r w:rsidR="001E2AA1">
        <w:rPr>
          <w:rFonts w:cstheme="minorHAnsi"/>
          <w:sz w:val="24"/>
          <w:szCs w:val="24"/>
        </w:rPr>
        <w:t>ajt</w:t>
      </w:r>
      <w:r w:rsidRPr="00420E63">
        <w:rPr>
          <w:rFonts w:cstheme="minorHAnsi"/>
          <w:sz w:val="24"/>
          <w:szCs w:val="24"/>
        </w:rPr>
        <w:t>e nahrubo nakrá</w:t>
      </w:r>
      <w:r w:rsidR="00A23F19" w:rsidRPr="00420E63">
        <w:rPr>
          <w:rFonts w:cstheme="minorHAnsi"/>
          <w:sz w:val="24"/>
          <w:szCs w:val="24"/>
        </w:rPr>
        <w:t>janý</w:t>
      </w:r>
      <w:r w:rsidR="008530D0" w:rsidRPr="00420E63">
        <w:rPr>
          <w:rFonts w:cstheme="minorHAnsi"/>
          <w:sz w:val="24"/>
          <w:szCs w:val="24"/>
        </w:rPr>
        <w:t xml:space="preserve"> cesnak</w:t>
      </w:r>
      <w:r w:rsidR="00A23F19" w:rsidRPr="00420E63">
        <w:rPr>
          <w:rFonts w:cstheme="minorHAnsi"/>
          <w:sz w:val="24"/>
          <w:szCs w:val="24"/>
        </w:rPr>
        <w:t xml:space="preserve"> medvedí a všetko do</w:t>
      </w:r>
      <w:r w:rsidRPr="00420E63">
        <w:rPr>
          <w:rFonts w:cstheme="minorHAnsi"/>
          <w:sz w:val="24"/>
          <w:szCs w:val="24"/>
        </w:rPr>
        <w:t>hladka rozmixuj</w:t>
      </w:r>
      <w:r w:rsidR="001E2AA1">
        <w:rPr>
          <w:rFonts w:cstheme="minorHAnsi"/>
          <w:sz w:val="24"/>
          <w:szCs w:val="24"/>
        </w:rPr>
        <w:t>t</w:t>
      </w:r>
      <w:r w:rsidRPr="00420E63">
        <w:rPr>
          <w:rFonts w:cstheme="minorHAnsi"/>
          <w:sz w:val="24"/>
          <w:szCs w:val="24"/>
        </w:rPr>
        <w:t xml:space="preserve">e. </w:t>
      </w:r>
      <w:r w:rsidR="00420E63">
        <w:rPr>
          <w:rFonts w:cstheme="minorHAnsi"/>
          <w:sz w:val="24"/>
          <w:szCs w:val="24"/>
        </w:rPr>
        <w:t xml:space="preserve"> </w:t>
      </w:r>
      <w:proofErr w:type="spellStart"/>
      <w:r w:rsidRPr="00420E63">
        <w:rPr>
          <w:rFonts w:cstheme="minorHAnsi"/>
          <w:sz w:val="24"/>
          <w:szCs w:val="24"/>
        </w:rPr>
        <w:t>Ozdob</w:t>
      </w:r>
      <w:r w:rsidR="001E2AA1">
        <w:rPr>
          <w:rFonts w:cstheme="minorHAnsi"/>
          <w:sz w:val="24"/>
          <w:szCs w:val="24"/>
        </w:rPr>
        <w:t>te</w:t>
      </w:r>
      <w:r w:rsidRPr="00420E63">
        <w:rPr>
          <w:rFonts w:cstheme="minorHAnsi"/>
          <w:sz w:val="24"/>
          <w:szCs w:val="24"/>
        </w:rPr>
        <w:t>e</w:t>
      </w:r>
      <w:proofErr w:type="spellEnd"/>
      <w:r w:rsidRPr="00420E63">
        <w:rPr>
          <w:rFonts w:cstheme="minorHAnsi"/>
          <w:sz w:val="24"/>
          <w:szCs w:val="24"/>
        </w:rPr>
        <w:t xml:space="preserve"> </w:t>
      </w:r>
      <w:proofErr w:type="spellStart"/>
      <w:r w:rsidRPr="00420E63">
        <w:rPr>
          <w:rFonts w:cstheme="minorHAnsi"/>
          <w:sz w:val="24"/>
          <w:szCs w:val="24"/>
        </w:rPr>
        <w:t>krutónmi</w:t>
      </w:r>
      <w:proofErr w:type="spellEnd"/>
      <w:r w:rsidRPr="00420E63">
        <w:rPr>
          <w:rFonts w:cstheme="minorHAnsi"/>
          <w:sz w:val="24"/>
          <w:szCs w:val="24"/>
        </w:rPr>
        <w:t xml:space="preserve"> či nasucho opraženými semiačkami, ktoré potom jemne pukajú.</w:t>
      </w:r>
    </w:p>
    <w:p w14:paraId="7E57CA7B" w14:textId="77777777" w:rsidR="00395767" w:rsidRDefault="00395767">
      <w:pPr>
        <w:rPr>
          <w:b/>
          <w:highlight w:val="cyan"/>
        </w:rPr>
      </w:pPr>
      <w:r>
        <w:rPr>
          <w:b/>
          <w:highlight w:val="cyan"/>
        </w:rPr>
        <w:br w:type="page"/>
      </w:r>
    </w:p>
    <w:p w14:paraId="4F8122BD" w14:textId="6F24F52F" w:rsidR="00C23595" w:rsidRPr="00420E63" w:rsidRDefault="009F5EC5" w:rsidP="00420E63">
      <w:pPr>
        <w:spacing w:after="0"/>
        <w:contextualSpacing/>
        <w:jc w:val="center"/>
        <w:rPr>
          <w:rFonts w:cstheme="minorHAnsi"/>
          <w:b/>
          <w:sz w:val="24"/>
          <w:szCs w:val="24"/>
          <w:highlight w:val="cyan"/>
        </w:rPr>
      </w:pPr>
      <w:r w:rsidRPr="00420E63">
        <w:rPr>
          <w:rFonts w:cstheme="minorHAnsi"/>
          <w:b/>
          <w:sz w:val="24"/>
          <w:szCs w:val="24"/>
          <w:highlight w:val="cyan"/>
        </w:rPr>
        <w:lastRenderedPageBreak/>
        <w:t>ĎATELINA LÚČNA</w:t>
      </w:r>
    </w:p>
    <w:p w14:paraId="281E9B2E" w14:textId="51F7DE70" w:rsidR="00C23595" w:rsidRPr="00420E63" w:rsidRDefault="009F5EC5" w:rsidP="00420E63">
      <w:pPr>
        <w:spacing w:after="0"/>
        <w:contextualSpacing/>
        <w:jc w:val="center"/>
        <w:rPr>
          <w:rFonts w:cstheme="minorHAnsi"/>
          <w:sz w:val="24"/>
          <w:szCs w:val="24"/>
        </w:rPr>
      </w:pPr>
      <w:proofErr w:type="spellStart"/>
      <w:r w:rsidRPr="00420E63">
        <w:rPr>
          <w:rFonts w:cstheme="minorHAnsi"/>
          <w:i/>
          <w:sz w:val="24"/>
          <w:szCs w:val="24"/>
        </w:rPr>
        <w:t>Jetel</w:t>
      </w:r>
      <w:proofErr w:type="spellEnd"/>
      <w:r w:rsidRPr="00420E63">
        <w:rPr>
          <w:rFonts w:cstheme="minorHAnsi"/>
          <w:i/>
          <w:sz w:val="24"/>
          <w:szCs w:val="24"/>
        </w:rPr>
        <w:t xml:space="preserve"> </w:t>
      </w:r>
      <w:proofErr w:type="spellStart"/>
      <w:r w:rsidRPr="00420E63">
        <w:rPr>
          <w:rFonts w:cstheme="minorHAnsi"/>
          <w:i/>
          <w:sz w:val="24"/>
          <w:szCs w:val="24"/>
        </w:rPr>
        <w:t>luční</w:t>
      </w:r>
      <w:proofErr w:type="spellEnd"/>
      <w:r w:rsidR="00C23595" w:rsidRPr="00420E63">
        <w:rPr>
          <w:rFonts w:cstheme="minorHAnsi"/>
          <w:i/>
          <w:sz w:val="24"/>
          <w:szCs w:val="24"/>
        </w:rPr>
        <w:t xml:space="preserve"> </w:t>
      </w:r>
      <w:r w:rsidR="00C23595" w:rsidRPr="00420E63">
        <w:rPr>
          <w:rFonts w:cstheme="minorHAnsi"/>
          <w:sz w:val="24"/>
          <w:szCs w:val="24"/>
        </w:rPr>
        <w:t xml:space="preserve">(česky) – </w:t>
      </w:r>
      <w:proofErr w:type="spellStart"/>
      <w:r w:rsidRPr="00420E63">
        <w:rPr>
          <w:rFonts w:cstheme="minorHAnsi"/>
          <w:i/>
          <w:sz w:val="24"/>
          <w:szCs w:val="24"/>
        </w:rPr>
        <w:t>Trifolium</w:t>
      </w:r>
      <w:proofErr w:type="spellEnd"/>
      <w:r w:rsidRPr="00420E63">
        <w:rPr>
          <w:rFonts w:cstheme="minorHAnsi"/>
          <w:i/>
          <w:sz w:val="24"/>
          <w:szCs w:val="24"/>
        </w:rPr>
        <w:t xml:space="preserve"> </w:t>
      </w:r>
      <w:proofErr w:type="spellStart"/>
      <w:r w:rsidRPr="00420E63">
        <w:rPr>
          <w:rFonts w:cstheme="minorHAnsi"/>
          <w:i/>
          <w:sz w:val="24"/>
          <w:szCs w:val="24"/>
        </w:rPr>
        <w:t>pratense</w:t>
      </w:r>
      <w:proofErr w:type="spellEnd"/>
      <w:r w:rsidRPr="00420E63">
        <w:rPr>
          <w:rFonts w:cstheme="minorHAnsi"/>
          <w:i/>
          <w:sz w:val="24"/>
          <w:szCs w:val="24"/>
        </w:rPr>
        <w:t xml:space="preserve"> </w:t>
      </w:r>
      <w:r w:rsidR="00C23595" w:rsidRPr="00420E63">
        <w:rPr>
          <w:rFonts w:cstheme="minorHAnsi"/>
          <w:sz w:val="24"/>
          <w:szCs w:val="24"/>
        </w:rPr>
        <w:t>(latinsky)</w:t>
      </w:r>
    </w:p>
    <w:p w14:paraId="6E72B9AE" w14:textId="77777777" w:rsidR="001D3BA8" w:rsidRDefault="001D3BA8" w:rsidP="001D3BA8">
      <w:pPr>
        <w:spacing w:after="0"/>
        <w:contextualSpacing/>
        <w:rPr>
          <w:b/>
          <w:sz w:val="24"/>
          <w:szCs w:val="24"/>
          <w:highlight w:val="cyan"/>
        </w:rPr>
      </w:pPr>
    </w:p>
    <w:p w14:paraId="424A3DB3" w14:textId="60CC456D" w:rsidR="001D3BA8" w:rsidRPr="00355368" w:rsidRDefault="001E2AA1" w:rsidP="001D3BA8">
      <w:pPr>
        <w:spacing w:after="0"/>
        <w:contextualSpacing/>
        <w:jc w:val="center"/>
        <w:rPr>
          <w:b/>
          <w:sz w:val="24"/>
          <w:szCs w:val="24"/>
          <w:highlight w:val="yellow"/>
        </w:rPr>
      </w:pPr>
      <w:r>
        <w:rPr>
          <w:b/>
          <w:sz w:val="24"/>
          <w:szCs w:val="24"/>
          <w:highlight w:val="yellow"/>
        </w:rPr>
        <w:t>Trojlístok pre bohyne, štvorlístok pre šťastie</w:t>
      </w:r>
    </w:p>
    <w:p w14:paraId="149D9E00" w14:textId="77777777" w:rsidR="00B518B0" w:rsidRPr="001D3BA8" w:rsidRDefault="00B518B0" w:rsidP="001D3BA8">
      <w:pPr>
        <w:spacing w:after="0"/>
        <w:rPr>
          <w:rFonts w:cstheme="minorHAnsi"/>
          <w:b/>
          <w:sz w:val="24"/>
          <w:szCs w:val="24"/>
        </w:rPr>
      </w:pPr>
    </w:p>
    <w:p w14:paraId="7DC32F93" w14:textId="5C63B1F1" w:rsidR="005D2564" w:rsidRDefault="00B518B0" w:rsidP="00420E63">
      <w:pPr>
        <w:spacing w:after="0"/>
        <w:contextualSpacing/>
        <w:rPr>
          <w:rFonts w:cstheme="minorHAnsi"/>
          <w:sz w:val="24"/>
          <w:szCs w:val="24"/>
        </w:rPr>
      </w:pPr>
      <w:r w:rsidRPr="00420E63">
        <w:rPr>
          <w:rFonts w:cstheme="minorHAnsi"/>
          <w:sz w:val="24"/>
          <w:szCs w:val="24"/>
        </w:rPr>
        <w:t xml:space="preserve">Pri spomienkach na detstvo sa mi vynárajú nielen obrázky nespútaných hier, objavovania prírody na našej chate, ale aj spomienka, ako sme sedávali na záhrade a zbierali červené hlavičky rozkvitnutých ďatelín. </w:t>
      </w:r>
      <w:r w:rsidR="004B2958" w:rsidRPr="00420E63">
        <w:rPr>
          <w:rFonts w:cstheme="minorHAnsi"/>
          <w:sz w:val="24"/>
          <w:szCs w:val="24"/>
        </w:rPr>
        <w:t>Ich nektár z kalíškov bol takou sladkou prestávkou pri našich hrách. A robím to dodnes</w:t>
      </w:r>
      <w:r w:rsidR="00BE37A6" w:rsidRPr="00420E63">
        <w:rPr>
          <w:rFonts w:cstheme="minorHAnsi"/>
          <w:sz w:val="24"/>
          <w:szCs w:val="24"/>
        </w:rPr>
        <w:t xml:space="preserve"> so svojimi deťmi</w:t>
      </w:r>
      <w:r w:rsidR="004B2958" w:rsidRPr="00420E63">
        <w:rPr>
          <w:rFonts w:cstheme="minorHAnsi"/>
          <w:sz w:val="24"/>
          <w:szCs w:val="24"/>
        </w:rPr>
        <w:t xml:space="preserve">! </w:t>
      </w:r>
    </w:p>
    <w:p w14:paraId="77AE4B35" w14:textId="77777777" w:rsidR="00420E63" w:rsidRPr="00420E63" w:rsidRDefault="00420E63" w:rsidP="00420E63">
      <w:pPr>
        <w:spacing w:after="0"/>
        <w:contextualSpacing/>
        <w:rPr>
          <w:rFonts w:cstheme="minorHAnsi"/>
          <w:sz w:val="24"/>
          <w:szCs w:val="24"/>
        </w:rPr>
      </w:pPr>
    </w:p>
    <w:p w14:paraId="440528D7" w14:textId="7488163A" w:rsidR="00463B40" w:rsidRDefault="00463B40" w:rsidP="00420E63">
      <w:pPr>
        <w:spacing w:after="0"/>
        <w:contextualSpacing/>
        <w:rPr>
          <w:rFonts w:cstheme="minorHAnsi"/>
          <w:sz w:val="24"/>
          <w:szCs w:val="24"/>
        </w:rPr>
      </w:pPr>
      <w:r w:rsidRPr="00420E63">
        <w:rPr>
          <w:rFonts w:cstheme="minorHAnsi"/>
          <w:sz w:val="24"/>
          <w:szCs w:val="24"/>
        </w:rPr>
        <w:t xml:space="preserve">Ďalšou milou spomienkou je, ako moja mamina nosila v peňaženke vylisovaný štvorlístok pre šťastie. Ani </w:t>
      </w:r>
      <w:r w:rsidR="00853BE7" w:rsidRPr="00420E63">
        <w:rPr>
          <w:rFonts w:cstheme="minorHAnsi"/>
          <w:sz w:val="24"/>
          <w:szCs w:val="24"/>
        </w:rPr>
        <w:t>v</w:t>
      </w:r>
      <w:r w:rsidR="00BE37A6" w:rsidRPr="00420E63">
        <w:rPr>
          <w:rFonts w:cstheme="minorHAnsi"/>
          <w:sz w:val="24"/>
          <w:szCs w:val="24"/>
        </w:rPr>
        <w:t>y neodoláte, keď narazíte</w:t>
      </w:r>
      <w:r w:rsidRPr="00420E63">
        <w:rPr>
          <w:rFonts w:cstheme="minorHAnsi"/>
          <w:sz w:val="24"/>
          <w:szCs w:val="24"/>
        </w:rPr>
        <w:t xml:space="preserve"> na koberec ďatelinových trojlístkov? </w:t>
      </w:r>
    </w:p>
    <w:p w14:paraId="23C9B784" w14:textId="77777777" w:rsidR="00420E63" w:rsidRPr="00420E63" w:rsidRDefault="00420E63" w:rsidP="00420E63">
      <w:pPr>
        <w:spacing w:after="0"/>
        <w:contextualSpacing/>
        <w:rPr>
          <w:rFonts w:cstheme="minorHAnsi"/>
          <w:sz w:val="24"/>
          <w:szCs w:val="24"/>
        </w:rPr>
      </w:pPr>
    </w:p>
    <w:p w14:paraId="14FCA57D" w14:textId="0C9213F4" w:rsidR="00D45786" w:rsidRDefault="0086298E" w:rsidP="00420E63">
      <w:pPr>
        <w:spacing w:after="0"/>
        <w:contextualSpacing/>
        <w:rPr>
          <w:rFonts w:cstheme="minorHAnsi"/>
          <w:sz w:val="24"/>
          <w:szCs w:val="24"/>
        </w:rPr>
      </w:pPr>
      <w:r w:rsidRPr="00420E63">
        <w:rPr>
          <w:rFonts w:cstheme="minorHAnsi"/>
          <w:sz w:val="24"/>
          <w:szCs w:val="24"/>
        </w:rPr>
        <w:t>Bohužiaľ, hlavne v mestách, kde prevládajú anglické zelené trávnik</w:t>
      </w:r>
      <w:r w:rsidR="00511ED5" w:rsidRPr="00420E63">
        <w:rPr>
          <w:rFonts w:cstheme="minorHAnsi"/>
          <w:sz w:val="24"/>
          <w:szCs w:val="24"/>
        </w:rPr>
        <w:t>y</w:t>
      </w:r>
      <w:r w:rsidR="00853BE7" w:rsidRPr="00420E63">
        <w:rPr>
          <w:rFonts w:cstheme="minorHAnsi"/>
          <w:sz w:val="24"/>
          <w:szCs w:val="24"/>
        </w:rPr>
        <w:t>,</w:t>
      </w:r>
      <w:r w:rsidRPr="00420E63">
        <w:rPr>
          <w:rFonts w:cstheme="minorHAnsi"/>
          <w:sz w:val="24"/>
          <w:szCs w:val="24"/>
        </w:rPr>
        <w:t xml:space="preserve"> sa k</w:t>
      </w:r>
      <w:r w:rsidR="00853BE7" w:rsidRPr="00420E63">
        <w:rPr>
          <w:rFonts w:cstheme="minorHAnsi"/>
          <w:sz w:val="24"/>
          <w:szCs w:val="24"/>
        </w:rPr>
        <w:t xml:space="preserve"> ďateline </w:t>
      </w:r>
      <w:r w:rsidRPr="00420E63">
        <w:rPr>
          <w:rFonts w:cstheme="minorHAnsi"/>
          <w:sz w:val="24"/>
          <w:szCs w:val="24"/>
        </w:rPr>
        <w:t xml:space="preserve">pristupuje ako k nežiaducej burine. </w:t>
      </w:r>
      <w:r w:rsidR="00D45786" w:rsidRPr="00420E63">
        <w:rPr>
          <w:rFonts w:cstheme="minorHAnsi"/>
          <w:sz w:val="24"/>
          <w:szCs w:val="24"/>
        </w:rPr>
        <w:t>Nie je žiadnou raritou striekanie trávnikov účinnou chémiou, pretože takéto kvietky priťahujú včely a</w:t>
      </w:r>
      <w:r w:rsidR="00882E9F" w:rsidRPr="00420E63">
        <w:rPr>
          <w:rFonts w:cstheme="minorHAnsi"/>
          <w:sz w:val="24"/>
          <w:szCs w:val="24"/>
        </w:rPr>
        <w:t xml:space="preserve"> tie by </w:t>
      </w:r>
      <w:r w:rsidR="00D45786" w:rsidRPr="00420E63">
        <w:rPr>
          <w:rFonts w:cstheme="minorHAnsi"/>
          <w:sz w:val="24"/>
          <w:szCs w:val="24"/>
        </w:rPr>
        <w:t xml:space="preserve">mohli ohrozovať ľudí. </w:t>
      </w:r>
    </w:p>
    <w:p w14:paraId="5B1438AD" w14:textId="77777777" w:rsidR="00420E63" w:rsidRPr="00420E63" w:rsidRDefault="00420E63" w:rsidP="00420E63">
      <w:pPr>
        <w:spacing w:after="0"/>
        <w:contextualSpacing/>
        <w:rPr>
          <w:rFonts w:cstheme="minorHAnsi"/>
          <w:sz w:val="24"/>
          <w:szCs w:val="24"/>
        </w:rPr>
      </w:pPr>
    </w:p>
    <w:p w14:paraId="3B6556AC" w14:textId="1F3957AE" w:rsidR="00D45786" w:rsidRPr="00420E63" w:rsidRDefault="00D45786" w:rsidP="00420E63">
      <w:pPr>
        <w:spacing w:after="0"/>
        <w:contextualSpacing/>
        <w:rPr>
          <w:rFonts w:cstheme="minorHAnsi"/>
          <w:b/>
          <w:sz w:val="24"/>
          <w:szCs w:val="24"/>
        </w:rPr>
      </w:pPr>
      <w:r w:rsidRPr="00420E63">
        <w:rPr>
          <w:rFonts w:cstheme="minorHAnsi"/>
          <w:b/>
          <w:sz w:val="24"/>
          <w:szCs w:val="24"/>
        </w:rPr>
        <w:t xml:space="preserve">Čo na to povedať? Myslím si, že </w:t>
      </w:r>
      <w:r w:rsidR="00511ED5" w:rsidRPr="00420E63">
        <w:rPr>
          <w:rFonts w:cstheme="minorHAnsi"/>
          <w:b/>
          <w:sz w:val="24"/>
          <w:szCs w:val="24"/>
        </w:rPr>
        <w:t xml:space="preserve">skôr </w:t>
      </w:r>
      <w:r w:rsidRPr="00420E63">
        <w:rPr>
          <w:rFonts w:cstheme="minorHAnsi"/>
          <w:b/>
          <w:sz w:val="24"/>
          <w:szCs w:val="24"/>
        </w:rPr>
        <w:t>potrebujeme menej právnikov ako menej ďateliny!</w:t>
      </w:r>
    </w:p>
    <w:p w14:paraId="75AA6BA3" w14:textId="77777777" w:rsidR="00420E63" w:rsidRDefault="00420E63" w:rsidP="00420E63">
      <w:pPr>
        <w:spacing w:after="0"/>
        <w:contextualSpacing/>
        <w:rPr>
          <w:rFonts w:cstheme="minorHAnsi"/>
          <w:sz w:val="24"/>
          <w:szCs w:val="24"/>
        </w:rPr>
      </w:pPr>
    </w:p>
    <w:p w14:paraId="39BAC90B" w14:textId="25F037E4" w:rsidR="00463B40" w:rsidRDefault="00600A96" w:rsidP="00420E63">
      <w:pPr>
        <w:spacing w:after="0"/>
        <w:contextualSpacing/>
        <w:rPr>
          <w:rFonts w:cstheme="minorHAnsi"/>
          <w:sz w:val="24"/>
          <w:szCs w:val="24"/>
        </w:rPr>
      </w:pPr>
      <w:r w:rsidRPr="00420E63">
        <w:rPr>
          <w:rFonts w:cstheme="minorHAnsi"/>
          <w:sz w:val="24"/>
          <w:szCs w:val="24"/>
        </w:rPr>
        <w:t xml:space="preserve">Nie je na svete krajina, kde by sme ju nenašli. Ešte aj na hraniciach ľadu v Arktíde ju na tých pár kúskoch pastvín môžeme nájsť. Preto ju niektorí nazývajú aj rastlinou na prežitie, hlavne v čase hladomoru. A oprávnene. </w:t>
      </w:r>
    </w:p>
    <w:p w14:paraId="0B9CDA0F" w14:textId="77777777" w:rsidR="00420E63" w:rsidRPr="00420E63" w:rsidRDefault="00420E63" w:rsidP="00420E63">
      <w:pPr>
        <w:spacing w:after="0"/>
        <w:contextualSpacing/>
        <w:rPr>
          <w:rFonts w:cstheme="minorHAnsi"/>
          <w:sz w:val="24"/>
          <w:szCs w:val="24"/>
        </w:rPr>
      </w:pPr>
    </w:p>
    <w:p w14:paraId="4DBF8C8D" w14:textId="1B6615B8" w:rsidR="007D2600" w:rsidRDefault="00853BE7" w:rsidP="00420E63">
      <w:pPr>
        <w:spacing w:after="0"/>
        <w:contextualSpacing/>
        <w:rPr>
          <w:rFonts w:cstheme="minorHAnsi"/>
          <w:sz w:val="24"/>
          <w:szCs w:val="24"/>
        </w:rPr>
      </w:pPr>
      <w:r w:rsidRPr="00420E63">
        <w:rPr>
          <w:rFonts w:cstheme="minorHAnsi"/>
          <w:sz w:val="24"/>
          <w:szCs w:val="24"/>
        </w:rPr>
        <w:t>Poznáme viaceré druhy ďateliny:</w:t>
      </w:r>
      <w:r w:rsidR="00600A96" w:rsidRPr="00420E63">
        <w:rPr>
          <w:rFonts w:cstheme="minorHAnsi"/>
          <w:sz w:val="24"/>
          <w:szCs w:val="24"/>
        </w:rPr>
        <w:t xml:space="preserve"> biele, červené či ružové. Aj keď je celá jedlá, na konzumáciu si vyberajte radšej iba </w:t>
      </w:r>
      <w:r w:rsidR="007D2600" w:rsidRPr="00420E63">
        <w:rPr>
          <w:rFonts w:cstheme="minorHAnsi"/>
          <w:sz w:val="24"/>
          <w:szCs w:val="24"/>
        </w:rPr>
        <w:t xml:space="preserve">mladé a svieže </w:t>
      </w:r>
      <w:r w:rsidR="00600A96" w:rsidRPr="00420E63">
        <w:rPr>
          <w:rFonts w:cstheme="minorHAnsi"/>
          <w:sz w:val="24"/>
          <w:szCs w:val="24"/>
        </w:rPr>
        <w:t>k</w:t>
      </w:r>
      <w:r w:rsidR="007D2600" w:rsidRPr="00420E63">
        <w:rPr>
          <w:rFonts w:cstheme="minorHAnsi"/>
          <w:sz w:val="24"/>
          <w:szCs w:val="24"/>
        </w:rPr>
        <w:t>vietky, neobsahujú toľko horčín. Majú jemnú a</w:t>
      </w:r>
      <w:r w:rsidR="00600A96" w:rsidRPr="00420E63">
        <w:rPr>
          <w:rFonts w:cstheme="minorHAnsi"/>
          <w:sz w:val="24"/>
          <w:szCs w:val="24"/>
        </w:rPr>
        <w:t xml:space="preserve"> príjemnú chuť. </w:t>
      </w:r>
    </w:p>
    <w:p w14:paraId="365BE406" w14:textId="77777777" w:rsidR="00420E63" w:rsidRPr="00420E63" w:rsidRDefault="00420E63" w:rsidP="00420E63">
      <w:pPr>
        <w:spacing w:after="0"/>
        <w:contextualSpacing/>
        <w:rPr>
          <w:rFonts w:cstheme="minorHAnsi"/>
          <w:sz w:val="24"/>
          <w:szCs w:val="24"/>
        </w:rPr>
      </w:pPr>
    </w:p>
    <w:p w14:paraId="487FEA18" w14:textId="7FE7882A" w:rsidR="007D2600" w:rsidRPr="00420E63" w:rsidRDefault="007D2600" w:rsidP="00420E63">
      <w:pPr>
        <w:spacing w:after="0"/>
        <w:contextualSpacing/>
        <w:rPr>
          <w:rFonts w:cstheme="minorHAnsi"/>
          <w:b/>
          <w:sz w:val="24"/>
          <w:szCs w:val="24"/>
        </w:rPr>
      </w:pPr>
      <w:r w:rsidRPr="00420E63">
        <w:rPr>
          <w:rFonts w:cstheme="minorHAnsi"/>
          <w:b/>
          <w:sz w:val="24"/>
          <w:szCs w:val="24"/>
        </w:rPr>
        <w:t xml:space="preserve">Dôležité vedieť </w:t>
      </w:r>
      <w:r w:rsidR="006908E9" w:rsidRPr="00420E63">
        <w:rPr>
          <w:rFonts w:cstheme="minorHAnsi"/>
          <w:b/>
          <w:sz w:val="24"/>
          <w:szCs w:val="24"/>
        </w:rPr>
        <w:t>–</w:t>
      </w:r>
      <w:r w:rsidRPr="00420E63">
        <w:rPr>
          <w:rFonts w:cstheme="minorHAnsi"/>
          <w:b/>
          <w:sz w:val="24"/>
          <w:szCs w:val="24"/>
        </w:rPr>
        <w:t xml:space="preserve"> zapamätajte si 3 varovania:</w:t>
      </w:r>
    </w:p>
    <w:p w14:paraId="6E4471A2" w14:textId="52BF749C" w:rsidR="007D2600" w:rsidRPr="00420E63" w:rsidRDefault="007D2600" w:rsidP="00420E63">
      <w:pPr>
        <w:pStyle w:val="Odsekzoznamu"/>
        <w:numPr>
          <w:ilvl w:val="0"/>
          <w:numId w:val="9"/>
        </w:numPr>
        <w:spacing w:after="0"/>
        <w:rPr>
          <w:rFonts w:cstheme="minorHAnsi"/>
          <w:sz w:val="24"/>
          <w:szCs w:val="24"/>
        </w:rPr>
      </w:pPr>
      <w:r w:rsidRPr="00420E63">
        <w:rPr>
          <w:rFonts w:cstheme="minorHAnsi"/>
          <w:sz w:val="24"/>
          <w:szCs w:val="24"/>
        </w:rPr>
        <w:t xml:space="preserve">Pomerne veľa ľudí je na </w:t>
      </w:r>
      <w:r w:rsidR="00853BE7" w:rsidRPr="00420E63">
        <w:rPr>
          <w:rFonts w:cstheme="minorHAnsi"/>
          <w:sz w:val="24"/>
          <w:szCs w:val="24"/>
        </w:rPr>
        <w:t xml:space="preserve">ďatelinu </w:t>
      </w:r>
      <w:r w:rsidRPr="00420E63">
        <w:rPr>
          <w:rFonts w:cstheme="minorHAnsi"/>
          <w:sz w:val="24"/>
          <w:szCs w:val="24"/>
        </w:rPr>
        <w:t>alergických, samozrejme</w:t>
      </w:r>
      <w:r w:rsidR="007440AA" w:rsidRPr="00420E63">
        <w:rPr>
          <w:rFonts w:cstheme="minorHAnsi"/>
          <w:sz w:val="24"/>
          <w:szCs w:val="24"/>
        </w:rPr>
        <w:t>,</w:t>
      </w:r>
      <w:r w:rsidRPr="00420E63">
        <w:rPr>
          <w:rFonts w:cstheme="minorHAnsi"/>
          <w:sz w:val="24"/>
          <w:szCs w:val="24"/>
        </w:rPr>
        <w:t xml:space="preserve"> </w:t>
      </w:r>
      <w:r w:rsidR="00853BE7" w:rsidRPr="00420E63">
        <w:rPr>
          <w:rFonts w:cstheme="minorHAnsi"/>
          <w:sz w:val="24"/>
          <w:szCs w:val="24"/>
        </w:rPr>
        <w:t xml:space="preserve">nevedia </w:t>
      </w:r>
      <w:r w:rsidRPr="00420E63">
        <w:rPr>
          <w:rFonts w:cstheme="minorHAnsi"/>
          <w:sz w:val="24"/>
          <w:szCs w:val="24"/>
        </w:rPr>
        <w:t xml:space="preserve">o tom. Preto </w:t>
      </w:r>
      <w:r w:rsidR="00853BE7" w:rsidRPr="00420E63">
        <w:rPr>
          <w:rFonts w:cstheme="minorHAnsi"/>
          <w:sz w:val="24"/>
          <w:szCs w:val="24"/>
        </w:rPr>
        <w:t>k nej pristupujte opatrne</w:t>
      </w:r>
      <w:r w:rsidRPr="00420E63">
        <w:rPr>
          <w:rFonts w:cstheme="minorHAnsi"/>
          <w:sz w:val="24"/>
          <w:szCs w:val="24"/>
        </w:rPr>
        <w:t>, v malých množstvách</w:t>
      </w:r>
      <w:r w:rsidR="00853BE7" w:rsidRPr="00420E63">
        <w:rPr>
          <w:rFonts w:cstheme="minorHAnsi"/>
          <w:sz w:val="24"/>
          <w:szCs w:val="24"/>
        </w:rPr>
        <w:t>, hlavne prvýkrát</w:t>
      </w:r>
      <w:r w:rsidRPr="00420E63">
        <w:rPr>
          <w:rFonts w:cstheme="minorHAnsi"/>
          <w:sz w:val="24"/>
          <w:szCs w:val="24"/>
        </w:rPr>
        <w:t xml:space="preserve">. </w:t>
      </w:r>
      <w:r w:rsidR="007440AA" w:rsidRPr="00420E63">
        <w:rPr>
          <w:rFonts w:cstheme="minorHAnsi"/>
          <w:sz w:val="24"/>
          <w:szCs w:val="24"/>
        </w:rPr>
        <w:t>Na začiatok m</w:t>
      </w:r>
      <w:r w:rsidRPr="00420E63">
        <w:rPr>
          <w:rFonts w:cstheme="minorHAnsi"/>
          <w:sz w:val="24"/>
          <w:szCs w:val="24"/>
        </w:rPr>
        <w:t>ôžete skúsiť ochutnať nektár z jej kvietkov, kým nezistíte</w:t>
      </w:r>
      <w:r w:rsidR="00954B61" w:rsidRPr="00420E63">
        <w:rPr>
          <w:rFonts w:cstheme="minorHAnsi"/>
          <w:sz w:val="24"/>
          <w:szCs w:val="24"/>
        </w:rPr>
        <w:t>,</w:t>
      </w:r>
      <w:r w:rsidRPr="00420E63">
        <w:rPr>
          <w:rFonts w:cstheme="minorHAnsi"/>
          <w:sz w:val="24"/>
          <w:szCs w:val="24"/>
        </w:rPr>
        <w:t xml:space="preserve"> ako </w:t>
      </w:r>
      <w:r w:rsidR="00853BE7" w:rsidRPr="00420E63">
        <w:rPr>
          <w:rFonts w:cstheme="minorHAnsi"/>
          <w:sz w:val="24"/>
          <w:szCs w:val="24"/>
        </w:rPr>
        <w:t xml:space="preserve">na ňu vaše telo </w:t>
      </w:r>
      <w:r w:rsidRPr="00420E63">
        <w:rPr>
          <w:rFonts w:cstheme="minorHAnsi"/>
          <w:sz w:val="24"/>
          <w:szCs w:val="24"/>
        </w:rPr>
        <w:t xml:space="preserve">reaguje. </w:t>
      </w:r>
    </w:p>
    <w:p w14:paraId="52C848AA" w14:textId="4E63A2DF" w:rsidR="007D2600" w:rsidRPr="00420E63" w:rsidRDefault="001800CA" w:rsidP="00420E63">
      <w:pPr>
        <w:pStyle w:val="Odsekzoznamu"/>
        <w:numPr>
          <w:ilvl w:val="0"/>
          <w:numId w:val="9"/>
        </w:numPr>
        <w:spacing w:after="0"/>
        <w:rPr>
          <w:rFonts w:cstheme="minorHAnsi"/>
          <w:sz w:val="24"/>
          <w:szCs w:val="24"/>
        </w:rPr>
      </w:pPr>
      <w:r w:rsidRPr="00420E63">
        <w:rPr>
          <w:rFonts w:cstheme="minorHAnsi"/>
          <w:sz w:val="24"/>
          <w:szCs w:val="24"/>
        </w:rPr>
        <w:t>Konz</w:t>
      </w:r>
      <w:r w:rsidR="003B0725" w:rsidRPr="00420E63">
        <w:rPr>
          <w:rFonts w:cstheme="minorHAnsi"/>
          <w:sz w:val="24"/>
          <w:szCs w:val="24"/>
        </w:rPr>
        <w:t xml:space="preserve">umujte ju zásadne hneď po zbere čerstvú, alebo </w:t>
      </w:r>
      <w:r w:rsidR="00853BE7" w:rsidRPr="00420E63">
        <w:rPr>
          <w:rFonts w:cstheme="minorHAnsi"/>
          <w:sz w:val="24"/>
          <w:szCs w:val="24"/>
        </w:rPr>
        <w:t xml:space="preserve">ju </w:t>
      </w:r>
      <w:r w:rsidR="003B0725" w:rsidRPr="00420E63">
        <w:rPr>
          <w:rFonts w:cstheme="minorHAnsi"/>
          <w:sz w:val="24"/>
          <w:szCs w:val="24"/>
        </w:rPr>
        <w:t>môžete aj krátko povariť. V</w:t>
      </w:r>
      <w:r w:rsidRPr="00420E63">
        <w:rPr>
          <w:rFonts w:cstheme="minorHAnsi"/>
          <w:sz w:val="24"/>
          <w:szCs w:val="24"/>
        </w:rPr>
        <w:t xml:space="preserve">yvarujte sa prenášaniu v plastových </w:t>
      </w:r>
      <w:r w:rsidR="00853BE7" w:rsidRPr="00420E63">
        <w:rPr>
          <w:rFonts w:cstheme="minorHAnsi"/>
          <w:sz w:val="24"/>
          <w:szCs w:val="24"/>
        </w:rPr>
        <w:t>vreckách</w:t>
      </w:r>
      <w:r w:rsidR="00954B61" w:rsidRPr="00420E63">
        <w:rPr>
          <w:rFonts w:cstheme="minorHAnsi"/>
          <w:sz w:val="24"/>
          <w:szCs w:val="24"/>
        </w:rPr>
        <w:t xml:space="preserve"> a</w:t>
      </w:r>
      <w:r w:rsidRPr="00420E63">
        <w:rPr>
          <w:rFonts w:cstheme="minorHAnsi"/>
          <w:sz w:val="24"/>
          <w:szCs w:val="24"/>
        </w:rPr>
        <w:t> NIKDY JU NEKVASTE, NEFERMENTUJTE. Takže buď úplne čerstvú</w:t>
      </w:r>
      <w:r w:rsidR="00954B61" w:rsidRPr="00420E63">
        <w:rPr>
          <w:rFonts w:cstheme="minorHAnsi"/>
          <w:sz w:val="24"/>
          <w:szCs w:val="24"/>
        </w:rPr>
        <w:t>,</w:t>
      </w:r>
      <w:r w:rsidRPr="00420E63">
        <w:rPr>
          <w:rFonts w:cstheme="minorHAnsi"/>
          <w:sz w:val="24"/>
          <w:szCs w:val="24"/>
        </w:rPr>
        <w:t xml:space="preserve"> alebo sušenú. Nič medzitým. </w:t>
      </w:r>
    </w:p>
    <w:p w14:paraId="6898827D" w14:textId="19B7D322" w:rsidR="001800CA" w:rsidRPr="00420E63" w:rsidRDefault="001800CA" w:rsidP="00420E63">
      <w:pPr>
        <w:pStyle w:val="Odsekzoznamu"/>
        <w:numPr>
          <w:ilvl w:val="0"/>
          <w:numId w:val="9"/>
        </w:numPr>
        <w:spacing w:after="0"/>
        <w:rPr>
          <w:rFonts w:cstheme="minorHAnsi"/>
          <w:sz w:val="24"/>
          <w:szCs w:val="24"/>
        </w:rPr>
      </w:pPr>
      <w:r w:rsidRPr="00420E63">
        <w:rPr>
          <w:rFonts w:cstheme="minorHAnsi"/>
          <w:sz w:val="24"/>
          <w:szCs w:val="24"/>
        </w:rPr>
        <w:t>Vo veľmi teplých podnebiach, kde je dlhodobo vystavená slnečným lúčom</w:t>
      </w:r>
      <w:r w:rsidR="00954B61" w:rsidRPr="00420E63">
        <w:rPr>
          <w:rFonts w:cstheme="minorHAnsi"/>
          <w:sz w:val="24"/>
          <w:szCs w:val="24"/>
        </w:rPr>
        <w:t>,</w:t>
      </w:r>
      <w:r w:rsidRPr="00420E63">
        <w:rPr>
          <w:rFonts w:cstheme="minorHAnsi"/>
          <w:sz w:val="24"/>
          <w:szCs w:val="24"/>
        </w:rPr>
        <w:t xml:space="preserve"> môže produkovať malé množstvo kyanidu.  </w:t>
      </w:r>
    </w:p>
    <w:p w14:paraId="3DD2E25B" w14:textId="77777777" w:rsidR="001800CA" w:rsidRPr="00420E63" w:rsidRDefault="001800CA" w:rsidP="00420E63">
      <w:pPr>
        <w:spacing w:after="0"/>
        <w:ind w:left="360"/>
        <w:contextualSpacing/>
        <w:rPr>
          <w:rFonts w:cstheme="minorHAnsi"/>
          <w:i/>
          <w:sz w:val="24"/>
          <w:szCs w:val="24"/>
        </w:rPr>
      </w:pPr>
      <w:commentRangeStart w:id="65"/>
      <w:commentRangeStart w:id="66"/>
      <w:r w:rsidRPr="00420E63">
        <w:rPr>
          <w:rFonts w:cstheme="minorHAnsi"/>
          <w:i/>
          <w:sz w:val="24"/>
          <w:szCs w:val="24"/>
        </w:rPr>
        <w:t>Zdroj: https://www.sciencedaily.com/releases/2007/10/071001151308.htm</w:t>
      </w:r>
      <w:commentRangeEnd w:id="65"/>
      <w:r w:rsidR="00420E63">
        <w:rPr>
          <w:rStyle w:val="Odkaznakomentr"/>
        </w:rPr>
        <w:commentReference w:id="65"/>
      </w:r>
      <w:commentRangeEnd w:id="66"/>
      <w:r w:rsidR="001E2AA1">
        <w:rPr>
          <w:rStyle w:val="Odkaznakomentr"/>
        </w:rPr>
        <w:commentReference w:id="66"/>
      </w:r>
    </w:p>
    <w:p w14:paraId="4E1D944A" w14:textId="77777777" w:rsidR="00420E63" w:rsidRDefault="00420E63" w:rsidP="00420E63">
      <w:pPr>
        <w:spacing w:after="0"/>
        <w:contextualSpacing/>
        <w:rPr>
          <w:rFonts w:cstheme="minorHAnsi"/>
          <w:b/>
          <w:sz w:val="24"/>
          <w:szCs w:val="24"/>
        </w:rPr>
      </w:pPr>
    </w:p>
    <w:p w14:paraId="5E429AF1" w14:textId="51CD5AB4" w:rsidR="004B2958" w:rsidRPr="00420E63" w:rsidRDefault="004B2958" w:rsidP="00420E63">
      <w:pPr>
        <w:spacing w:after="0"/>
        <w:contextualSpacing/>
        <w:rPr>
          <w:rFonts w:cstheme="minorHAnsi"/>
          <w:b/>
          <w:sz w:val="24"/>
          <w:szCs w:val="24"/>
        </w:rPr>
      </w:pPr>
      <w:r w:rsidRPr="00F6687C">
        <w:rPr>
          <w:rFonts w:cstheme="minorHAnsi"/>
          <w:b/>
          <w:sz w:val="24"/>
          <w:szCs w:val="24"/>
          <w:highlight w:val="yellow"/>
        </w:rPr>
        <w:t>Zaujímavé fakty:</w:t>
      </w:r>
    </w:p>
    <w:p w14:paraId="3C3F003E" w14:textId="6C49FD2C" w:rsidR="004B2958" w:rsidRPr="00420E63" w:rsidRDefault="004B2958" w:rsidP="00420E63">
      <w:pPr>
        <w:pStyle w:val="Odsekzoznamu"/>
        <w:numPr>
          <w:ilvl w:val="0"/>
          <w:numId w:val="8"/>
        </w:numPr>
        <w:spacing w:after="0"/>
        <w:rPr>
          <w:rFonts w:cstheme="minorHAnsi"/>
          <w:sz w:val="24"/>
          <w:szCs w:val="24"/>
        </w:rPr>
      </w:pPr>
      <w:r w:rsidRPr="00420E63">
        <w:rPr>
          <w:rFonts w:cstheme="minorHAnsi"/>
          <w:sz w:val="24"/>
          <w:szCs w:val="24"/>
        </w:rPr>
        <w:t>Už star</w:t>
      </w:r>
      <w:r w:rsidR="00954B61" w:rsidRPr="00420E63">
        <w:rPr>
          <w:rFonts w:cstheme="minorHAnsi"/>
          <w:sz w:val="24"/>
          <w:szCs w:val="24"/>
        </w:rPr>
        <w:t>í</w:t>
      </w:r>
      <w:r w:rsidRPr="00420E63">
        <w:rPr>
          <w:rFonts w:cstheme="minorHAnsi"/>
          <w:sz w:val="24"/>
          <w:szCs w:val="24"/>
        </w:rPr>
        <w:t xml:space="preserve"> Kelti ju nazývali bylinkou šťastia kvôli jej trojlístkom.</w:t>
      </w:r>
    </w:p>
    <w:p w14:paraId="57F92B8E" w14:textId="77777777" w:rsidR="004B2958" w:rsidRPr="00420E63" w:rsidRDefault="00463B40" w:rsidP="00420E63">
      <w:pPr>
        <w:pStyle w:val="Odsekzoznamu"/>
        <w:numPr>
          <w:ilvl w:val="0"/>
          <w:numId w:val="8"/>
        </w:numPr>
        <w:spacing w:after="0"/>
        <w:rPr>
          <w:rFonts w:cstheme="minorHAnsi"/>
          <w:sz w:val="24"/>
          <w:szCs w:val="24"/>
        </w:rPr>
      </w:pPr>
      <w:r w:rsidRPr="00420E63">
        <w:rPr>
          <w:rFonts w:cstheme="minorHAnsi"/>
          <w:sz w:val="24"/>
          <w:szCs w:val="24"/>
        </w:rPr>
        <w:lastRenderedPageBreak/>
        <w:t xml:space="preserve">Štyri lístky symbolizujú životné dary: dar pokojnej mysle, dar dobrého zdravia, dar partnerskej lásky a dar bohatstva. </w:t>
      </w:r>
    </w:p>
    <w:p w14:paraId="0D08C90C" w14:textId="77777777" w:rsidR="004B2958" w:rsidRPr="00420E63" w:rsidRDefault="004B2958" w:rsidP="00420E63">
      <w:pPr>
        <w:pStyle w:val="Odsekzoznamu"/>
        <w:numPr>
          <w:ilvl w:val="0"/>
          <w:numId w:val="8"/>
        </w:numPr>
        <w:spacing w:after="0"/>
        <w:rPr>
          <w:rFonts w:cstheme="minorHAnsi"/>
          <w:sz w:val="24"/>
          <w:szCs w:val="24"/>
        </w:rPr>
      </w:pPr>
      <w:r w:rsidRPr="00420E63">
        <w:rPr>
          <w:rFonts w:cstheme="minorHAnsi"/>
          <w:sz w:val="24"/>
          <w:szCs w:val="24"/>
        </w:rPr>
        <w:t xml:space="preserve">Pri magických rituáloch sa ďatelina používala na ochranu proti zlým duchom. </w:t>
      </w:r>
    </w:p>
    <w:p w14:paraId="25157866" w14:textId="61647E35" w:rsidR="00463B40" w:rsidRPr="00420E63" w:rsidRDefault="00463B40" w:rsidP="00420E63">
      <w:pPr>
        <w:pStyle w:val="Odsekzoznamu"/>
        <w:numPr>
          <w:ilvl w:val="0"/>
          <w:numId w:val="8"/>
        </w:numPr>
        <w:spacing w:after="0"/>
        <w:rPr>
          <w:rFonts w:cstheme="minorHAnsi"/>
          <w:sz w:val="24"/>
          <w:szCs w:val="24"/>
        </w:rPr>
      </w:pPr>
      <w:r w:rsidRPr="00420E63">
        <w:rPr>
          <w:rFonts w:cstheme="minorHAnsi"/>
          <w:sz w:val="24"/>
          <w:szCs w:val="24"/>
        </w:rPr>
        <w:t xml:space="preserve">Patrí do rodiny „hrachu“, aj keď </w:t>
      </w:r>
      <w:r w:rsidR="00853BE7" w:rsidRPr="00420E63">
        <w:rPr>
          <w:rFonts w:cstheme="minorHAnsi"/>
          <w:sz w:val="24"/>
          <w:szCs w:val="24"/>
        </w:rPr>
        <w:t xml:space="preserve">má </w:t>
      </w:r>
      <w:r w:rsidRPr="00420E63">
        <w:rPr>
          <w:rFonts w:cstheme="minorHAnsi"/>
          <w:sz w:val="24"/>
          <w:szCs w:val="24"/>
        </w:rPr>
        <w:t xml:space="preserve">od strukovín ďaleko. </w:t>
      </w:r>
    </w:p>
    <w:p w14:paraId="43B8ACE2" w14:textId="34C69F35" w:rsidR="007D2600" w:rsidRPr="00420E63" w:rsidRDefault="004B2958" w:rsidP="00420E63">
      <w:pPr>
        <w:pStyle w:val="Odsekzoznamu"/>
        <w:numPr>
          <w:ilvl w:val="0"/>
          <w:numId w:val="8"/>
        </w:numPr>
        <w:spacing w:after="0"/>
        <w:rPr>
          <w:rFonts w:cstheme="minorHAnsi"/>
          <w:sz w:val="24"/>
          <w:szCs w:val="24"/>
        </w:rPr>
      </w:pPr>
      <w:r w:rsidRPr="00420E63">
        <w:rPr>
          <w:rFonts w:cstheme="minorHAnsi"/>
          <w:sz w:val="24"/>
          <w:szCs w:val="24"/>
        </w:rPr>
        <w:t xml:space="preserve">V Anglicku majú zase poveru, že ak sa </w:t>
      </w:r>
      <w:r w:rsidR="00853BE7" w:rsidRPr="00420E63">
        <w:rPr>
          <w:rFonts w:cstheme="minorHAnsi"/>
          <w:sz w:val="24"/>
          <w:szCs w:val="24"/>
        </w:rPr>
        <w:t>v</w:t>
      </w:r>
      <w:r w:rsidRPr="00420E63">
        <w:rPr>
          <w:rFonts w:cstheme="minorHAnsi"/>
          <w:sz w:val="24"/>
          <w:szCs w:val="24"/>
        </w:rPr>
        <w:t>ám v noci sníva o bielej ďateline, rýchlo zbohatnete a budete mať aj šťastné manželstvo!</w:t>
      </w:r>
    </w:p>
    <w:p w14:paraId="19ACDB39" w14:textId="77777777" w:rsidR="00420E63" w:rsidRDefault="00420E63" w:rsidP="00420E63">
      <w:pPr>
        <w:spacing w:after="0"/>
        <w:contextualSpacing/>
        <w:rPr>
          <w:rFonts w:cstheme="minorHAnsi"/>
          <w:b/>
          <w:sz w:val="24"/>
          <w:szCs w:val="24"/>
        </w:rPr>
      </w:pPr>
    </w:p>
    <w:p w14:paraId="1ECD2D0D" w14:textId="5FCEC01C" w:rsidR="00204F32" w:rsidRPr="00420E63" w:rsidRDefault="00204F32" w:rsidP="00420E63">
      <w:pPr>
        <w:spacing w:after="0"/>
        <w:contextualSpacing/>
        <w:rPr>
          <w:rFonts w:cstheme="minorHAnsi"/>
          <w:b/>
          <w:sz w:val="24"/>
          <w:szCs w:val="24"/>
        </w:rPr>
      </w:pPr>
      <w:r w:rsidRPr="00420E63">
        <w:rPr>
          <w:rFonts w:cstheme="minorHAnsi"/>
          <w:b/>
          <w:sz w:val="24"/>
          <w:szCs w:val="24"/>
        </w:rPr>
        <w:t>Ako rastlinku spoznať?</w:t>
      </w:r>
    </w:p>
    <w:p w14:paraId="4046021F" w14:textId="3E5E9154" w:rsidR="00204F32" w:rsidRPr="00420E63" w:rsidRDefault="00204F32" w:rsidP="00420E63">
      <w:pPr>
        <w:spacing w:after="0"/>
        <w:contextualSpacing/>
        <w:rPr>
          <w:rFonts w:cstheme="minorHAnsi"/>
          <w:sz w:val="24"/>
          <w:szCs w:val="24"/>
        </w:rPr>
      </w:pPr>
      <w:r w:rsidRPr="00420E63">
        <w:rPr>
          <w:rFonts w:cstheme="minorHAnsi"/>
          <w:sz w:val="24"/>
          <w:szCs w:val="24"/>
        </w:rPr>
        <w:t>Rastlina má zložené listy s tromi oválnymi lístkami. Ak sa pozriete pozorne, všimnete si, že listy majú v strede svetlý vzor. Kvety červenej ďateliny sú ružové a majú okrúhle hlávky. Kvet je guľovitého tvaru a je tvorený mnohými malými okvetiami rúrkovitého tvaru. Práve tie obsahujú sladký nektár, ktorý deti rad</w:t>
      </w:r>
      <w:r w:rsidR="00D711FD" w:rsidRPr="00420E63">
        <w:rPr>
          <w:rFonts w:cstheme="minorHAnsi"/>
          <w:sz w:val="24"/>
          <w:szCs w:val="24"/>
        </w:rPr>
        <w:t>y</w:t>
      </w:r>
      <w:r w:rsidRPr="00420E63">
        <w:rPr>
          <w:rFonts w:cstheme="minorHAnsi"/>
          <w:sz w:val="24"/>
          <w:szCs w:val="24"/>
        </w:rPr>
        <w:t xml:space="preserve"> ochutnávajú. Bylinka rastie pri zemi, ale v skutočnosti je pomerne vysoká. V závislosti od podmienok môžu rastliny červenej ďateliny dorásť až do výšky 80 centimetrov.</w:t>
      </w:r>
    </w:p>
    <w:p w14:paraId="4831EA09" w14:textId="77777777" w:rsidR="00420E63" w:rsidRDefault="00420E63" w:rsidP="00420E63">
      <w:pPr>
        <w:spacing w:after="0"/>
        <w:contextualSpacing/>
        <w:rPr>
          <w:rFonts w:cstheme="minorHAnsi"/>
          <w:b/>
          <w:sz w:val="24"/>
          <w:szCs w:val="24"/>
        </w:rPr>
      </w:pPr>
    </w:p>
    <w:p w14:paraId="58CC3427" w14:textId="1762E683" w:rsidR="00537832" w:rsidRPr="00420E63" w:rsidRDefault="00537832" w:rsidP="00420E63">
      <w:pPr>
        <w:spacing w:after="0"/>
        <w:contextualSpacing/>
        <w:rPr>
          <w:rFonts w:cstheme="minorHAnsi"/>
          <w:b/>
          <w:sz w:val="24"/>
          <w:szCs w:val="24"/>
        </w:rPr>
      </w:pPr>
      <w:r w:rsidRPr="00420E63">
        <w:rPr>
          <w:rFonts w:cstheme="minorHAnsi"/>
          <w:b/>
          <w:sz w:val="24"/>
          <w:szCs w:val="24"/>
        </w:rPr>
        <w:t>Kedy ju zbierať?</w:t>
      </w:r>
    </w:p>
    <w:p w14:paraId="2CF9B4A7" w14:textId="0E47CD00" w:rsidR="00537832" w:rsidRPr="00420E63" w:rsidRDefault="000C6A25" w:rsidP="00420E63">
      <w:pPr>
        <w:spacing w:after="0"/>
        <w:contextualSpacing/>
        <w:rPr>
          <w:rFonts w:cstheme="minorHAnsi"/>
          <w:sz w:val="24"/>
          <w:szCs w:val="24"/>
        </w:rPr>
      </w:pPr>
      <w:r w:rsidRPr="00420E63">
        <w:rPr>
          <w:rFonts w:cstheme="minorHAnsi"/>
          <w:sz w:val="24"/>
          <w:szCs w:val="24"/>
        </w:rPr>
        <w:t xml:space="preserve">Je to skvelá </w:t>
      </w:r>
      <w:r w:rsidR="00D711FD" w:rsidRPr="00420E63">
        <w:rPr>
          <w:rFonts w:cstheme="minorHAnsi"/>
          <w:sz w:val="24"/>
          <w:szCs w:val="24"/>
        </w:rPr>
        <w:t xml:space="preserve">bylinka </w:t>
      </w:r>
      <w:r w:rsidRPr="00420E63">
        <w:rPr>
          <w:rFonts w:cstheme="minorHAnsi"/>
          <w:sz w:val="24"/>
          <w:szCs w:val="24"/>
        </w:rPr>
        <w:t xml:space="preserve">aj kvôli tomu, že sa z nej môžeme dlho radovať. Rastie totiž od jari do jesene.  </w:t>
      </w:r>
    </w:p>
    <w:p w14:paraId="27E6DA0E" w14:textId="77777777" w:rsidR="00420E63" w:rsidRDefault="00420E63" w:rsidP="00420E63">
      <w:pPr>
        <w:spacing w:after="0"/>
        <w:contextualSpacing/>
        <w:rPr>
          <w:rFonts w:cstheme="minorHAnsi"/>
          <w:b/>
          <w:sz w:val="24"/>
          <w:szCs w:val="24"/>
        </w:rPr>
      </w:pPr>
    </w:p>
    <w:p w14:paraId="02944782" w14:textId="3DEC28D2" w:rsidR="007D2600" w:rsidRPr="00420E63" w:rsidRDefault="007D2600" w:rsidP="00420E63">
      <w:pPr>
        <w:spacing w:after="0"/>
        <w:contextualSpacing/>
        <w:rPr>
          <w:rFonts w:cstheme="minorHAnsi"/>
          <w:b/>
          <w:sz w:val="24"/>
          <w:szCs w:val="24"/>
        </w:rPr>
      </w:pPr>
      <w:r w:rsidRPr="00420E63">
        <w:rPr>
          <w:rFonts w:cstheme="minorHAnsi"/>
          <w:b/>
          <w:sz w:val="24"/>
          <w:szCs w:val="24"/>
        </w:rPr>
        <w:t>Čo obsahuje?</w:t>
      </w:r>
    </w:p>
    <w:p w14:paraId="0D87FBBB" w14:textId="1F6A01C3" w:rsidR="007D2600" w:rsidRDefault="007D2600" w:rsidP="00420E63">
      <w:pPr>
        <w:spacing w:after="0"/>
        <w:contextualSpacing/>
        <w:rPr>
          <w:rFonts w:cstheme="minorHAnsi"/>
          <w:sz w:val="24"/>
          <w:szCs w:val="24"/>
        </w:rPr>
      </w:pPr>
      <w:r w:rsidRPr="00420E63">
        <w:rPr>
          <w:rFonts w:cstheme="minorHAnsi"/>
          <w:sz w:val="24"/>
          <w:szCs w:val="24"/>
        </w:rPr>
        <w:t>Má vysoký obsah bielkovín</w:t>
      </w:r>
      <w:r w:rsidR="00BC69C5" w:rsidRPr="00420E63">
        <w:rPr>
          <w:rFonts w:cstheme="minorHAnsi"/>
          <w:sz w:val="24"/>
          <w:szCs w:val="24"/>
        </w:rPr>
        <w:t xml:space="preserve"> (čo ocenia hlavne vegetariáni či vegáni ako kvalitný prírodný zdroj bielkoviny).</w:t>
      </w:r>
      <w:r w:rsidRPr="00420E63">
        <w:rPr>
          <w:rFonts w:cstheme="minorHAnsi"/>
          <w:sz w:val="24"/>
          <w:szCs w:val="24"/>
        </w:rPr>
        <w:t xml:space="preserve"> </w:t>
      </w:r>
      <w:r w:rsidR="00BC69C5" w:rsidRPr="00420E63">
        <w:rPr>
          <w:rFonts w:cstheme="minorHAnsi"/>
          <w:sz w:val="24"/>
          <w:szCs w:val="24"/>
        </w:rPr>
        <w:t>O</w:t>
      </w:r>
      <w:r w:rsidRPr="00420E63">
        <w:rPr>
          <w:rFonts w:cstheme="minorHAnsi"/>
          <w:sz w:val="24"/>
          <w:szCs w:val="24"/>
        </w:rPr>
        <w:t>bsahuje</w:t>
      </w:r>
      <w:r w:rsidR="00BC69C5" w:rsidRPr="00420E63">
        <w:rPr>
          <w:rFonts w:cstheme="minorHAnsi"/>
          <w:sz w:val="24"/>
          <w:szCs w:val="24"/>
        </w:rPr>
        <w:t xml:space="preserve"> taktiež</w:t>
      </w:r>
      <w:r w:rsidRPr="00420E63">
        <w:rPr>
          <w:rFonts w:cstheme="minorHAnsi"/>
          <w:sz w:val="24"/>
          <w:szCs w:val="24"/>
        </w:rPr>
        <w:t xml:space="preserve"> betakarotén, vitamín C, väčšinu vitamínov skupiny B, </w:t>
      </w:r>
      <w:proofErr w:type="spellStart"/>
      <w:r w:rsidRPr="00420E63">
        <w:rPr>
          <w:rFonts w:cstheme="minorHAnsi"/>
          <w:sz w:val="24"/>
          <w:szCs w:val="24"/>
        </w:rPr>
        <w:t>biotín</w:t>
      </w:r>
      <w:proofErr w:type="spellEnd"/>
      <w:r w:rsidRPr="00420E63">
        <w:rPr>
          <w:rFonts w:cstheme="minorHAnsi"/>
          <w:sz w:val="24"/>
          <w:szCs w:val="24"/>
        </w:rPr>
        <w:t xml:space="preserve">, cholín, </w:t>
      </w:r>
      <w:proofErr w:type="spellStart"/>
      <w:r w:rsidRPr="00420E63">
        <w:rPr>
          <w:rFonts w:cstheme="minorHAnsi"/>
          <w:sz w:val="24"/>
          <w:szCs w:val="24"/>
        </w:rPr>
        <w:t>inozitol</w:t>
      </w:r>
      <w:proofErr w:type="spellEnd"/>
      <w:r w:rsidRPr="00420E63">
        <w:rPr>
          <w:rFonts w:cstheme="minorHAnsi"/>
          <w:sz w:val="24"/>
          <w:szCs w:val="24"/>
        </w:rPr>
        <w:t xml:space="preserve"> a </w:t>
      </w:r>
      <w:proofErr w:type="spellStart"/>
      <w:r w:rsidRPr="00420E63">
        <w:rPr>
          <w:rFonts w:cstheme="minorHAnsi"/>
          <w:sz w:val="24"/>
          <w:szCs w:val="24"/>
        </w:rPr>
        <w:t>bioflavonoidy</w:t>
      </w:r>
      <w:proofErr w:type="spellEnd"/>
      <w:r w:rsidRPr="00420E63">
        <w:rPr>
          <w:rFonts w:cstheme="minorHAnsi"/>
          <w:sz w:val="24"/>
          <w:szCs w:val="24"/>
        </w:rPr>
        <w:t>.</w:t>
      </w:r>
    </w:p>
    <w:p w14:paraId="40D25FDF" w14:textId="77777777" w:rsidR="00F6687C" w:rsidRPr="00420E63" w:rsidRDefault="00F6687C" w:rsidP="00420E63">
      <w:pPr>
        <w:spacing w:after="0"/>
        <w:contextualSpacing/>
        <w:rPr>
          <w:rFonts w:cstheme="minorHAnsi"/>
          <w:sz w:val="24"/>
          <w:szCs w:val="24"/>
        </w:rPr>
      </w:pPr>
    </w:p>
    <w:p w14:paraId="34D0DC93" w14:textId="6333D70A" w:rsidR="00BC69C5" w:rsidRPr="00420E63" w:rsidRDefault="00BC69C5" w:rsidP="00420E63">
      <w:pPr>
        <w:spacing w:after="0"/>
        <w:contextualSpacing/>
        <w:rPr>
          <w:rFonts w:cstheme="minorHAnsi"/>
          <w:sz w:val="24"/>
          <w:szCs w:val="24"/>
        </w:rPr>
      </w:pPr>
      <w:r w:rsidRPr="00420E63">
        <w:rPr>
          <w:rFonts w:cstheme="minorHAnsi"/>
          <w:sz w:val="24"/>
          <w:szCs w:val="24"/>
        </w:rPr>
        <w:t xml:space="preserve">Významná je pre vzácne formy minerálov, ktoré sa nenachádzajú v žiadnych iných u nás bežných potravinách a sú veľmi prospešné pre </w:t>
      </w:r>
      <w:r w:rsidR="00F4419E" w:rsidRPr="00420E63">
        <w:rPr>
          <w:rFonts w:cstheme="minorHAnsi"/>
          <w:sz w:val="24"/>
          <w:szCs w:val="24"/>
        </w:rPr>
        <w:t xml:space="preserve">naše </w:t>
      </w:r>
      <w:r w:rsidRPr="00420E63">
        <w:rPr>
          <w:rFonts w:cstheme="minorHAnsi"/>
          <w:sz w:val="24"/>
          <w:szCs w:val="24"/>
        </w:rPr>
        <w:t>celkové zdravie. Taktiež obsahuje zinok a selén, čo sú prv</w:t>
      </w:r>
      <w:r w:rsidR="00D711FD" w:rsidRPr="00420E63">
        <w:rPr>
          <w:rFonts w:cstheme="minorHAnsi"/>
          <w:sz w:val="24"/>
          <w:szCs w:val="24"/>
        </w:rPr>
        <w:t>í</w:t>
      </w:r>
      <w:r w:rsidRPr="00420E63">
        <w:rPr>
          <w:rFonts w:cstheme="minorHAnsi"/>
          <w:sz w:val="24"/>
          <w:szCs w:val="24"/>
        </w:rPr>
        <w:t xml:space="preserve"> </w:t>
      </w:r>
      <w:r w:rsidR="00F4419E" w:rsidRPr="00420E63">
        <w:rPr>
          <w:rFonts w:cstheme="minorHAnsi"/>
          <w:sz w:val="24"/>
          <w:szCs w:val="24"/>
        </w:rPr>
        <w:t>„</w:t>
      </w:r>
      <w:r w:rsidRPr="00420E63">
        <w:rPr>
          <w:rFonts w:cstheme="minorHAnsi"/>
          <w:sz w:val="24"/>
          <w:szCs w:val="24"/>
        </w:rPr>
        <w:t>bojovníci</w:t>
      </w:r>
      <w:r w:rsidR="00F4419E" w:rsidRPr="00420E63">
        <w:rPr>
          <w:rFonts w:cstheme="minorHAnsi"/>
          <w:sz w:val="24"/>
          <w:szCs w:val="24"/>
        </w:rPr>
        <w:t>“</w:t>
      </w:r>
      <w:r w:rsidRPr="00420E63">
        <w:rPr>
          <w:rFonts w:cstheme="minorHAnsi"/>
          <w:sz w:val="24"/>
          <w:szCs w:val="24"/>
        </w:rPr>
        <w:t xml:space="preserve"> pri chrípke či nachladnutí.</w:t>
      </w:r>
    </w:p>
    <w:p w14:paraId="0E78C3E6" w14:textId="77777777" w:rsidR="00420E63" w:rsidRDefault="00420E63" w:rsidP="00420E63">
      <w:pPr>
        <w:spacing w:after="0"/>
        <w:contextualSpacing/>
        <w:rPr>
          <w:rFonts w:cstheme="minorHAnsi"/>
          <w:b/>
          <w:sz w:val="24"/>
          <w:szCs w:val="24"/>
        </w:rPr>
      </w:pPr>
    </w:p>
    <w:p w14:paraId="4BAAC141" w14:textId="46A96563" w:rsidR="00537832" w:rsidRPr="00420E63" w:rsidRDefault="00537832" w:rsidP="00420E63">
      <w:pPr>
        <w:spacing w:after="0"/>
        <w:contextualSpacing/>
        <w:rPr>
          <w:rFonts w:cstheme="minorHAnsi"/>
          <w:b/>
          <w:sz w:val="24"/>
          <w:szCs w:val="24"/>
        </w:rPr>
      </w:pPr>
      <w:r w:rsidRPr="00420E63">
        <w:rPr>
          <w:rFonts w:cstheme="minorHAnsi"/>
          <w:b/>
          <w:sz w:val="24"/>
          <w:szCs w:val="24"/>
        </w:rPr>
        <w:t xml:space="preserve">Pri akých problémoch </w:t>
      </w:r>
      <w:r w:rsidR="00420E63">
        <w:rPr>
          <w:rFonts w:cstheme="minorHAnsi"/>
          <w:b/>
          <w:sz w:val="24"/>
          <w:szCs w:val="24"/>
        </w:rPr>
        <w:t>vám</w:t>
      </w:r>
      <w:r w:rsidRPr="00420E63">
        <w:rPr>
          <w:rFonts w:cstheme="minorHAnsi"/>
          <w:b/>
          <w:sz w:val="24"/>
          <w:szCs w:val="24"/>
        </w:rPr>
        <w:t xml:space="preserve"> pomôže?</w:t>
      </w:r>
    </w:p>
    <w:p w14:paraId="70C4A9E2" w14:textId="7E0D3F36" w:rsidR="00537832" w:rsidRDefault="00BC69C5" w:rsidP="00420E63">
      <w:pPr>
        <w:spacing w:after="0"/>
        <w:contextualSpacing/>
        <w:rPr>
          <w:rFonts w:cstheme="minorHAnsi"/>
          <w:sz w:val="24"/>
          <w:szCs w:val="24"/>
        </w:rPr>
      </w:pPr>
      <w:r w:rsidRPr="00420E63">
        <w:rPr>
          <w:rFonts w:cstheme="minorHAnsi"/>
          <w:sz w:val="24"/>
          <w:szCs w:val="24"/>
        </w:rPr>
        <w:t xml:space="preserve">Červená ďatelina je prevažne ženská bylinka a dámy by sa s ňou mali skamarátiť, pretože obsahuje </w:t>
      </w:r>
      <w:proofErr w:type="spellStart"/>
      <w:r w:rsidRPr="00420E63">
        <w:rPr>
          <w:rFonts w:cstheme="minorHAnsi"/>
          <w:sz w:val="24"/>
          <w:szCs w:val="24"/>
        </w:rPr>
        <w:t>fytoestrogény</w:t>
      </w:r>
      <w:proofErr w:type="spellEnd"/>
      <w:r w:rsidRPr="00420E63">
        <w:rPr>
          <w:rFonts w:cstheme="minorHAnsi"/>
          <w:sz w:val="24"/>
          <w:szCs w:val="24"/>
        </w:rPr>
        <w:t xml:space="preserve"> a pomáha prekonať menopauzu. Na druhej strane by sa nemala používať v tehotenstve, ale iba predtým</w:t>
      </w:r>
      <w:r w:rsidR="00F4419E" w:rsidRPr="00420E63">
        <w:rPr>
          <w:rFonts w:cstheme="minorHAnsi"/>
          <w:sz w:val="24"/>
          <w:szCs w:val="24"/>
        </w:rPr>
        <w:t xml:space="preserve"> –</w:t>
      </w:r>
      <w:r w:rsidRPr="00420E63">
        <w:rPr>
          <w:rFonts w:cstheme="minorHAnsi"/>
          <w:sz w:val="24"/>
          <w:szCs w:val="24"/>
        </w:rPr>
        <w:t xml:space="preserve"> na podporu otehotnenia. </w:t>
      </w:r>
      <w:r w:rsidR="00B17A44" w:rsidRPr="00420E63">
        <w:rPr>
          <w:rFonts w:cstheme="minorHAnsi"/>
          <w:sz w:val="24"/>
          <w:szCs w:val="24"/>
        </w:rPr>
        <w:t>Ak</w:t>
      </w:r>
      <w:r w:rsidR="00882E9F" w:rsidRPr="00420E63">
        <w:rPr>
          <w:rFonts w:cstheme="minorHAnsi"/>
          <w:sz w:val="24"/>
          <w:szCs w:val="24"/>
        </w:rPr>
        <w:t xml:space="preserve"> </w:t>
      </w:r>
      <w:r w:rsidRPr="00420E63">
        <w:rPr>
          <w:rFonts w:cstheme="minorHAnsi"/>
          <w:sz w:val="24"/>
          <w:szCs w:val="24"/>
        </w:rPr>
        <w:t>totiž</w:t>
      </w:r>
      <w:r w:rsidR="00B17A44" w:rsidRPr="00420E63">
        <w:rPr>
          <w:rFonts w:cstheme="minorHAnsi"/>
          <w:sz w:val="24"/>
          <w:szCs w:val="24"/>
        </w:rPr>
        <w:t xml:space="preserve"> zvýšime hladinu estrogénu v nesprávnom čase, môžu sa stať nešťastné veci. Ale to platí všeobecne pri všetkých bylinkách v tehotenstve.</w:t>
      </w:r>
    </w:p>
    <w:p w14:paraId="5D3EFAF8" w14:textId="77777777" w:rsidR="00F6687C" w:rsidRPr="00420E63" w:rsidRDefault="00F6687C" w:rsidP="00420E63">
      <w:pPr>
        <w:spacing w:after="0"/>
        <w:contextualSpacing/>
        <w:rPr>
          <w:rFonts w:cstheme="minorHAnsi"/>
          <w:sz w:val="24"/>
          <w:szCs w:val="24"/>
        </w:rPr>
      </w:pPr>
    </w:p>
    <w:p w14:paraId="43B64A0C" w14:textId="662F3891" w:rsidR="00BC69C5" w:rsidRPr="00420E63" w:rsidRDefault="00BC69C5" w:rsidP="00420E63">
      <w:pPr>
        <w:spacing w:after="0"/>
        <w:contextualSpacing/>
        <w:rPr>
          <w:rFonts w:cstheme="minorHAnsi"/>
          <w:sz w:val="24"/>
          <w:szCs w:val="24"/>
        </w:rPr>
      </w:pPr>
      <w:r w:rsidRPr="00420E63">
        <w:rPr>
          <w:rFonts w:cstheme="minorHAnsi"/>
          <w:sz w:val="24"/>
          <w:szCs w:val="24"/>
        </w:rPr>
        <w:t xml:space="preserve">Muži </w:t>
      </w:r>
      <w:r w:rsidR="00F4419E" w:rsidRPr="00420E63">
        <w:rPr>
          <w:rFonts w:cstheme="minorHAnsi"/>
          <w:sz w:val="24"/>
          <w:szCs w:val="24"/>
        </w:rPr>
        <w:t>však</w:t>
      </w:r>
      <w:r w:rsidRPr="00420E63">
        <w:rPr>
          <w:rFonts w:cstheme="minorHAnsi"/>
          <w:sz w:val="24"/>
          <w:szCs w:val="24"/>
        </w:rPr>
        <w:t xml:space="preserve"> tiež nemusia zúfať, pretože ďatelina celkovo upravuje hormonálny systém </w:t>
      </w:r>
      <w:r w:rsidR="00F4419E" w:rsidRPr="00420E63">
        <w:rPr>
          <w:rFonts w:cstheme="minorHAnsi"/>
          <w:sz w:val="24"/>
          <w:szCs w:val="24"/>
        </w:rPr>
        <w:t xml:space="preserve">ako u žien, tak aj u mužov. Tí majú hormóny tiež </w:t>
      </w:r>
      <w:r w:rsidRPr="00420E63">
        <w:rPr>
          <w:rFonts w:cstheme="minorHAnsi"/>
          <w:sz w:val="24"/>
          <w:szCs w:val="24"/>
        </w:rPr>
        <w:t xml:space="preserve">a je fajn podporiť ich správne fungovanie. </w:t>
      </w:r>
    </w:p>
    <w:p w14:paraId="1B779116" w14:textId="77777777" w:rsidR="00F6687C" w:rsidRDefault="00F6687C" w:rsidP="00420E63">
      <w:pPr>
        <w:spacing w:after="0"/>
        <w:contextualSpacing/>
        <w:rPr>
          <w:rFonts w:cstheme="minorHAnsi"/>
          <w:b/>
          <w:sz w:val="24"/>
          <w:szCs w:val="24"/>
        </w:rPr>
      </w:pPr>
    </w:p>
    <w:p w14:paraId="43438D72" w14:textId="00E338A7" w:rsidR="00537832" w:rsidRPr="00420E63" w:rsidRDefault="006F5510" w:rsidP="00420E63">
      <w:pPr>
        <w:spacing w:after="0"/>
        <w:contextualSpacing/>
        <w:rPr>
          <w:rFonts w:cstheme="minorHAnsi"/>
          <w:b/>
          <w:sz w:val="24"/>
          <w:szCs w:val="24"/>
        </w:rPr>
      </w:pPr>
      <w:r w:rsidRPr="00420E63">
        <w:rPr>
          <w:rFonts w:cstheme="minorHAnsi"/>
          <w:b/>
          <w:sz w:val="24"/>
          <w:szCs w:val="24"/>
        </w:rPr>
        <w:t>T</w:t>
      </w:r>
      <w:r w:rsidR="00537832" w:rsidRPr="00420E63">
        <w:rPr>
          <w:rFonts w:cstheme="minorHAnsi"/>
          <w:b/>
          <w:sz w:val="24"/>
          <w:szCs w:val="24"/>
        </w:rPr>
        <w:t>ipy na najlepšie využitie</w:t>
      </w:r>
    </w:p>
    <w:p w14:paraId="24B23969" w14:textId="77777777" w:rsidR="00F6687C" w:rsidRDefault="00F6687C" w:rsidP="00F6687C">
      <w:pPr>
        <w:pStyle w:val="Nadpis3"/>
        <w:shd w:val="clear" w:color="auto" w:fill="FFFFFF"/>
        <w:spacing w:before="0" w:beforeAutospacing="0" w:after="0" w:afterAutospacing="0" w:line="276" w:lineRule="auto"/>
        <w:contextualSpacing/>
        <w:rPr>
          <w:rFonts w:asciiTheme="minorHAnsi" w:eastAsiaTheme="minorHAnsi" w:hAnsiTheme="minorHAnsi" w:cstheme="minorHAnsi"/>
          <w:bCs w:val="0"/>
          <w:sz w:val="24"/>
          <w:szCs w:val="24"/>
          <w:lang w:eastAsia="en-US"/>
        </w:rPr>
      </w:pPr>
    </w:p>
    <w:p w14:paraId="11961526" w14:textId="2165FBF7" w:rsidR="00BC69C5" w:rsidRPr="00420E63" w:rsidRDefault="00BC69C5" w:rsidP="00F6687C">
      <w:pPr>
        <w:pStyle w:val="Nadpis3"/>
        <w:shd w:val="clear" w:color="auto" w:fill="FFFFFF"/>
        <w:spacing w:before="0" w:beforeAutospacing="0" w:after="0" w:afterAutospacing="0" w:line="276" w:lineRule="auto"/>
        <w:contextualSpacing/>
        <w:rPr>
          <w:rFonts w:asciiTheme="minorHAnsi" w:hAnsiTheme="minorHAnsi" w:cstheme="minorHAnsi"/>
          <w:b w:val="0"/>
          <w:bCs w:val="0"/>
          <w:sz w:val="24"/>
          <w:szCs w:val="24"/>
        </w:rPr>
      </w:pPr>
      <w:r w:rsidRPr="00F6687C">
        <w:rPr>
          <w:rFonts w:asciiTheme="minorHAnsi" w:eastAsiaTheme="minorHAnsi" w:hAnsiTheme="minorHAnsi" w:cstheme="minorHAnsi"/>
          <w:bCs w:val="0"/>
          <w:sz w:val="24"/>
          <w:szCs w:val="24"/>
          <w:highlight w:val="magenta"/>
          <w:lang w:eastAsia="en-US"/>
        </w:rPr>
        <w:t>R</w:t>
      </w:r>
      <w:r w:rsidR="00C90A6F" w:rsidRPr="00F6687C">
        <w:rPr>
          <w:rFonts w:asciiTheme="minorHAnsi" w:eastAsiaTheme="minorHAnsi" w:hAnsiTheme="minorHAnsi" w:cstheme="minorHAnsi"/>
          <w:bCs w:val="0"/>
          <w:sz w:val="24"/>
          <w:szCs w:val="24"/>
          <w:highlight w:val="magenta"/>
          <w:lang w:eastAsia="en-US"/>
        </w:rPr>
        <w:t>užová vitamínová s</w:t>
      </w:r>
      <w:r w:rsidR="003B0725" w:rsidRPr="00F6687C">
        <w:rPr>
          <w:rFonts w:asciiTheme="minorHAnsi" w:eastAsiaTheme="minorHAnsi" w:hAnsiTheme="minorHAnsi" w:cstheme="minorHAnsi"/>
          <w:bCs w:val="0"/>
          <w:sz w:val="24"/>
          <w:szCs w:val="24"/>
          <w:highlight w:val="magenta"/>
          <w:lang w:eastAsia="en-US"/>
        </w:rPr>
        <w:t>oľ</w:t>
      </w:r>
    </w:p>
    <w:p w14:paraId="45B61843" w14:textId="55366DF0" w:rsidR="00C90A6F" w:rsidRDefault="00C90A6F" w:rsidP="00420E63">
      <w:pPr>
        <w:spacing w:after="0"/>
        <w:contextualSpacing/>
        <w:rPr>
          <w:rFonts w:cstheme="minorHAnsi"/>
          <w:sz w:val="24"/>
          <w:szCs w:val="24"/>
        </w:rPr>
      </w:pPr>
      <w:r w:rsidRPr="00420E63">
        <w:rPr>
          <w:rFonts w:cstheme="minorHAnsi"/>
          <w:sz w:val="24"/>
          <w:szCs w:val="24"/>
        </w:rPr>
        <w:lastRenderedPageBreak/>
        <w:t xml:space="preserve">Kto si rád maľuje </w:t>
      </w:r>
      <w:r w:rsidR="00F4419E" w:rsidRPr="00420E63">
        <w:rPr>
          <w:rFonts w:cstheme="minorHAnsi"/>
          <w:sz w:val="24"/>
          <w:szCs w:val="24"/>
        </w:rPr>
        <w:t>maľovanky</w:t>
      </w:r>
      <w:r w:rsidRPr="00420E63">
        <w:rPr>
          <w:rFonts w:cstheme="minorHAnsi"/>
          <w:sz w:val="24"/>
          <w:szCs w:val="24"/>
        </w:rPr>
        <w:t xml:space="preserve"> či lúpe hrach, ten si pri tejto činnosti príde na svoje. Pri výrobe tejto soli je potreb</w:t>
      </w:r>
      <w:r w:rsidR="004646BF" w:rsidRPr="00420E63">
        <w:rPr>
          <w:rFonts w:cstheme="minorHAnsi"/>
          <w:sz w:val="24"/>
          <w:szCs w:val="24"/>
        </w:rPr>
        <w:t>né mať</w:t>
      </w:r>
      <w:r w:rsidRPr="00420E63">
        <w:rPr>
          <w:rFonts w:cstheme="minorHAnsi"/>
          <w:sz w:val="24"/>
          <w:szCs w:val="24"/>
        </w:rPr>
        <w:t xml:space="preserve"> trochu trpezlivosti, ale výsledok stojí za to. Nielen na pohľad. </w:t>
      </w:r>
    </w:p>
    <w:p w14:paraId="2424672E" w14:textId="0AA260D8" w:rsidR="001E2AA1" w:rsidRDefault="001E2AA1" w:rsidP="00420E63">
      <w:pPr>
        <w:spacing w:after="0"/>
        <w:contextualSpacing/>
        <w:rPr>
          <w:rFonts w:cstheme="minorHAnsi"/>
          <w:sz w:val="24"/>
          <w:szCs w:val="24"/>
        </w:rPr>
      </w:pPr>
    </w:p>
    <w:p w14:paraId="1269FE50" w14:textId="76CED421" w:rsidR="001E2AA1" w:rsidRDefault="001E2AA1" w:rsidP="00420E63">
      <w:pPr>
        <w:spacing w:after="0"/>
        <w:contextualSpacing/>
        <w:rPr>
          <w:rFonts w:cstheme="minorHAnsi"/>
          <w:sz w:val="24"/>
          <w:szCs w:val="24"/>
        </w:rPr>
      </w:pPr>
      <w:r>
        <w:rPr>
          <w:rFonts w:cstheme="minorHAnsi"/>
          <w:sz w:val="24"/>
          <w:szCs w:val="24"/>
        </w:rPr>
        <w:t>Potrebujete:</w:t>
      </w:r>
    </w:p>
    <w:p w14:paraId="61CAA53E" w14:textId="1EB9D362" w:rsidR="001E2AA1" w:rsidRDefault="001E2AA1" w:rsidP="001E2AA1">
      <w:pPr>
        <w:spacing w:after="0"/>
        <w:rPr>
          <w:rFonts w:cstheme="minorHAnsi"/>
          <w:sz w:val="24"/>
          <w:szCs w:val="24"/>
        </w:rPr>
      </w:pPr>
      <w:r>
        <w:rPr>
          <w:rFonts w:cstheme="minorHAnsi"/>
          <w:sz w:val="24"/>
          <w:szCs w:val="24"/>
        </w:rPr>
        <w:t xml:space="preserve">1 väčšiu </w:t>
      </w:r>
      <w:r w:rsidR="00C90A6F" w:rsidRPr="000E20F7">
        <w:rPr>
          <w:rFonts w:cstheme="minorHAnsi"/>
          <w:sz w:val="24"/>
          <w:szCs w:val="24"/>
        </w:rPr>
        <w:t xml:space="preserve"> hrsť červených kvietkov ďateliny</w:t>
      </w:r>
    </w:p>
    <w:p w14:paraId="6CF5C5CE" w14:textId="58EBDB4E" w:rsidR="00391B57" w:rsidRDefault="00C90A6F" w:rsidP="00391B57">
      <w:pPr>
        <w:spacing w:after="0"/>
        <w:rPr>
          <w:rFonts w:cstheme="minorHAnsi"/>
          <w:sz w:val="24"/>
          <w:szCs w:val="24"/>
        </w:rPr>
      </w:pPr>
      <w:r w:rsidRPr="00391B57">
        <w:rPr>
          <w:rFonts w:cstheme="minorHAnsi"/>
          <w:sz w:val="24"/>
          <w:szCs w:val="24"/>
        </w:rPr>
        <w:t>4 lyžice soli</w:t>
      </w:r>
      <w:r w:rsidR="00391B57">
        <w:rPr>
          <w:rFonts w:cstheme="minorHAnsi"/>
          <w:sz w:val="24"/>
          <w:szCs w:val="24"/>
        </w:rPr>
        <w:t xml:space="preserve"> </w:t>
      </w:r>
      <w:r w:rsidRPr="000E20F7">
        <w:rPr>
          <w:rFonts w:cstheme="minorHAnsi"/>
          <w:sz w:val="24"/>
          <w:szCs w:val="24"/>
        </w:rPr>
        <w:t>J</w:t>
      </w:r>
      <w:r w:rsidR="00391B57">
        <w:rPr>
          <w:rFonts w:cstheme="minorHAnsi"/>
          <w:sz w:val="24"/>
          <w:szCs w:val="24"/>
        </w:rPr>
        <w:t>(j</w:t>
      </w:r>
      <w:r w:rsidRPr="00391B57">
        <w:rPr>
          <w:rFonts w:cstheme="minorHAnsi"/>
          <w:sz w:val="24"/>
          <w:szCs w:val="24"/>
        </w:rPr>
        <w:t>a používam himalájsku soľ, ktorá skvele ladí farbou ku kvietkom</w:t>
      </w:r>
      <w:r w:rsidR="00391B57">
        <w:rPr>
          <w:rFonts w:cstheme="minorHAnsi"/>
          <w:sz w:val="24"/>
          <w:szCs w:val="24"/>
        </w:rPr>
        <w:t>)</w:t>
      </w:r>
      <w:r w:rsidRPr="000E20F7">
        <w:rPr>
          <w:rFonts w:cstheme="minorHAnsi"/>
          <w:sz w:val="24"/>
          <w:szCs w:val="24"/>
        </w:rPr>
        <w:t xml:space="preserve">trpezlivosť </w:t>
      </w:r>
      <w:r w:rsidR="00391B57">
        <w:rPr>
          <w:rFonts w:cstheme="minorHAnsi"/>
          <w:sz w:val="24"/>
          <w:szCs w:val="24"/>
        </w:rPr>
        <w:t>a sušičku</w:t>
      </w:r>
    </w:p>
    <w:p w14:paraId="2A307E80" w14:textId="44730703" w:rsidR="00391B57" w:rsidRDefault="00391B57" w:rsidP="00391B57">
      <w:pPr>
        <w:spacing w:after="0"/>
        <w:rPr>
          <w:rFonts w:cstheme="minorHAnsi"/>
          <w:sz w:val="24"/>
          <w:szCs w:val="24"/>
        </w:rPr>
      </w:pPr>
    </w:p>
    <w:p w14:paraId="0BE0E605" w14:textId="019CA4E5" w:rsidR="00391B57" w:rsidRDefault="00391B57" w:rsidP="00391B57">
      <w:pPr>
        <w:spacing w:after="0"/>
        <w:rPr>
          <w:rFonts w:cstheme="minorHAnsi"/>
          <w:sz w:val="24"/>
          <w:szCs w:val="24"/>
        </w:rPr>
      </w:pPr>
      <w:r>
        <w:rPr>
          <w:rFonts w:cstheme="minorHAnsi"/>
          <w:sz w:val="24"/>
          <w:szCs w:val="24"/>
        </w:rPr>
        <w:t>Postup:</w:t>
      </w:r>
    </w:p>
    <w:p w14:paraId="6E94A8F7" w14:textId="093BE0F7" w:rsidR="00C90A6F" w:rsidRPr="00391B57" w:rsidRDefault="00391B57" w:rsidP="00391B57">
      <w:pPr>
        <w:spacing w:after="0"/>
        <w:rPr>
          <w:rFonts w:cstheme="minorHAnsi"/>
          <w:sz w:val="24"/>
          <w:szCs w:val="24"/>
        </w:rPr>
      </w:pPr>
      <w:r>
        <w:rPr>
          <w:rFonts w:cstheme="minorHAnsi"/>
          <w:sz w:val="24"/>
          <w:szCs w:val="24"/>
        </w:rPr>
        <w:t>Z</w:t>
      </w:r>
      <w:r w:rsidR="00C90A6F" w:rsidRPr="00391B57">
        <w:rPr>
          <w:rFonts w:cstheme="minorHAnsi"/>
          <w:sz w:val="24"/>
          <w:szCs w:val="24"/>
        </w:rPr>
        <w:t> celých hlavičiek kvietko</w:t>
      </w:r>
      <w:r w:rsidR="004646BF" w:rsidRPr="00391B57">
        <w:rPr>
          <w:rFonts w:cstheme="minorHAnsi"/>
          <w:sz w:val="24"/>
          <w:szCs w:val="24"/>
        </w:rPr>
        <w:t>v</w:t>
      </w:r>
      <w:r w:rsidR="00C90A6F" w:rsidRPr="00391B57">
        <w:rPr>
          <w:rFonts w:cstheme="minorHAnsi"/>
          <w:sz w:val="24"/>
          <w:szCs w:val="24"/>
        </w:rPr>
        <w:t xml:space="preserve"> vytrha</w:t>
      </w:r>
      <w:r>
        <w:rPr>
          <w:rFonts w:cstheme="minorHAnsi"/>
          <w:sz w:val="24"/>
          <w:szCs w:val="24"/>
        </w:rPr>
        <w:t>jte</w:t>
      </w:r>
      <w:r w:rsidR="00C90A6F" w:rsidRPr="000E20F7">
        <w:rPr>
          <w:rFonts w:cstheme="minorHAnsi"/>
          <w:sz w:val="24"/>
          <w:szCs w:val="24"/>
        </w:rPr>
        <w:t xml:space="preserve"> tie malé ružové „trubičky“, ktoré sú v skutočnosti tiež kvietky. </w:t>
      </w:r>
      <w:r w:rsidR="00AD1DE6" w:rsidRPr="000E20F7">
        <w:rPr>
          <w:rFonts w:cstheme="minorHAnsi"/>
          <w:sz w:val="24"/>
          <w:szCs w:val="24"/>
        </w:rPr>
        <w:t xml:space="preserve">Nakoniec </w:t>
      </w:r>
      <w:r w:rsidR="00F4419E" w:rsidRPr="000E20F7">
        <w:rPr>
          <w:rFonts w:cstheme="minorHAnsi"/>
          <w:sz w:val="24"/>
          <w:szCs w:val="24"/>
        </w:rPr>
        <w:t>v</w:t>
      </w:r>
      <w:r w:rsidR="00C90A6F" w:rsidRPr="000E20F7">
        <w:rPr>
          <w:rFonts w:cstheme="minorHAnsi"/>
          <w:sz w:val="24"/>
          <w:szCs w:val="24"/>
        </w:rPr>
        <w:t xml:space="preserve">ám zostanú iba holé zelené gule. </w:t>
      </w:r>
      <w:r>
        <w:rPr>
          <w:rFonts w:cstheme="minorHAnsi"/>
          <w:sz w:val="24"/>
          <w:szCs w:val="24"/>
        </w:rPr>
        <w:t>N</w:t>
      </w:r>
      <w:r w:rsidR="00C90A6F" w:rsidRPr="000E20F7">
        <w:rPr>
          <w:rFonts w:cstheme="minorHAnsi"/>
          <w:sz w:val="24"/>
          <w:szCs w:val="24"/>
        </w:rPr>
        <w:t>ás</w:t>
      </w:r>
      <w:r w:rsidR="00F4419E" w:rsidRPr="000E20F7">
        <w:rPr>
          <w:rFonts w:cstheme="minorHAnsi"/>
          <w:sz w:val="24"/>
          <w:szCs w:val="24"/>
        </w:rPr>
        <w:t xml:space="preserve">ledne </w:t>
      </w:r>
      <w:r>
        <w:rPr>
          <w:rFonts w:cstheme="minorHAnsi"/>
          <w:sz w:val="24"/>
          <w:szCs w:val="24"/>
        </w:rPr>
        <w:t xml:space="preserve">ich </w:t>
      </w:r>
      <w:r w:rsidR="00F4419E" w:rsidRPr="00391B57">
        <w:rPr>
          <w:rFonts w:cstheme="minorHAnsi"/>
          <w:sz w:val="24"/>
          <w:szCs w:val="24"/>
        </w:rPr>
        <w:t>d</w:t>
      </w:r>
      <w:r>
        <w:rPr>
          <w:rFonts w:cstheme="minorHAnsi"/>
          <w:sz w:val="24"/>
          <w:szCs w:val="24"/>
        </w:rPr>
        <w:t>ajte</w:t>
      </w:r>
      <w:r w:rsidR="00F4419E" w:rsidRPr="000E20F7">
        <w:rPr>
          <w:rFonts w:cstheme="minorHAnsi"/>
          <w:sz w:val="24"/>
          <w:szCs w:val="24"/>
        </w:rPr>
        <w:t xml:space="preserve"> vysušiť. A</w:t>
      </w:r>
      <w:r w:rsidR="00C90A6F" w:rsidRPr="000E20F7">
        <w:rPr>
          <w:rFonts w:cstheme="minorHAnsi"/>
          <w:sz w:val="24"/>
          <w:szCs w:val="24"/>
        </w:rPr>
        <w:t>k máte sušičku</w:t>
      </w:r>
      <w:r w:rsidR="009606BA" w:rsidRPr="000E20F7">
        <w:rPr>
          <w:rFonts w:cstheme="minorHAnsi"/>
          <w:sz w:val="24"/>
          <w:szCs w:val="24"/>
        </w:rPr>
        <w:t>,</w:t>
      </w:r>
      <w:r w:rsidR="00C90A6F" w:rsidRPr="000E20F7">
        <w:rPr>
          <w:rFonts w:cstheme="minorHAnsi"/>
          <w:sz w:val="24"/>
          <w:szCs w:val="24"/>
        </w:rPr>
        <w:t xml:space="preserve"> tak to máte hotové aj za 1 hodinu. V zaváraninovom pohári </w:t>
      </w:r>
      <w:r w:rsidR="00F4419E" w:rsidRPr="000E20F7">
        <w:rPr>
          <w:rFonts w:cstheme="minorHAnsi"/>
          <w:sz w:val="24"/>
          <w:szCs w:val="24"/>
        </w:rPr>
        <w:t xml:space="preserve">ich </w:t>
      </w:r>
      <w:r w:rsidR="00C90A6F" w:rsidRPr="000E20F7">
        <w:rPr>
          <w:rFonts w:cstheme="minorHAnsi"/>
          <w:sz w:val="24"/>
          <w:szCs w:val="24"/>
        </w:rPr>
        <w:t>zmieša</w:t>
      </w:r>
      <w:r>
        <w:rPr>
          <w:rFonts w:cstheme="minorHAnsi"/>
          <w:sz w:val="24"/>
          <w:szCs w:val="24"/>
        </w:rPr>
        <w:t>j</w:t>
      </w:r>
      <w:r w:rsidR="00C90A6F" w:rsidRPr="00391B57">
        <w:rPr>
          <w:rFonts w:cstheme="minorHAnsi"/>
          <w:sz w:val="24"/>
          <w:szCs w:val="24"/>
        </w:rPr>
        <w:t xml:space="preserve">te so soľou. Jednoducho </w:t>
      </w:r>
      <w:r w:rsidR="00F4419E" w:rsidRPr="00391B57">
        <w:rPr>
          <w:rFonts w:cstheme="minorHAnsi"/>
          <w:sz w:val="24"/>
          <w:szCs w:val="24"/>
        </w:rPr>
        <w:t>ním za</w:t>
      </w:r>
      <w:r w:rsidR="00C90A6F" w:rsidRPr="00391B57">
        <w:rPr>
          <w:rFonts w:cstheme="minorHAnsi"/>
          <w:sz w:val="24"/>
          <w:szCs w:val="24"/>
        </w:rPr>
        <w:t>traste hore</w:t>
      </w:r>
      <w:r w:rsidR="009606BA" w:rsidRPr="00391B57">
        <w:rPr>
          <w:rFonts w:cstheme="minorHAnsi"/>
          <w:sz w:val="24"/>
          <w:szCs w:val="24"/>
        </w:rPr>
        <w:t>-</w:t>
      </w:r>
      <w:r w:rsidR="00C90A6F" w:rsidRPr="00391B57">
        <w:rPr>
          <w:rFonts w:cstheme="minorHAnsi"/>
          <w:sz w:val="24"/>
          <w:szCs w:val="24"/>
        </w:rPr>
        <w:t>dolu. Hotovo</w:t>
      </w:r>
      <w:r w:rsidR="009606BA" w:rsidRPr="00391B57">
        <w:rPr>
          <w:rFonts w:cstheme="minorHAnsi"/>
          <w:sz w:val="24"/>
          <w:szCs w:val="24"/>
        </w:rPr>
        <w:t>.</w:t>
      </w:r>
    </w:p>
    <w:p w14:paraId="457086DE" w14:textId="77777777" w:rsidR="00F6687C" w:rsidRPr="00030732" w:rsidRDefault="00F6687C" w:rsidP="00030732">
      <w:pPr>
        <w:spacing w:after="0"/>
        <w:rPr>
          <w:rFonts w:cstheme="minorHAnsi"/>
          <w:sz w:val="24"/>
          <w:szCs w:val="24"/>
        </w:rPr>
      </w:pPr>
    </w:p>
    <w:p w14:paraId="713A1664" w14:textId="77777777" w:rsidR="00F6687C" w:rsidRDefault="00F6687C" w:rsidP="00420E63">
      <w:pPr>
        <w:spacing w:after="0"/>
        <w:contextualSpacing/>
        <w:rPr>
          <w:rFonts w:cstheme="minorHAnsi"/>
          <w:b/>
          <w:sz w:val="24"/>
          <w:szCs w:val="24"/>
          <w:highlight w:val="magenta"/>
        </w:rPr>
      </w:pPr>
    </w:p>
    <w:p w14:paraId="526E2E81" w14:textId="35AAB6F8" w:rsidR="00882E9F" w:rsidRPr="00420E63" w:rsidRDefault="00882E9F" w:rsidP="00420E63">
      <w:pPr>
        <w:spacing w:after="0"/>
        <w:contextualSpacing/>
        <w:rPr>
          <w:rFonts w:cstheme="minorHAnsi"/>
          <w:sz w:val="24"/>
          <w:szCs w:val="24"/>
        </w:rPr>
      </w:pPr>
      <w:r w:rsidRPr="00420E63">
        <w:rPr>
          <w:rFonts w:cstheme="minorHAnsi"/>
          <w:b/>
          <w:sz w:val="24"/>
          <w:szCs w:val="24"/>
          <w:highlight w:val="magenta"/>
        </w:rPr>
        <w:t>Ďatelinový prášok</w:t>
      </w:r>
    </w:p>
    <w:p w14:paraId="67FAE154" w14:textId="5C79F369" w:rsidR="00882E9F" w:rsidRDefault="005C0B6D" w:rsidP="00420E63">
      <w:pPr>
        <w:spacing w:after="0"/>
        <w:contextualSpacing/>
        <w:rPr>
          <w:rFonts w:cstheme="minorHAnsi"/>
          <w:sz w:val="24"/>
          <w:szCs w:val="24"/>
        </w:rPr>
      </w:pPr>
      <w:r w:rsidRPr="00420E63">
        <w:rPr>
          <w:rFonts w:cstheme="minorHAnsi"/>
          <w:sz w:val="24"/>
          <w:szCs w:val="24"/>
        </w:rPr>
        <w:t xml:space="preserve">Keďže ďatelina nám rastie veľmi dlho, v prípade potreby si ju vždy natrhám čerstvú a tak ju konzumujem. V chladničke potom vydrží aj pár dní. Ak nemáte doma veľa miesta na uskladnenie sušených byliniek, mám pre </w:t>
      </w:r>
      <w:r w:rsidR="00F4419E" w:rsidRPr="00420E63">
        <w:rPr>
          <w:rFonts w:cstheme="minorHAnsi"/>
          <w:sz w:val="24"/>
          <w:szCs w:val="24"/>
        </w:rPr>
        <w:t>v</w:t>
      </w:r>
      <w:r w:rsidRPr="00420E63">
        <w:rPr>
          <w:rFonts w:cstheme="minorHAnsi"/>
          <w:sz w:val="24"/>
          <w:szCs w:val="24"/>
        </w:rPr>
        <w:t>ás riešenie. Pripravte si ich do menších pohárikov vo forme prášku.</w:t>
      </w:r>
    </w:p>
    <w:p w14:paraId="4D7BF15D" w14:textId="77777777" w:rsidR="00F6687C" w:rsidRPr="00420E63" w:rsidRDefault="00F6687C" w:rsidP="00420E63">
      <w:pPr>
        <w:spacing w:after="0"/>
        <w:contextualSpacing/>
        <w:rPr>
          <w:rFonts w:cstheme="minorHAnsi"/>
          <w:sz w:val="24"/>
          <w:szCs w:val="24"/>
        </w:rPr>
      </w:pPr>
    </w:p>
    <w:p w14:paraId="14685074" w14:textId="77777777" w:rsidR="00025941" w:rsidRPr="00025941" w:rsidRDefault="005C0B6D" w:rsidP="00420E63">
      <w:pPr>
        <w:spacing w:after="0"/>
        <w:contextualSpacing/>
        <w:rPr>
          <w:rFonts w:cstheme="minorHAnsi"/>
          <w:b/>
          <w:sz w:val="24"/>
          <w:szCs w:val="24"/>
        </w:rPr>
      </w:pPr>
      <w:r w:rsidRPr="00025941">
        <w:rPr>
          <w:rFonts w:cstheme="minorHAnsi"/>
          <w:b/>
          <w:sz w:val="24"/>
          <w:szCs w:val="24"/>
        </w:rPr>
        <w:t>Postup</w:t>
      </w:r>
      <w:r w:rsidR="00025941" w:rsidRPr="00025941">
        <w:rPr>
          <w:rFonts w:cstheme="minorHAnsi"/>
          <w:b/>
          <w:sz w:val="24"/>
          <w:szCs w:val="24"/>
        </w:rPr>
        <w:t>:</w:t>
      </w:r>
    </w:p>
    <w:p w14:paraId="1EA344E2" w14:textId="4981D229" w:rsidR="005C0B6D" w:rsidRDefault="00BC69C5" w:rsidP="00420E63">
      <w:pPr>
        <w:spacing w:after="0"/>
        <w:contextualSpacing/>
        <w:rPr>
          <w:rFonts w:cstheme="minorHAnsi"/>
          <w:sz w:val="24"/>
          <w:szCs w:val="24"/>
        </w:rPr>
      </w:pPr>
      <w:r w:rsidRPr="00420E63">
        <w:rPr>
          <w:rFonts w:cstheme="minorHAnsi"/>
          <w:sz w:val="24"/>
          <w:szCs w:val="24"/>
        </w:rPr>
        <w:t>Dôkladne vys</w:t>
      </w:r>
      <w:r w:rsidR="005C0B6D" w:rsidRPr="00420E63">
        <w:rPr>
          <w:rFonts w:cstheme="minorHAnsi"/>
          <w:sz w:val="24"/>
          <w:szCs w:val="24"/>
        </w:rPr>
        <w:t xml:space="preserve">ušenú ďatelinu zomeliete na prášok. Odporúčam </w:t>
      </w:r>
      <w:r w:rsidRPr="00420E63">
        <w:rPr>
          <w:rFonts w:cstheme="minorHAnsi"/>
          <w:sz w:val="24"/>
          <w:szCs w:val="24"/>
        </w:rPr>
        <w:t>kuchynský mixér</w:t>
      </w:r>
      <w:r w:rsidR="005C0B6D" w:rsidRPr="00420E63">
        <w:rPr>
          <w:rFonts w:cstheme="minorHAnsi"/>
          <w:sz w:val="24"/>
          <w:szCs w:val="24"/>
        </w:rPr>
        <w:t xml:space="preserve">, ktorý používam aj na mletie orechov či semiačok. </w:t>
      </w:r>
    </w:p>
    <w:p w14:paraId="150F9CFF" w14:textId="77777777" w:rsidR="00F6687C" w:rsidRPr="00420E63" w:rsidRDefault="00F6687C" w:rsidP="00420E63">
      <w:pPr>
        <w:spacing w:after="0"/>
        <w:contextualSpacing/>
        <w:rPr>
          <w:rFonts w:cstheme="minorHAnsi"/>
          <w:sz w:val="24"/>
          <w:szCs w:val="24"/>
        </w:rPr>
      </w:pPr>
    </w:p>
    <w:p w14:paraId="7896651E" w14:textId="1306A3AD" w:rsidR="005C0B6D" w:rsidRDefault="005C0B6D" w:rsidP="00420E63">
      <w:pPr>
        <w:spacing w:after="0"/>
        <w:contextualSpacing/>
        <w:rPr>
          <w:rFonts w:cstheme="minorHAnsi"/>
          <w:sz w:val="24"/>
          <w:szCs w:val="24"/>
        </w:rPr>
      </w:pPr>
      <w:r w:rsidRPr="00420E63">
        <w:rPr>
          <w:rFonts w:cstheme="minorHAnsi"/>
          <w:sz w:val="24"/>
          <w:szCs w:val="24"/>
        </w:rPr>
        <w:t xml:space="preserve">Takýto prášok potom pridávajte do jedál, do </w:t>
      </w:r>
      <w:r w:rsidR="00F4419E" w:rsidRPr="00420E63">
        <w:rPr>
          <w:rFonts w:cstheme="minorHAnsi"/>
          <w:sz w:val="24"/>
          <w:szCs w:val="24"/>
        </w:rPr>
        <w:t>nátierok</w:t>
      </w:r>
      <w:r w:rsidRPr="00420E63">
        <w:rPr>
          <w:rFonts w:cstheme="minorHAnsi"/>
          <w:sz w:val="24"/>
          <w:szCs w:val="24"/>
        </w:rPr>
        <w:t xml:space="preserve">, deťom do rôznych pochúťok. Alebo </w:t>
      </w:r>
      <w:r w:rsidR="00861A47" w:rsidRPr="00420E63">
        <w:rPr>
          <w:rFonts w:cstheme="minorHAnsi"/>
          <w:sz w:val="24"/>
          <w:szCs w:val="24"/>
        </w:rPr>
        <w:t xml:space="preserve">si čajovú lyžičku zamiešajte vo vode či </w:t>
      </w:r>
      <w:r w:rsidR="00F4419E" w:rsidRPr="00420E63">
        <w:rPr>
          <w:rFonts w:cstheme="minorHAnsi"/>
          <w:sz w:val="24"/>
          <w:szCs w:val="24"/>
        </w:rPr>
        <w:t xml:space="preserve">v </w:t>
      </w:r>
      <w:r w:rsidR="00861A47" w:rsidRPr="00420E63">
        <w:rPr>
          <w:rFonts w:cstheme="minorHAnsi"/>
          <w:sz w:val="24"/>
          <w:szCs w:val="24"/>
        </w:rPr>
        <w:t xml:space="preserve">džúse a vypite. Takto jednoducho si obohatíte </w:t>
      </w:r>
      <w:r w:rsidR="00F4419E" w:rsidRPr="00420E63">
        <w:rPr>
          <w:rFonts w:cstheme="minorHAnsi"/>
          <w:sz w:val="24"/>
          <w:szCs w:val="24"/>
        </w:rPr>
        <w:t>jedálniček o jej účinné látky.</w:t>
      </w:r>
    </w:p>
    <w:p w14:paraId="00C1F0CE" w14:textId="77777777" w:rsidR="00F6687C" w:rsidRPr="00420E63" w:rsidRDefault="00F6687C" w:rsidP="00420E63">
      <w:pPr>
        <w:spacing w:after="0"/>
        <w:contextualSpacing/>
        <w:rPr>
          <w:rFonts w:cstheme="minorHAnsi"/>
          <w:sz w:val="24"/>
          <w:szCs w:val="24"/>
        </w:rPr>
      </w:pPr>
    </w:p>
    <w:p w14:paraId="1866191D" w14:textId="77777777" w:rsidR="00F6687C" w:rsidRDefault="00F6687C" w:rsidP="00420E63">
      <w:pPr>
        <w:spacing w:after="0"/>
        <w:contextualSpacing/>
        <w:rPr>
          <w:rFonts w:cstheme="minorHAnsi"/>
          <w:b/>
          <w:sz w:val="24"/>
          <w:szCs w:val="24"/>
        </w:rPr>
      </w:pPr>
    </w:p>
    <w:p w14:paraId="1C679620" w14:textId="3A81960C" w:rsidR="00861A47" w:rsidRPr="00420E63" w:rsidRDefault="007E1CF0" w:rsidP="00420E63">
      <w:pPr>
        <w:spacing w:after="0"/>
        <w:contextualSpacing/>
        <w:rPr>
          <w:rFonts w:cstheme="minorHAnsi"/>
          <w:sz w:val="24"/>
          <w:szCs w:val="24"/>
        </w:rPr>
      </w:pPr>
      <w:r w:rsidRPr="00F6687C">
        <w:rPr>
          <w:rFonts w:cstheme="minorHAnsi"/>
          <w:b/>
          <w:sz w:val="24"/>
          <w:szCs w:val="24"/>
          <w:highlight w:val="magenta"/>
        </w:rPr>
        <w:t>Ďatelinové bonbóny</w:t>
      </w:r>
    </w:p>
    <w:p w14:paraId="54F346DD" w14:textId="672F6C85" w:rsidR="00F6687C" w:rsidRDefault="00391B57" w:rsidP="00420E63">
      <w:pPr>
        <w:spacing w:after="0"/>
        <w:contextualSpacing/>
        <w:rPr>
          <w:rFonts w:cstheme="minorHAnsi"/>
          <w:b/>
          <w:sz w:val="24"/>
          <w:szCs w:val="24"/>
        </w:rPr>
      </w:pPr>
      <w:r>
        <w:rPr>
          <w:rFonts w:cstheme="minorHAnsi"/>
          <w:b/>
          <w:sz w:val="24"/>
          <w:szCs w:val="24"/>
        </w:rPr>
        <w:t xml:space="preserve">Konečne niečo sladké a pritom tak dobré. Buďte originálny a pripravte zdravé maškrty na párty či detské oslavy. </w:t>
      </w:r>
    </w:p>
    <w:p w14:paraId="7A4134B0" w14:textId="77777777" w:rsidR="00391B57" w:rsidRDefault="00391B57" w:rsidP="00420E63">
      <w:pPr>
        <w:spacing w:after="0"/>
        <w:contextualSpacing/>
        <w:rPr>
          <w:rFonts w:cstheme="minorHAnsi"/>
          <w:b/>
          <w:sz w:val="24"/>
          <w:szCs w:val="24"/>
        </w:rPr>
      </w:pPr>
    </w:p>
    <w:p w14:paraId="4CF6FCBA" w14:textId="183218EF" w:rsidR="00BC69C5" w:rsidRPr="00F6687C" w:rsidRDefault="00F6687C" w:rsidP="00420E63">
      <w:pPr>
        <w:spacing w:after="0"/>
        <w:contextualSpacing/>
        <w:rPr>
          <w:rFonts w:cstheme="minorHAnsi"/>
          <w:b/>
          <w:sz w:val="24"/>
          <w:szCs w:val="24"/>
        </w:rPr>
      </w:pPr>
      <w:r w:rsidRPr="00F6687C">
        <w:rPr>
          <w:rFonts w:cstheme="minorHAnsi"/>
          <w:b/>
          <w:sz w:val="24"/>
          <w:szCs w:val="24"/>
        </w:rPr>
        <w:t>Potrebujete:</w:t>
      </w:r>
    </w:p>
    <w:p w14:paraId="3A4A40C4" w14:textId="79B56B94" w:rsidR="007E1CF0" w:rsidRPr="00420E63" w:rsidRDefault="007E1CF0" w:rsidP="00420E63">
      <w:pPr>
        <w:spacing w:after="0"/>
        <w:contextualSpacing/>
        <w:rPr>
          <w:rFonts w:cstheme="minorHAnsi"/>
          <w:sz w:val="24"/>
          <w:szCs w:val="24"/>
        </w:rPr>
      </w:pPr>
      <w:r w:rsidRPr="00420E63">
        <w:rPr>
          <w:rFonts w:cstheme="minorHAnsi"/>
          <w:sz w:val="24"/>
          <w:szCs w:val="24"/>
        </w:rPr>
        <w:t>2 hrste pekných, čerstvých kvietkov červenej ďateliny</w:t>
      </w:r>
    </w:p>
    <w:p w14:paraId="4DA366D6" w14:textId="77777777" w:rsidR="007E1CF0" w:rsidRPr="00420E63" w:rsidRDefault="007E1CF0" w:rsidP="00420E63">
      <w:pPr>
        <w:spacing w:after="0"/>
        <w:contextualSpacing/>
        <w:rPr>
          <w:rFonts w:cstheme="minorHAnsi"/>
          <w:sz w:val="24"/>
          <w:szCs w:val="24"/>
        </w:rPr>
      </w:pPr>
      <w:r w:rsidRPr="00420E63">
        <w:rPr>
          <w:rFonts w:cstheme="minorHAnsi"/>
          <w:sz w:val="24"/>
          <w:szCs w:val="24"/>
        </w:rPr>
        <w:t>100 g horkej bio čokolády</w:t>
      </w:r>
    </w:p>
    <w:p w14:paraId="10ACEC19" w14:textId="59A02148" w:rsidR="007E1CF0" w:rsidRPr="00420E63" w:rsidRDefault="00F4419E" w:rsidP="00420E63">
      <w:pPr>
        <w:spacing w:after="0"/>
        <w:contextualSpacing/>
        <w:rPr>
          <w:rFonts w:cstheme="minorHAnsi"/>
          <w:sz w:val="24"/>
          <w:szCs w:val="24"/>
        </w:rPr>
      </w:pPr>
      <w:r w:rsidRPr="00420E63">
        <w:rPr>
          <w:rFonts w:cstheme="minorHAnsi"/>
          <w:sz w:val="24"/>
          <w:szCs w:val="24"/>
        </w:rPr>
        <w:t>p</w:t>
      </w:r>
      <w:r w:rsidR="007E1CF0" w:rsidRPr="00420E63">
        <w:rPr>
          <w:rFonts w:cstheme="minorHAnsi"/>
          <w:sz w:val="24"/>
          <w:szCs w:val="24"/>
        </w:rPr>
        <w:t>apier na pečenie</w:t>
      </w:r>
    </w:p>
    <w:p w14:paraId="2B488564" w14:textId="77777777" w:rsidR="00F6687C" w:rsidRDefault="00F6687C" w:rsidP="00420E63">
      <w:pPr>
        <w:spacing w:after="0"/>
        <w:contextualSpacing/>
        <w:rPr>
          <w:rFonts w:cstheme="minorHAnsi"/>
          <w:b/>
          <w:sz w:val="24"/>
          <w:szCs w:val="24"/>
        </w:rPr>
      </w:pPr>
    </w:p>
    <w:p w14:paraId="54EA3214" w14:textId="69DBAB53" w:rsidR="007E1CF0" w:rsidRPr="00F6687C" w:rsidRDefault="007E1CF0" w:rsidP="00420E63">
      <w:pPr>
        <w:spacing w:after="0"/>
        <w:contextualSpacing/>
        <w:rPr>
          <w:rFonts w:cstheme="minorHAnsi"/>
          <w:b/>
          <w:sz w:val="24"/>
          <w:szCs w:val="24"/>
        </w:rPr>
      </w:pPr>
      <w:r w:rsidRPr="00F6687C">
        <w:rPr>
          <w:rFonts w:cstheme="minorHAnsi"/>
          <w:b/>
          <w:sz w:val="24"/>
          <w:szCs w:val="24"/>
        </w:rPr>
        <w:t>Postup:</w:t>
      </w:r>
    </w:p>
    <w:p w14:paraId="652764C9" w14:textId="55EC9DF0" w:rsidR="007E1CF0" w:rsidRDefault="007E1CF0" w:rsidP="00420E63">
      <w:pPr>
        <w:spacing w:after="0"/>
        <w:rPr>
          <w:rFonts w:cstheme="minorHAnsi"/>
          <w:sz w:val="24"/>
          <w:szCs w:val="24"/>
        </w:rPr>
      </w:pPr>
      <w:r w:rsidRPr="00F6687C">
        <w:rPr>
          <w:rFonts w:cstheme="minorHAnsi"/>
          <w:sz w:val="24"/>
          <w:szCs w:val="24"/>
        </w:rPr>
        <w:lastRenderedPageBreak/>
        <w:t xml:space="preserve">Čokoládu roztopíte vo vodnom kúpeli. Každý kvietok namočte do roztopenej čokolády a preložte na papier na pečenie. Môžete ozdobiť strúhaným kokosom. </w:t>
      </w:r>
      <w:r w:rsidRPr="00420E63">
        <w:rPr>
          <w:rFonts w:cstheme="minorHAnsi"/>
          <w:sz w:val="24"/>
          <w:szCs w:val="24"/>
        </w:rPr>
        <w:t>Nechajte stuhnúť. Netrpezlivým pomôže chladnička</w:t>
      </w:r>
      <w:r w:rsidR="004676E4" w:rsidRPr="00420E63">
        <w:rPr>
          <w:rFonts w:cstheme="minorHAnsi"/>
          <w:sz w:val="24"/>
          <w:szCs w:val="24"/>
        </w:rPr>
        <w:t>.</w:t>
      </w:r>
    </w:p>
    <w:p w14:paraId="7173E2DE" w14:textId="77777777" w:rsidR="00D85942" w:rsidRPr="00420E63" w:rsidRDefault="00D85942" w:rsidP="00420E63">
      <w:pPr>
        <w:spacing w:after="0"/>
        <w:rPr>
          <w:rFonts w:cstheme="minorHAnsi"/>
          <w:sz w:val="24"/>
          <w:szCs w:val="24"/>
        </w:rPr>
      </w:pPr>
    </w:p>
    <w:p w14:paraId="33525BFF" w14:textId="2C489A58" w:rsidR="00BC69C5" w:rsidRPr="00D85942" w:rsidRDefault="00F4419E" w:rsidP="00D85942">
      <w:pPr>
        <w:spacing w:after="0"/>
        <w:rPr>
          <w:rFonts w:cstheme="minorHAnsi"/>
          <w:b/>
          <w:sz w:val="24"/>
          <w:szCs w:val="24"/>
        </w:rPr>
      </w:pPr>
      <w:proofErr w:type="spellStart"/>
      <w:r w:rsidRPr="00D85942">
        <w:rPr>
          <w:rFonts w:cstheme="minorHAnsi"/>
          <w:b/>
          <w:sz w:val="24"/>
          <w:szCs w:val="24"/>
          <w:highlight w:val="magenta"/>
        </w:rPr>
        <w:t>Super</w:t>
      </w:r>
      <w:r w:rsidR="0087447C" w:rsidRPr="00D85942">
        <w:rPr>
          <w:rFonts w:cstheme="minorHAnsi"/>
          <w:b/>
          <w:sz w:val="24"/>
          <w:szCs w:val="24"/>
          <w:highlight w:val="magenta"/>
        </w:rPr>
        <w:t>zdravé</w:t>
      </w:r>
      <w:proofErr w:type="spellEnd"/>
      <w:r w:rsidR="0087447C" w:rsidRPr="00D85942">
        <w:rPr>
          <w:rFonts w:cstheme="minorHAnsi"/>
          <w:b/>
          <w:sz w:val="24"/>
          <w:szCs w:val="24"/>
          <w:highlight w:val="magenta"/>
        </w:rPr>
        <w:t xml:space="preserve"> palacinky s ďatelinou</w:t>
      </w:r>
    </w:p>
    <w:p w14:paraId="5706F1EF" w14:textId="77777777" w:rsidR="00D85942" w:rsidRDefault="00D85942" w:rsidP="00D85942">
      <w:pPr>
        <w:spacing w:after="0"/>
        <w:contextualSpacing/>
        <w:rPr>
          <w:rFonts w:cstheme="minorHAnsi"/>
          <w:b/>
          <w:sz w:val="24"/>
          <w:szCs w:val="24"/>
        </w:rPr>
      </w:pPr>
    </w:p>
    <w:p w14:paraId="2472EDE9" w14:textId="681DB71E" w:rsidR="00D85942" w:rsidRPr="00F6687C" w:rsidRDefault="00D85942" w:rsidP="00D85942">
      <w:pPr>
        <w:spacing w:after="0"/>
        <w:contextualSpacing/>
        <w:rPr>
          <w:rFonts w:cstheme="minorHAnsi"/>
          <w:b/>
          <w:sz w:val="24"/>
          <w:szCs w:val="24"/>
        </w:rPr>
      </w:pPr>
      <w:r w:rsidRPr="00F6687C">
        <w:rPr>
          <w:rFonts w:cstheme="minorHAnsi"/>
          <w:b/>
          <w:sz w:val="24"/>
          <w:szCs w:val="24"/>
        </w:rPr>
        <w:t>Potrebujete:</w:t>
      </w:r>
    </w:p>
    <w:p w14:paraId="0BE4DF87" w14:textId="77777777" w:rsidR="0087447C" w:rsidRPr="00420E63" w:rsidRDefault="0087447C" w:rsidP="00420E63">
      <w:pPr>
        <w:spacing w:after="0"/>
        <w:contextualSpacing/>
        <w:rPr>
          <w:rFonts w:cstheme="minorHAnsi"/>
          <w:sz w:val="24"/>
          <w:szCs w:val="24"/>
        </w:rPr>
      </w:pPr>
      <w:r w:rsidRPr="00420E63">
        <w:rPr>
          <w:rFonts w:cstheme="minorHAnsi"/>
          <w:sz w:val="24"/>
          <w:szCs w:val="24"/>
        </w:rPr>
        <w:t xml:space="preserve">1/4 hrnčeka kešu orechov </w:t>
      </w:r>
    </w:p>
    <w:p w14:paraId="665FE4EE" w14:textId="3FED1908" w:rsidR="0087447C" w:rsidRPr="00420E63" w:rsidRDefault="0087447C" w:rsidP="00420E63">
      <w:pPr>
        <w:spacing w:after="0"/>
        <w:contextualSpacing/>
        <w:rPr>
          <w:rFonts w:cstheme="minorHAnsi"/>
          <w:sz w:val="24"/>
          <w:szCs w:val="24"/>
        </w:rPr>
      </w:pPr>
      <w:r w:rsidRPr="00420E63">
        <w:rPr>
          <w:rFonts w:cstheme="minorHAnsi"/>
          <w:sz w:val="24"/>
          <w:szCs w:val="24"/>
        </w:rPr>
        <w:t xml:space="preserve">3 sušené </w:t>
      </w:r>
      <w:r w:rsidR="001C0DB1" w:rsidRPr="00420E63">
        <w:rPr>
          <w:rFonts w:cstheme="minorHAnsi"/>
          <w:sz w:val="24"/>
          <w:szCs w:val="24"/>
        </w:rPr>
        <w:t>d</w:t>
      </w:r>
      <w:r w:rsidRPr="00420E63">
        <w:rPr>
          <w:rFonts w:cstheme="minorHAnsi"/>
          <w:sz w:val="24"/>
          <w:szCs w:val="24"/>
        </w:rPr>
        <w:t xml:space="preserve">atle </w:t>
      </w:r>
    </w:p>
    <w:p w14:paraId="07DE62B8" w14:textId="12292E39" w:rsidR="0087447C" w:rsidRPr="00420E63" w:rsidRDefault="00F4419E" w:rsidP="00420E63">
      <w:pPr>
        <w:spacing w:after="0"/>
        <w:contextualSpacing/>
        <w:rPr>
          <w:rFonts w:cstheme="minorHAnsi"/>
          <w:sz w:val="24"/>
          <w:szCs w:val="24"/>
        </w:rPr>
      </w:pPr>
      <w:r w:rsidRPr="00420E63">
        <w:rPr>
          <w:rFonts w:cstheme="minorHAnsi"/>
          <w:sz w:val="24"/>
          <w:szCs w:val="24"/>
        </w:rPr>
        <w:t>š</w:t>
      </w:r>
      <w:r w:rsidR="0087447C" w:rsidRPr="00420E63">
        <w:rPr>
          <w:rFonts w:cstheme="minorHAnsi"/>
          <w:sz w:val="24"/>
          <w:szCs w:val="24"/>
        </w:rPr>
        <w:t xml:space="preserve">tipku škorice </w:t>
      </w:r>
    </w:p>
    <w:p w14:paraId="797DE1AA" w14:textId="0EEC74B7" w:rsidR="0087447C" w:rsidRPr="00420E63" w:rsidRDefault="00F4419E" w:rsidP="00420E63">
      <w:pPr>
        <w:spacing w:after="0"/>
        <w:contextualSpacing/>
        <w:rPr>
          <w:rFonts w:cstheme="minorHAnsi"/>
          <w:sz w:val="24"/>
          <w:szCs w:val="24"/>
        </w:rPr>
      </w:pPr>
      <w:r w:rsidRPr="00420E63">
        <w:rPr>
          <w:rFonts w:cstheme="minorHAnsi"/>
          <w:sz w:val="24"/>
          <w:szCs w:val="24"/>
        </w:rPr>
        <w:t>1 ČL ľanových semiačok</w:t>
      </w:r>
      <w:r w:rsidR="0087447C" w:rsidRPr="00420E63">
        <w:rPr>
          <w:rFonts w:cstheme="minorHAnsi"/>
          <w:sz w:val="24"/>
          <w:szCs w:val="24"/>
        </w:rPr>
        <w:t xml:space="preserve"> (ideál</w:t>
      </w:r>
      <w:r w:rsidRPr="00420E63">
        <w:rPr>
          <w:rFonts w:cstheme="minorHAnsi"/>
          <w:sz w:val="24"/>
          <w:szCs w:val="24"/>
        </w:rPr>
        <w:t>ne vopred namočených</w:t>
      </w:r>
      <w:r w:rsidR="0087447C" w:rsidRPr="00420E63">
        <w:rPr>
          <w:rFonts w:cstheme="minorHAnsi"/>
          <w:sz w:val="24"/>
          <w:szCs w:val="24"/>
        </w:rPr>
        <w:t xml:space="preserve">) </w:t>
      </w:r>
    </w:p>
    <w:p w14:paraId="6D473921" w14:textId="77777777" w:rsidR="0087447C" w:rsidRPr="00420E63" w:rsidRDefault="0087447C" w:rsidP="00420E63">
      <w:pPr>
        <w:spacing w:after="0"/>
        <w:contextualSpacing/>
        <w:rPr>
          <w:rFonts w:cstheme="minorHAnsi"/>
          <w:sz w:val="24"/>
          <w:szCs w:val="24"/>
        </w:rPr>
      </w:pPr>
      <w:r w:rsidRPr="00420E63">
        <w:rPr>
          <w:rFonts w:cstheme="minorHAnsi"/>
          <w:sz w:val="24"/>
          <w:szCs w:val="24"/>
        </w:rPr>
        <w:t xml:space="preserve">1 ČL konopných semiačok </w:t>
      </w:r>
    </w:p>
    <w:p w14:paraId="2749E03D" w14:textId="46DF0052" w:rsidR="007C40B1" w:rsidRPr="00420E63" w:rsidRDefault="006C1C16" w:rsidP="00420E63">
      <w:pPr>
        <w:spacing w:after="0"/>
        <w:contextualSpacing/>
        <w:rPr>
          <w:rFonts w:cstheme="minorHAnsi"/>
          <w:sz w:val="24"/>
          <w:szCs w:val="24"/>
        </w:rPr>
      </w:pPr>
      <w:r w:rsidRPr="00420E63">
        <w:rPr>
          <w:rFonts w:cstheme="minorHAnsi"/>
          <w:sz w:val="24"/>
          <w:szCs w:val="24"/>
        </w:rPr>
        <w:t>1/2</w:t>
      </w:r>
      <w:r w:rsidR="0087447C" w:rsidRPr="00420E63">
        <w:rPr>
          <w:rFonts w:cstheme="minorHAnsi"/>
          <w:sz w:val="24"/>
          <w:szCs w:val="24"/>
        </w:rPr>
        <w:t xml:space="preserve"> ČL prášku do pečiva</w:t>
      </w:r>
    </w:p>
    <w:p w14:paraId="6067A949" w14:textId="4250C3AF" w:rsidR="0087447C" w:rsidRPr="00420E63" w:rsidRDefault="00F4419E" w:rsidP="00420E63">
      <w:pPr>
        <w:spacing w:after="0"/>
        <w:contextualSpacing/>
        <w:rPr>
          <w:rFonts w:cstheme="minorHAnsi"/>
          <w:sz w:val="24"/>
          <w:szCs w:val="24"/>
        </w:rPr>
      </w:pPr>
      <w:r w:rsidRPr="00420E63">
        <w:rPr>
          <w:rFonts w:cstheme="minorHAnsi"/>
          <w:sz w:val="24"/>
          <w:szCs w:val="24"/>
        </w:rPr>
        <w:t>š</w:t>
      </w:r>
      <w:r w:rsidR="0087447C" w:rsidRPr="00420E63">
        <w:rPr>
          <w:rFonts w:cstheme="minorHAnsi"/>
          <w:sz w:val="24"/>
          <w:szCs w:val="24"/>
        </w:rPr>
        <w:t>tipk</w:t>
      </w:r>
      <w:r w:rsidR="00F421CD" w:rsidRPr="00420E63">
        <w:rPr>
          <w:rFonts w:cstheme="minorHAnsi"/>
          <w:sz w:val="24"/>
          <w:szCs w:val="24"/>
        </w:rPr>
        <w:t>u</w:t>
      </w:r>
      <w:r w:rsidR="0087447C" w:rsidRPr="00420E63">
        <w:rPr>
          <w:rFonts w:cstheme="minorHAnsi"/>
          <w:sz w:val="24"/>
          <w:szCs w:val="24"/>
        </w:rPr>
        <w:t xml:space="preserve"> soli </w:t>
      </w:r>
    </w:p>
    <w:p w14:paraId="03D650EE" w14:textId="77777777" w:rsidR="0087447C" w:rsidRPr="00420E63" w:rsidRDefault="0087447C" w:rsidP="00420E63">
      <w:pPr>
        <w:spacing w:after="0"/>
        <w:contextualSpacing/>
        <w:rPr>
          <w:rFonts w:cstheme="minorHAnsi"/>
          <w:sz w:val="24"/>
          <w:szCs w:val="24"/>
        </w:rPr>
      </w:pPr>
      <w:r w:rsidRPr="00420E63">
        <w:rPr>
          <w:rFonts w:cstheme="minorHAnsi"/>
          <w:sz w:val="24"/>
          <w:szCs w:val="24"/>
        </w:rPr>
        <w:t xml:space="preserve">1 hrnček pohánkovej múky </w:t>
      </w:r>
    </w:p>
    <w:p w14:paraId="36D4920E" w14:textId="78DCEEA5" w:rsidR="007C40B1" w:rsidRPr="00420E63" w:rsidRDefault="006C1C16" w:rsidP="00420E63">
      <w:pPr>
        <w:spacing w:after="0"/>
        <w:contextualSpacing/>
        <w:rPr>
          <w:rFonts w:cstheme="minorHAnsi"/>
          <w:sz w:val="24"/>
          <w:szCs w:val="24"/>
        </w:rPr>
      </w:pPr>
      <w:r w:rsidRPr="00420E63">
        <w:rPr>
          <w:rFonts w:cstheme="minorHAnsi"/>
          <w:sz w:val="24"/>
          <w:szCs w:val="24"/>
        </w:rPr>
        <w:t>1/2</w:t>
      </w:r>
      <w:r w:rsidR="0087447C" w:rsidRPr="00420E63">
        <w:rPr>
          <w:rFonts w:cstheme="minorHAnsi"/>
          <w:sz w:val="24"/>
          <w:szCs w:val="24"/>
        </w:rPr>
        <w:t xml:space="preserve"> hrnčeka vody </w:t>
      </w:r>
    </w:p>
    <w:p w14:paraId="4FEB7428" w14:textId="75554119" w:rsidR="0087447C" w:rsidRPr="00420E63" w:rsidRDefault="00F4419E" w:rsidP="00420E63">
      <w:pPr>
        <w:spacing w:after="0"/>
        <w:contextualSpacing/>
        <w:rPr>
          <w:rFonts w:cstheme="minorHAnsi"/>
          <w:sz w:val="24"/>
          <w:szCs w:val="24"/>
        </w:rPr>
      </w:pPr>
      <w:r w:rsidRPr="00420E63">
        <w:rPr>
          <w:rFonts w:cstheme="minorHAnsi"/>
          <w:sz w:val="24"/>
          <w:szCs w:val="24"/>
        </w:rPr>
        <w:t>h</w:t>
      </w:r>
      <w:r w:rsidR="0087447C" w:rsidRPr="00420E63">
        <w:rPr>
          <w:rFonts w:cstheme="minorHAnsi"/>
          <w:sz w:val="24"/>
          <w:szCs w:val="24"/>
        </w:rPr>
        <w:t>rsť ďateliny (lístky aj kvietky)</w:t>
      </w:r>
    </w:p>
    <w:p w14:paraId="11AB283D" w14:textId="77777777" w:rsidR="007C40B1" w:rsidRPr="00420E63" w:rsidRDefault="007C40B1" w:rsidP="00420E63">
      <w:pPr>
        <w:spacing w:after="0"/>
        <w:contextualSpacing/>
        <w:rPr>
          <w:rFonts w:cstheme="minorHAnsi"/>
          <w:sz w:val="24"/>
          <w:szCs w:val="24"/>
        </w:rPr>
      </w:pPr>
    </w:p>
    <w:p w14:paraId="16D3F721" w14:textId="13F3F92E" w:rsidR="0087447C" w:rsidRPr="00D85942" w:rsidRDefault="0087447C" w:rsidP="00420E63">
      <w:pPr>
        <w:spacing w:after="0"/>
        <w:contextualSpacing/>
        <w:rPr>
          <w:rFonts w:cstheme="minorHAnsi"/>
          <w:b/>
          <w:sz w:val="24"/>
          <w:szCs w:val="24"/>
        </w:rPr>
      </w:pPr>
      <w:r w:rsidRPr="00D85942">
        <w:rPr>
          <w:rFonts w:cstheme="minorHAnsi"/>
          <w:b/>
          <w:sz w:val="24"/>
          <w:szCs w:val="24"/>
        </w:rPr>
        <w:t>Postup:</w:t>
      </w:r>
    </w:p>
    <w:p w14:paraId="5CBC633C" w14:textId="2E8BA9EF" w:rsidR="0087447C" w:rsidRPr="000E20F7" w:rsidRDefault="0087447C" w:rsidP="00420E63">
      <w:pPr>
        <w:spacing w:after="0"/>
        <w:contextualSpacing/>
        <w:rPr>
          <w:rFonts w:cstheme="minorHAnsi"/>
          <w:sz w:val="24"/>
          <w:szCs w:val="24"/>
          <w:lang w:val="en-GB"/>
        </w:rPr>
      </w:pPr>
      <w:r w:rsidRPr="00420E63">
        <w:rPr>
          <w:rFonts w:cstheme="minorHAnsi"/>
          <w:sz w:val="24"/>
          <w:szCs w:val="24"/>
        </w:rPr>
        <w:t>V mixéri všetko d</w:t>
      </w:r>
      <w:r w:rsidR="00F4419E" w:rsidRPr="00420E63">
        <w:rPr>
          <w:rFonts w:cstheme="minorHAnsi"/>
          <w:sz w:val="24"/>
          <w:szCs w:val="24"/>
        </w:rPr>
        <w:t>o</w:t>
      </w:r>
      <w:r w:rsidRPr="00420E63">
        <w:rPr>
          <w:rFonts w:cstheme="minorHAnsi"/>
          <w:sz w:val="24"/>
          <w:szCs w:val="24"/>
        </w:rPr>
        <w:t>hladka rozmixuj</w:t>
      </w:r>
      <w:r w:rsidR="009614B7">
        <w:rPr>
          <w:rFonts w:cstheme="minorHAnsi"/>
          <w:sz w:val="24"/>
          <w:szCs w:val="24"/>
        </w:rPr>
        <w:t>t</w:t>
      </w:r>
      <w:r w:rsidR="00F4419E" w:rsidRPr="00420E63">
        <w:rPr>
          <w:rFonts w:cstheme="minorHAnsi"/>
          <w:sz w:val="24"/>
          <w:szCs w:val="24"/>
        </w:rPr>
        <w:t>e. Palacinky ope</w:t>
      </w:r>
      <w:r w:rsidR="009614B7">
        <w:rPr>
          <w:rFonts w:cstheme="minorHAnsi"/>
          <w:sz w:val="24"/>
          <w:szCs w:val="24"/>
        </w:rPr>
        <w:t>kajt</w:t>
      </w:r>
      <w:r w:rsidR="00F4419E" w:rsidRPr="00420E63">
        <w:rPr>
          <w:rFonts w:cstheme="minorHAnsi"/>
          <w:sz w:val="24"/>
          <w:szCs w:val="24"/>
        </w:rPr>
        <w:t>e na troche</w:t>
      </w:r>
      <w:r w:rsidRPr="00420E63">
        <w:rPr>
          <w:rFonts w:cstheme="minorHAnsi"/>
          <w:sz w:val="24"/>
          <w:szCs w:val="24"/>
        </w:rPr>
        <w:t xml:space="preserve"> olej</w:t>
      </w:r>
      <w:r w:rsidR="009614B7">
        <w:rPr>
          <w:rFonts w:cstheme="minorHAnsi"/>
          <w:sz w:val="24"/>
          <w:szCs w:val="24"/>
        </w:rPr>
        <w:t>a</w:t>
      </w:r>
      <w:r w:rsidRPr="00420E63">
        <w:rPr>
          <w:rFonts w:cstheme="minorHAnsi"/>
          <w:sz w:val="24"/>
          <w:szCs w:val="24"/>
        </w:rPr>
        <w:t xml:space="preserve"> z obidvoch strán.</w:t>
      </w:r>
      <w:r w:rsidR="009614B7">
        <w:rPr>
          <w:rFonts w:cstheme="minorHAnsi"/>
          <w:sz w:val="24"/>
          <w:szCs w:val="24"/>
        </w:rPr>
        <w:t xml:space="preserve"> </w:t>
      </w:r>
      <w:proofErr w:type="spellStart"/>
      <w:r w:rsidR="00CA733A">
        <w:rPr>
          <w:rFonts w:cstheme="minorHAnsi"/>
          <w:sz w:val="24"/>
          <w:szCs w:val="24"/>
        </w:rPr>
        <w:t>Sladk</w:t>
      </w:r>
      <w:proofErr w:type="spellEnd"/>
      <w:r w:rsidR="00CA733A">
        <w:rPr>
          <w:rFonts w:cstheme="minorHAnsi"/>
          <w:sz w:val="24"/>
          <w:szCs w:val="24"/>
          <w:lang w:val="en-GB"/>
        </w:rPr>
        <w:t>é, r</w:t>
      </w:r>
      <w:proofErr w:type="spellStart"/>
      <w:r w:rsidR="009614B7">
        <w:rPr>
          <w:rFonts w:cstheme="minorHAnsi"/>
          <w:sz w:val="24"/>
          <w:szCs w:val="24"/>
        </w:rPr>
        <w:t>užové</w:t>
      </w:r>
      <w:proofErr w:type="spellEnd"/>
      <w:r w:rsidR="009614B7">
        <w:rPr>
          <w:rFonts w:cstheme="minorHAnsi"/>
          <w:sz w:val="24"/>
          <w:szCs w:val="24"/>
        </w:rPr>
        <w:t xml:space="preserve"> okvetia z ďateliny môžete zapracovať aj do náplne palaciniek.</w:t>
      </w:r>
    </w:p>
    <w:p w14:paraId="45F9AA17" w14:textId="77777777" w:rsidR="007C40B1" w:rsidRPr="00420E63" w:rsidRDefault="007C40B1" w:rsidP="00420E63">
      <w:pPr>
        <w:spacing w:after="0"/>
        <w:contextualSpacing/>
        <w:jc w:val="center"/>
        <w:rPr>
          <w:rFonts w:cstheme="minorHAnsi"/>
          <w:b/>
          <w:sz w:val="24"/>
          <w:szCs w:val="24"/>
          <w:highlight w:val="yellow"/>
        </w:rPr>
      </w:pPr>
    </w:p>
    <w:p w14:paraId="5AF74F73" w14:textId="77777777" w:rsidR="00395767" w:rsidRDefault="00395767">
      <w:pPr>
        <w:rPr>
          <w:b/>
          <w:highlight w:val="cyan"/>
        </w:rPr>
      </w:pPr>
      <w:r>
        <w:rPr>
          <w:b/>
          <w:highlight w:val="cyan"/>
        </w:rPr>
        <w:br w:type="page"/>
      </w:r>
    </w:p>
    <w:p w14:paraId="78507A95" w14:textId="5A5A9E05" w:rsidR="009F5EC5" w:rsidRPr="007B734F" w:rsidRDefault="009F5EC5" w:rsidP="009F5EC5">
      <w:pPr>
        <w:spacing w:after="0"/>
        <w:contextualSpacing/>
        <w:jc w:val="center"/>
        <w:rPr>
          <w:b/>
          <w:sz w:val="24"/>
          <w:szCs w:val="24"/>
          <w:highlight w:val="cyan"/>
        </w:rPr>
      </w:pPr>
      <w:r>
        <w:rPr>
          <w:b/>
          <w:sz w:val="24"/>
          <w:szCs w:val="24"/>
          <w:highlight w:val="cyan"/>
        </w:rPr>
        <w:lastRenderedPageBreak/>
        <w:t>LIPKAVEC M</w:t>
      </w:r>
      <w:r>
        <w:rPr>
          <w:rFonts w:cstheme="minorHAnsi"/>
          <w:b/>
          <w:sz w:val="24"/>
          <w:szCs w:val="24"/>
          <w:highlight w:val="cyan"/>
        </w:rPr>
        <w:t>Ä</w:t>
      </w:r>
      <w:r>
        <w:rPr>
          <w:b/>
          <w:sz w:val="24"/>
          <w:szCs w:val="24"/>
          <w:highlight w:val="cyan"/>
        </w:rPr>
        <w:t>KKÝ</w:t>
      </w:r>
    </w:p>
    <w:p w14:paraId="427BB145" w14:textId="068B333F" w:rsidR="009F5EC5" w:rsidRPr="007B734F" w:rsidRDefault="009F5EC5" w:rsidP="009F5EC5">
      <w:pPr>
        <w:spacing w:after="0"/>
        <w:contextualSpacing/>
        <w:jc w:val="center"/>
        <w:rPr>
          <w:sz w:val="24"/>
          <w:szCs w:val="24"/>
        </w:rPr>
      </w:pPr>
      <w:proofErr w:type="spellStart"/>
      <w:r w:rsidRPr="009F5EC5">
        <w:rPr>
          <w:i/>
          <w:sz w:val="24"/>
          <w:szCs w:val="24"/>
        </w:rPr>
        <w:t>Svízel</w:t>
      </w:r>
      <w:proofErr w:type="spellEnd"/>
      <w:r w:rsidRPr="009F5EC5">
        <w:rPr>
          <w:i/>
          <w:sz w:val="24"/>
          <w:szCs w:val="24"/>
        </w:rPr>
        <w:t xml:space="preserve"> </w:t>
      </w:r>
      <w:proofErr w:type="spellStart"/>
      <w:r w:rsidRPr="009F5EC5">
        <w:rPr>
          <w:i/>
          <w:sz w:val="24"/>
          <w:szCs w:val="24"/>
        </w:rPr>
        <w:t>povázka</w:t>
      </w:r>
      <w:proofErr w:type="spellEnd"/>
      <w:r w:rsidRPr="00C23595">
        <w:rPr>
          <w:i/>
          <w:sz w:val="24"/>
          <w:szCs w:val="24"/>
        </w:rPr>
        <w:t xml:space="preserve"> </w:t>
      </w:r>
      <w:r w:rsidRPr="007B734F">
        <w:rPr>
          <w:sz w:val="24"/>
          <w:szCs w:val="24"/>
        </w:rPr>
        <w:t xml:space="preserve">(česky) – </w:t>
      </w:r>
      <w:proofErr w:type="spellStart"/>
      <w:r w:rsidRPr="009F5EC5">
        <w:rPr>
          <w:i/>
          <w:sz w:val="24"/>
          <w:szCs w:val="24"/>
        </w:rPr>
        <w:t>Galium</w:t>
      </w:r>
      <w:proofErr w:type="spellEnd"/>
      <w:r w:rsidRPr="009F5EC5">
        <w:rPr>
          <w:i/>
          <w:sz w:val="24"/>
          <w:szCs w:val="24"/>
        </w:rPr>
        <w:t xml:space="preserve"> </w:t>
      </w:r>
      <w:proofErr w:type="spellStart"/>
      <w:r w:rsidRPr="009F5EC5">
        <w:rPr>
          <w:i/>
          <w:sz w:val="24"/>
          <w:szCs w:val="24"/>
        </w:rPr>
        <w:t>mollugo</w:t>
      </w:r>
      <w:proofErr w:type="spellEnd"/>
      <w:r w:rsidRPr="009F5EC5">
        <w:rPr>
          <w:i/>
          <w:sz w:val="24"/>
          <w:szCs w:val="24"/>
        </w:rPr>
        <w:t xml:space="preserve"> </w:t>
      </w:r>
      <w:r w:rsidRPr="007B734F">
        <w:rPr>
          <w:sz w:val="24"/>
          <w:szCs w:val="24"/>
        </w:rPr>
        <w:t>(latinsky)</w:t>
      </w:r>
    </w:p>
    <w:p w14:paraId="2DEBFD6D" w14:textId="77777777" w:rsidR="009F5EC5" w:rsidRPr="00A3696A" w:rsidRDefault="009F5EC5" w:rsidP="00A3696A">
      <w:pPr>
        <w:spacing w:after="0"/>
        <w:contextualSpacing/>
        <w:jc w:val="center"/>
        <w:rPr>
          <w:b/>
          <w:sz w:val="24"/>
          <w:szCs w:val="24"/>
          <w:highlight w:val="cyan"/>
        </w:rPr>
      </w:pPr>
    </w:p>
    <w:p w14:paraId="74EA7342" w14:textId="10AFB1A6" w:rsidR="000C23AE" w:rsidRDefault="000C23AE" w:rsidP="00A3696A">
      <w:pPr>
        <w:spacing w:after="0"/>
        <w:contextualSpacing/>
        <w:jc w:val="center"/>
        <w:rPr>
          <w:b/>
          <w:sz w:val="24"/>
          <w:szCs w:val="24"/>
        </w:rPr>
      </w:pPr>
      <w:commentRangeStart w:id="67"/>
      <w:commentRangeStart w:id="68"/>
      <w:proofErr w:type="spellStart"/>
      <w:r w:rsidRPr="00A3696A">
        <w:rPr>
          <w:b/>
          <w:sz w:val="24"/>
          <w:szCs w:val="24"/>
        </w:rPr>
        <w:t>Lipkavec</w:t>
      </w:r>
      <w:proofErr w:type="spellEnd"/>
      <w:r w:rsidRPr="00A3696A">
        <w:rPr>
          <w:b/>
          <w:sz w:val="24"/>
          <w:szCs w:val="24"/>
        </w:rPr>
        <w:t xml:space="preserve"> nemusíte hľadať, on </w:t>
      </w:r>
      <w:r w:rsidR="003475B3" w:rsidRPr="00A3696A">
        <w:rPr>
          <w:b/>
          <w:sz w:val="24"/>
          <w:szCs w:val="24"/>
        </w:rPr>
        <w:t xml:space="preserve">si </w:t>
      </w:r>
      <w:r w:rsidR="006F1241" w:rsidRPr="00A3696A">
        <w:rPr>
          <w:b/>
          <w:sz w:val="24"/>
          <w:szCs w:val="24"/>
        </w:rPr>
        <w:t>v</w:t>
      </w:r>
      <w:r w:rsidRPr="00A3696A">
        <w:rPr>
          <w:b/>
          <w:sz w:val="24"/>
          <w:szCs w:val="24"/>
        </w:rPr>
        <w:t>ás nájde sám...</w:t>
      </w:r>
      <w:commentRangeEnd w:id="67"/>
      <w:r w:rsidR="00030732">
        <w:rPr>
          <w:rStyle w:val="Odkaznakomentr"/>
        </w:rPr>
        <w:commentReference w:id="67"/>
      </w:r>
      <w:commentRangeEnd w:id="68"/>
      <w:r w:rsidR="00CA733A">
        <w:rPr>
          <w:rStyle w:val="Odkaznakomentr"/>
        </w:rPr>
        <w:commentReference w:id="68"/>
      </w:r>
    </w:p>
    <w:p w14:paraId="3F3EE43A" w14:textId="77777777" w:rsidR="00A3696A" w:rsidRPr="00A3696A" w:rsidRDefault="00A3696A" w:rsidP="00A3696A">
      <w:pPr>
        <w:spacing w:after="0"/>
        <w:contextualSpacing/>
        <w:rPr>
          <w:b/>
          <w:sz w:val="24"/>
          <w:szCs w:val="24"/>
        </w:rPr>
      </w:pPr>
    </w:p>
    <w:p w14:paraId="6154AD6D" w14:textId="6AC66460" w:rsidR="000C23AE" w:rsidRDefault="000C23AE" w:rsidP="00A3696A">
      <w:pPr>
        <w:spacing w:after="0"/>
        <w:contextualSpacing/>
        <w:rPr>
          <w:sz w:val="24"/>
          <w:szCs w:val="24"/>
        </w:rPr>
      </w:pPr>
      <w:r w:rsidRPr="00A3696A">
        <w:rPr>
          <w:sz w:val="24"/>
          <w:szCs w:val="24"/>
        </w:rPr>
        <w:t xml:space="preserve">Ako? Jednoducho sa </w:t>
      </w:r>
      <w:r w:rsidR="006F1241" w:rsidRPr="00A3696A">
        <w:rPr>
          <w:sz w:val="24"/>
          <w:szCs w:val="24"/>
        </w:rPr>
        <w:t>v</w:t>
      </w:r>
      <w:r w:rsidRPr="00A3696A">
        <w:rPr>
          <w:sz w:val="24"/>
          <w:szCs w:val="24"/>
        </w:rPr>
        <w:t xml:space="preserve">ám prilepí na nohavice a tak upúta </w:t>
      </w:r>
      <w:r w:rsidR="006F1241" w:rsidRPr="00A3696A">
        <w:rPr>
          <w:sz w:val="24"/>
          <w:szCs w:val="24"/>
        </w:rPr>
        <w:t>v</w:t>
      </w:r>
      <w:r w:rsidRPr="00A3696A">
        <w:rPr>
          <w:sz w:val="24"/>
          <w:szCs w:val="24"/>
        </w:rPr>
        <w:t xml:space="preserve">ašu pozornosť. Je totiž pokrytý množstvom malých háčikov, ktoré držia takmer na všetkom, čoho sa dotkne. V skutočnosti drží tak dobre, že </w:t>
      </w:r>
      <w:r w:rsidR="006F1241" w:rsidRPr="00A3696A">
        <w:rPr>
          <w:sz w:val="24"/>
          <w:szCs w:val="24"/>
        </w:rPr>
        <w:t xml:space="preserve">ho </w:t>
      </w:r>
      <w:r w:rsidRPr="00A3696A">
        <w:rPr>
          <w:sz w:val="24"/>
          <w:szCs w:val="24"/>
        </w:rPr>
        <w:t xml:space="preserve">ani nemusíte zbierať a domov si ho aj tak donesiete. Prichytený </w:t>
      </w:r>
      <w:r w:rsidR="003475B3" w:rsidRPr="00A3696A">
        <w:rPr>
          <w:sz w:val="24"/>
          <w:szCs w:val="24"/>
        </w:rPr>
        <w:t xml:space="preserve">napríklad </w:t>
      </w:r>
      <w:r w:rsidRPr="00A3696A">
        <w:rPr>
          <w:sz w:val="24"/>
          <w:szCs w:val="24"/>
        </w:rPr>
        <w:t xml:space="preserve">na batohu. </w:t>
      </w:r>
    </w:p>
    <w:p w14:paraId="5805B8E0" w14:textId="77777777" w:rsidR="00A3696A" w:rsidRPr="00A3696A" w:rsidRDefault="00A3696A" w:rsidP="00A3696A">
      <w:pPr>
        <w:spacing w:after="0"/>
        <w:contextualSpacing/>
        <w:rPr>
          <w:sz w:val="24"/>
          <w:szCs w:val="24"/>
        </w:rPr>
      </w:pPr>
    </w:p>
    <w:p w14:paraId="088E1195" w14:textId="6E9248E8" w:rsidR="000C23AE" w:rsidRDefault="003475B3" w:rsidP="00A3696A">
      <w:pPr>
        <w:spacing w:after="0"/>
        <w:contextualSpacing/>
        <w:rPr>
          <w:sz w:val="24"/>
          <w:szCs w:val="24"/>
        </w:rPr>
      </w:pPr>
      <w:proofErr w:type="spellStart"/>
      <w:r w:rsidRPr="00A3696A">
        <w:rPr>
          <w:sz w:val="24"/>
          <w:szCs w:val="24"/>
        </w:rPr>
        <w:t>L</w:t>
      </w:r>
      <w:r w:rsidR="000C23AE" w:rsidRPr="00A3696A">
        <w:rPr>
          <w:sz w:val="24"/>
          <w:szCs w:val="24"/>
        </w:rPr>
        <w:t>ipkavec</w:t>
      </w:r>
      <w:proofErr w:type="spellEnd"/>
      <w:r w:rsidR="000C23AE" w:rsidRPr="00A3696A">
        <w:rPr>
          <w:sz w:val="24"/>
          <w:szCs w:val="24"/>
        </w:rPr>
        <w:t xml:space="preserve"> milujem hlavne preto, lebo je to jedna z prvých byliniek na jar, ktorú po studenej zime môžem zbierať a zaradiť do našej stravy. Má takú silu, že aj pod snehom je krásne zelený. </w:t>
      </w:r>
    </w:p>
    <w:p w14:paraId="7D03DCD2" w14:textId="77777777" w:rsidR="00A3696A" w:rsidRPr="00A3696A" w:rsidRDefault="00A3696A" w:rsidP="00A3696A">
      <w:pPr>
        <w:spacing w:after="0"/>
        <w:contextualSpacing/>
        <w:rPr>
          <w:sz w:val="24"/>
          <w:szCs w:val="24"/>
        </w:rPr>
      </w:pPr>
    </w:p>
    <w:p w14:paraId="4D453295" w14:textId="0F015618" w:rsidR="00204F32" w:rsidRPr="00A3696A" w:rsidRDefault="000C23AE" w:rsidP="00A3696A">
      <w:pPr>
        <w:spacing w:after="0"/>
        <w:contextualSpacing/>
        <w:rPr>
          <w:sz w:val="24"/>
          <w:szCs w:val="24"/>
        </w:rPr>
      </w:pPr>
      <w:r w:rsidRPr="00A3696A">
        <w:rPr>
          <w:sz w:val="24"/>
          <w:szCs w:val="24"/>
        </w:rPr>
        <w:t xml:space="preserve">Ďalšou jeho výhodou je, že sa ľahko a rýchlo zbiera, takže za pár minút máte nazbierané potrebné množstvo. Existuje viacero druhov </w:t>
      </w:r>
      <w:proofErr w:type="spellStart"/>
      <w:r w:rsidRPr="00A3696A">
        <w:rPr>
          <w:sz w:val="24"/>
          <w:szCs w:val="24"/>
        </w:rPr>
        <w:t>lipkavca</w:t>
      </w:r>
      <w:proofErr w:type="spellEnd"/>
      <w:r w:rsidRPr="00A3696A">
        <w:rPr>
          <w:sz w:val="24"/>
          <w:szCs w:val="24"/>
        </w:rPr>
        <w:t>, všetky majú podobné účinky.</w:t>
      </w:r>
      <w:r w:rsidR="00B511D0" w:rsidRPr="00A3696A">
        <w:rPr>
          <w:sz w:val="24"/>
          <w:szCs w:val="24"/>
        </w:rPr>
        <w:t xml:space="preserve"> </w:t>
      </w:r>
    </w:p>
    <w:p w14:paraId="5CA60EF2" w14:textId="77777777" w:rsidR="00A3696A" w:rsidRDefault="00A3696A" w:rsidP="00A3696A">
      <w:pPr>
        <w:spacing w:after="0"/>
        <w:contextualSpacing/>
        <w:rPr>
          <w:b/>
          <w:sz w:val="24"/>
          <w:szCs w:val="24"/>
        </w:rPr>
      </w:pPr>
    </w:p>
    <w:p w14:paraId="72B25378" w14:textId="69983ED7" w:rsidR="000C23AE" w:rsidRPr="00A3696A" w:rsidRDefault="000C23AE" w:rsidP="00A3696A">
      <w:pPr>
        <w:spacing w:after="0"/>
        <w:contextualSpacing/>
        <w:rPr>
          <w:b/>
          <w:sz w:val="24"/>
          <w:szCs w:val="24"/>
        </w:rPr>
      </w:pPr>
      <w:r w:rsidRPr="00030732">
        <w:rPr>
          <w:b/>
          <w:sz w:val="24"/>
          <w:szCs w:val="24"/>
          <w:highlight w:val="yellow"/>
        </w:rPr>
        <w:t>Zaujímavé fakty</w:t>
      </w:r>
      <w:r w:rsidR="00A3696A" w:rsidRPr="00030732">
        <w:rPr>
          <w:b/>
          <w:sz w:val="24"/>
          <w:szCs w:val="24"/>
          <w:highlight w:val="yellow"/>
        </w:rPr>
        <w:t>:</w:t>
      </w:r>
    </w:p>
    <w:p w14:paraId="3E391E87" w14:textId="41509EF4" w:rsidR="000C23AE" w:rsidRPr="00A3696A" w:rsidRDefault="000C23AE" w:rsidP="00A3696A">
      <w:pPr>
        <w:pStyle w:val="Odsekzoznamu"/>
        <w:numPr>
          <w:ilvl w:val="0"/>
          <w:numId w:val="27"/>
        </w:numPr>
        <w:spacing w:after="0"/>
        <w:rPr>
          <w:sz w:val="24"/>
          <w:szCs w:val="24"/>
        </w:rPr>
      </w:pPr>
      <w:r w:rsidRPr="00A3696A">
        <w:rPr>
          <w:sz w:val="24"/>
          <w:szCs w:val="24"/>
        </w:rPr>
        <w:t>Jeho semená</w:t>
      </w:r>
      <w:r w:rsidR="003475B3" w:rsidRPr="00A3696A">
        <w:rPr>
          <w:sz w:val="24"/>
          <w:szCs w:val="24"/>
        </w:rPr>
        <w:t xml:space="preserve"> sa po upražení </w:t>
      </w:r>
      <w:r w:rsidRPr="00A3696A">
        <w:rPr>
          <w:sz w:val="24"/>
          <w:szCs w:val="24"/>
        </w:rPr>
        <w:t>používajú ako náhrada kávy (bez kofeínu)</w:t>
      </w:r>
      <w:r w:rsidR="00F25788" w:rsidRPr="00A3696A">
        <w:rPr>
          <w:sz w:val="24"/>
          <w:szCs w:val="24"/>
        </w:rPr>
        <w:t>.</w:t>
      </w:r>
      <w:r w:rsidR="003475B3" w:rsidRPr="00A3696A">
        <w:rPr>
          <w:sz w:val="24"/>
          <w:szCs w:val="24"/>
        </w:rPr>
        <w:t xml:space="preserve"> Patrí totiž do rovnakej „rodiny</w:t>
      </w:r>
      <w:r w:rsidRPr="00A3696A">
        <w:rPr>
          <w:sz w:val="24"/>
          <w:szCs w:val="24"/>
        </w:rPr>
        <w:t>“ ako káva.</w:t>
      </w:r>
    </w:p>
    <w:p w14:paraId="3054E54E" w14:textId="4CEEC504" w:rsidR="000C23AE" w:rsidRPr="00A3696A" w:rsidRDefault="000C23AE" w:rsidP="00A3696A">
      <w:pPr>
        <w:pStyle w:val="Odsekzoznamu"/>
        <w:numPr>
          <w:ilvl w:val="0"/>
          <w:numId w:val="27"/>
        </w:numPr>
        <w:spacing w:after="0"/>
        <w:rPr>
          <w:sz w:val="24"/>
          <w:szCs w:val="24"/>
        </w:rPr>
      </w:pPr>
      <w:r w:rsidRPr="00A3696A">
        <w:rPr>
          <w:sz w:val="24"/>
          <w:szCs w:val="24"/>
        </w:rPr>
        <w:t>Niekde ho nazývajú aj „husia tráva“, pretože husi ho milujú, ako aj väčšin</w:t>
      </w:r>
      <w:r w:rsidR="00F25788" w:rsidRPr="00A3696A">
        <w:rPr>
          <w:sz w:val="24"/>
          <w:szCs w:val="24"/>
        </w:rPr>
        <w:t>a</w:t>
      </w:r>
      <w:r w:rsidRPr="00A3696A">
        <w:rPr>
          <w:sz w:val="24"/>
          <w:szCs w:val="24"/>
        </w:rPr>
        <w:t xml:space="preserve"> hydiny a hospodárskych zvierat. Vedia, čo je dobré!</w:t>
      </w:r>
    </w:p>
    <w:p w14:paraId="43EDA705" w14:textId="77777777" w:rsidR="003475B3" w:rsidRPr="00A3696A" w:rsidRDefault="000C23AE" w:rsidP="00A3696A">
      <w:pPr>
        <w:pStyle w:val="Odsekzoznamu"/>
        <w:numPr>
          <w:ilvl w:val="0"/>
          <w:numId w:val="27"/>
        </w:numPr>
        <w:spacing w:after="0"/>
        <w:rPr>
          <w:sz w:val="24"/>
          <w:szCs w:val="24"/>
        </w:rPr>
      </w:pPr>
      <w:r w:rsidRPr="00A3696A">
        <w:rPr>
          <w:sz w:val="24"/>
          <w:szCs w:val="24"/>
        </w:rPr>
        <w:t xml:space="preserve">V Kanade bol vyhlásený </w:t>
      </w:r>
      <w:r w:rsidR="003475B3" w:rsidRPr="00A3696A">
        <w:rPr>
          <w:sz w:val="24"/>
          <w:szCs w:val="24"/>
        </w:rPr>
        <w:t>za škodlivú</w:t>
      </w:r>
      <w:r w:rsidRPr="00A3696A">
        <w:rPr>
          <w:sz w:val="24"/>
          <w:szCs w:val="24"/>
        </w:rPr>
        <w:t xml:space="preserve"> burin</w:t>
      </w:r>
      <w:r w:rsidR="003475B3" w:rsidRPr="00A3696A">
        <w:rPr>
          <w:sz w:val="24"/>
          <w:szCs w:val="24"/>
        </w:rPr>
        <w:t>u</w:t>
      </w:r>
      <w:r w:rsidRPr="00A3696A">
        <w:rPr>
          <w:sz w:val="24"/>
          <w:szCs w:val="24"/>
        </w:rPr>
        <w:t>, čo je smutné. Škoda, že v krajinách, ktoré trpia hladom, nerastú žiadne takéto „škodlivé buriny“.</w:t>
      </w:r>
    </w:p>
    <w:p w14:paraId="0F2D41D0" w14:textId="7F090424" w:rsidR="003475B3" w:rsidRPr="00A3696A" w:rsidRDefault="003475B3" w:rsidP="00A3696A">
      <w:pPr>
        <w:pStyle w:val="Odsekzoznamu"/>
        <w:numPr>
          <w:ilvl w:val="0"/>
          <w:numId w:val="27"/>
        </w:numPr>
        <w:spacing w:after="0"/>
        <w:rPr>
          <w:sz w:val="24"/>
          <w:szCs w:val="24"/>
        </w:rPr>
      </w:pPr>
      <w:r w:rsidRPr="00A3696A">
        <w:rPr>
          <w:sz w:val="24"/>
          <w:szCs w:val="24"/>
        </w:rPr>
        <w:t>Hračka pre deti? Kvôli jeho lepivosti sa s ním rad</w:t>
      </w:r>
      <w:r w:rsidR="00F25788" w:rsidRPr="00A3696A">
        <w:rPr>
          <w:sz w:val="24"/>
          <w:szCs w:val="24"/>
        </w:rPr>
        <w:t>y</w:t>
      </w:r>
      <w:r w:rsidRPr="00A3696A">
        <w:rPr>
          <w:sz w:val="24"/>
          <w:szCs w:val="24"/>
        </w:rPr>
        <w:t xml:space="preserve"> hrajú, podobne ako s bodliakmi.</w:t>
      </w:r>
    </w:p>
    <w:p w14:paraId="5642779E" w14:textId="17F0C32E" w:rsidR="000C23AE" w:rsidRPr="00A3696A" w:rsidRDefault="000C23AE" w:rsidP="00A3696A">
      <w:pPr>
        <w:pStyle w:val="Odsekzoznamu"/>
        <w:numPr>
          <w:ilvl w:val="0"/>
          <w:numId w:val="27"/>
        </w:numPr>
        <w:spacing w:after="0"/>
        <w:rPr>
          <w:sz w:val="24"/>
          <w:szCs w:val="24"/>
        </w:rPr>
      </w:pPr>
      <w:r w:rsidRPr="00A3696A">
        <w:rPr>
          <w:sz w:val="24"/>
          <w:szCs w:val="24"/>
        </w:rPr>
        <w:t>Jeho využitie je naozaj široké. Okrem toho, že sa kedysi používal ako syridlo pri výrobe syra, používali ho aj na farbenie a zvýraznenie vôn</w:t>
      </w:r>
      <w:r w:rsidR="00F25788" w:rsidRPr="00A3696A">
        <w:rPr>
          <w:sz w:val="24"/>
          <w:szCs w:val="24"/>
        </w:rPr>
        <w:t>í</w:t>
      </w:r>
      <w:r w:rsidRPr="00A3696A">
        <w:rPr>
          <w:sz w:val="24"/>
          <w:szCs w:val="24"/>
        </w:rPr>
        <w:t xml:space="preserve"> syra či masla s medovou vôňou. Z jeho kvetov sa tiež vyrába</w:t>
      </w:r>
      <w:r w:rsidR="003475B3" w:rsidRPr="00A3696A">
        <w:rPr>
          <w:sz w:val="24"/>
          <w:szCs w:val="24"/>
        </w:rPr>
        <w:t>l</w:t>
      </w:r>
      <w:r w:rsidRPr="00A3696A">
        <w:rPr>
          <w:sz w:val="24"/>
          <w:szCs w:val="24"/>
        </w:rPr>
        <w:t xml:space="preserve"> osviežujúci nápoj. Dámy ho používali aj ako parfum a na umývanie vlasov. Koreň rastliny sa používal aj ako červené farbivo. </w:t>
      </w:r>
    </w:p>
    <w:p w14:paraId="4EF3C4EF" w14:textId="77777777" w:rsidR="000C23AE" w:rsidRPr="00A3696A" w:rsidRDefault="000C23AE" w:rsidP="00A3696A">
      <w:pPr>
        <w:pStyle w:val="Odsekzoznamu"/>
        <w:numPr>
          <w:ilvl w:val="0"/>
          <w:numId w:val="27"/>
        </w:numPr>
        <w:spacing w:after="0"/>
        <w:rPr>
          <w:b/>
          <w:sz w:val="24"/>
          <w:szCs w:val="24"/>
        </w:rPr>
      </w:pPr>
      <w:r w:rsidRPr="00A3696A">
        <w:rPr>
          <w:sz w:val="24"/>
          <w:szCs w:val="24"/>
        </w:rPr>
        <w:t xml:space="preserve">Domorodí Američania ho používali ako prírodnú antikoncepciu pre zabránenie tehotenstva. </w:t>
      </w:r>
    </w:p>
    <w:p w14:paraId="78D6EB2C" w14:textId="0A7C76FC" w:rsidR="000C23AE" w:rsidRPr="00A3696A" w:rsidRDefault="000C23AE" w:rsidP="00A3696A">
      <w:pPr>
        <w:pStyle w:val="Odsekzoznamu"/>
        <w:numPr>
          <w:ilvl w:val="0"/>
          <w:numId w:val="27"/>
        </w:numPr>
        <w:spacing w:after="0"/>
        <w:rPr>
          <w:sz w:val="24"/>
          <w:szCs w:val="24"/>
        </w:rPr>
      </w:pPr>
      <w:r w:rsidRPr="00A3696A">
        <w:rPr>
          <w:sz w:val="24"/>
          <w:szCs w:val="24"/>
        </w:rPr>
        <w:t xml:space="preserve">Počas druhej svetovej vojny sa deťom v Británii platilo za zber </w:t>
      </w:r>
      <w:proofErr w:type="spellStart"/>
      <w:r w:rsidRPr="00A3696A">
        <w:rPr>
          <w:sz w:val="24"/>
          <w:szCs w:val="24"/>
        </w:rPr>
        <w:t>lipkavca</w:t>
      </w:r>
      <w:proofErr w:type="spellEnd"/>
      <w:r w:rsidRPr="00A3696A">
        <w:rPr>
          <w:sz w:val="24"/>
          <w:szCs w:val="24"/>
        </w:rPr>
        <w:t xml:space="preserve"> (ako aj ďalších liečivých bylín). Farmaceutické spoločnosti ho používali pri výrob</w:t>
      </w:r>
      <w:r w:rsidR="00F25788" w:rsidRPr="00A3696A">
        <w:rPr>
          <w:sz w:val="24"/>
          <w:szCs w:val="24"/>
        </w:rPr>
        <w:t>e</w:t>
      </w:r>
      <w:r w:rsidRPr="00A3696A">
        <w:rPr>
          <w:sz w:val="24"/>
          <w:szCs w:val="24"/>
        </w:rPr>
        <w:t xml:space="preserve"> liekov na boj proti infekciám.</w:t>
      </w:r>
    </w:p>
    <w:p w14:paraId="6808FBD5" w14:textId="77777777" w:rsidR="000C23AE" w:rsidRPr="00A3696A" w:rsidRDefault="000C23AE" w:rsidP="00A3696A">
      <w:pPr>
        <w:spacing w:after="0"/>
        <w:ind w:left="360"/>
        <w:rPr>
          <w:b/>
          <w:sz w:val="24"/>
          <w:szCs w:val="24"/>
        </w:rPr>
      </w:pPr>
    </w:p>
    <w:p w14:paraId="3BB1F62B" w14:textId="77777777" w:rsidR="00204F32" w:rsidRPr="00A3696A" w:rsidRDefault="00204F32" w:rsidP="00A3696A">
      <w:pPr>
        <w:spacing w:after="0"/>
        <w:contextualSpacing/>
        <w:rPr>
          <w:b/>
          <w:sz w:val="24"/>
          <w:szCs w:val="24"/>
        </w:rPr>
      </w:pPr>
      <w:r w:rsidRPr="00A3696A">
        <w:rPr>
          <w:b/>
          <w:sz w:val="24"/>
          <w:szCs w:val="24"/>
        </w:rPr>
        <w:t>Ako rastlinku spoznať?</w:t>
      </w:r>
    </w:p>
    <w:p w14:paraId="353D96A7" w14:textId="3691FDF0" w:rsidR="00204F32" w:rsidRPr="00A3696A" w:rsidRDefault="000172D8" w:rsidP="00A3696A">
      <w:pPr>
        <w:spacing w:after="0"/>
        <w:contextualSpacing/>
        <w:rPr>
          <w:sz w:val="24"/>
          <w:szCs w:val="24"/>
        </w:rPr>
      </w:pPr>
      <w:r w:rsidRPr="00A3696A">
        <w:rPr>
          <w:sz w:val="24"/>
          <w:szCs w:val="24"/>
        </w:rPr>
        <w:t xml:space="preserve">Ako je spomenuté vyššie, niektoré druhy </w:t>
      </w:r>
      <w:proofErr w:type="spellStart"/>
      <w:r w:rsidRPr="00A3696A">
        <w:rPr>
          <w:sz w:val="24"/>
          <w:szCs w:val="24"/>
        </w:rPr>
        <w:t>lipkavcov</w:t>
      </w:r>
      <w:proofErr w:type="spellEnd"/>
      <w:r w:rsidRPr="00A3696A">
        <w:rPr>
          <w:sz w:val="24"/>
          <w:szCs w:val="24"/>
        </w:rPr>
        <w:t xml:space="preserve"> pokrývajú drobné chĺpky v tvare háčika a priľnú nám </w:t>
      </w:r>
      <w:r w:rsidR="00F25788" w:rsidRPr="00A3696A">
        <w:rPr>
          <w:sz w:val="24"/>
          <w:szCs w:val="24"/>
        </w:rPr>
        <w:t>k</w:t>
      </w:r>
      <w:r w:rsidRPr="00A3696A">
        <w:rPr>
          <w:sz w:val="24"/>
          <w:szCs w:val="24"/>
        </w:rPr>
        <w:t xml:space="preserve"> nohavicia</w:t>
      </w:r>
      <w:r w:rsidR="00F25788" w:rsidRPr="00A3696A">
        <w:rPr>
          <w:sz w:val="24"/>
          <w:szCs w:val="24"/>
        </w:rPr>
        <w:t>m</w:t>
      </w:r>
      <w:r w:rsidRPr="00A3696A">
        <w:rPr>
          <w:sz w:val="24"/>
          <w:szCs w:val="24"/>
        </w:rPr>
        <w:t>. Ide o evolučnú adaptáciu, ktorá má pomôcť rastline v šírení semien. Malé a tenké listy sú kopijovitého tvaru a ich t</w:t>
      </w:r>
      <w:r w:rsidR="00204F32" w:rsidRPr="00A3696A">
        <w:rPr>
          <w:sz w:val="24"/>
          <w:szCs w:val="24"/>
        </w:rPr>
        <w:t>ypickým znakom je rast 6</w:t>
      </w:r>
      <w:r w:rsidR="00F25788" w:rsidRPr="00A3696A">
        <w:rPr>
          <w:sz w:val="24"/>
          <w:szCs w:val="24"/>
        </w:rPr>
        <w:t xml:space="preserve"> </w:t>
      </w:r>
      <w:r w:rsidR="00C172DA" w:rsidRPr="00A3696A">
        <w:rPr>
          <w:sz w:val="24"/>
          <w:szCs w:val="24"/>
        </w:rPr>
        <w:t>–</w:t>
      </w:r>
      <w:r w:rsidR="00F25788" w:rsidRPr="00A3696A">
        <w:rPr>
          <w:sz w:val="24"/>
          <w:szCs w:val="24"/>
        </w:rPr>
        <w:t xml:space="preserve"> </w:t>
      </w:r>
      <w:r w:rsidR="00204F32" w:rsidRPr="00A3696A">
        <w:rPr>
          <w:sz w:val="24"/>
          <w:szCs w:val="24"/>
        </w:rPr>
        <w:t xml:space="preserve">9 lístkov </w:t>
      </w:r>
      <w:r w:rsidR="00AD33F5" w:rsidRPr="00A3696A">
        <w:rPr>
          <w:sz w:val="24"/>
          <w:szCs w:val="24"/>
        </w:rPr>
        <w:t xml:space="preserve">dokonale usporiadaných </w:t>
      </w:r>
      <w:r w:rsidR="00204F32" w:rsidRPr="00A3696A">
        <w:rPr>
          <w:sz w:val="24"/>
          <w:szCs w:val="24"/>
        </w:rPr>
        <w:t xml:space="preserve">na stonke do kruhu. </w:t>
      </w:r>
    </w:p>
    <w:p w14:paraId="4BF5C61F" w14:textId="77777777" w:rsidR="00A3696A" w:rsidRDefault="00A3696A" w:rsidP="00A3696A">
      <w:pPr>
        <w:spacing w:after="0"/>
        <w:contextualSpacing/>
        <w:rPr>
          <w:b/>
          <w:sz w:val="24"/>
          <w:szCs w:val="24"/>
        </w:rPr>
      </w:pPr>
    </w:p>
    <w:p w14:paraId="16C96601" w14:textId="15A09160" w:rsidR="000C23AE" w:rsidRPr="00A3696A" w:rsidRDefault="000C23AE" w:rsidP="00A3696A">
      <w:pPr>
        <w:spacing w:after="0"/>
        <w:contextualSpacing/>
        <w:rPr>
          <w:b/>
          <w:sz w:val="24"/>
          <w:szCs w:val="24"/>
        </w:rPr>
      </w:pPr>
      <w:r w:rsidRPr="00A3696A">
        <w:rPr>
          <w:b/>
          <w:sz w:val="24"/>
          <w:szCs w:val="24"/>
        </w:rPr>
        <w:lastRenderedPageBreak/>
        <w:t xml:space="preserve">Kedy </w:t>
      </w:r>
      <w:r w:rsidR="001A5FD1" w:rsidRPr="00A3696A">
        <w:rPr>
          <w:b/>
          <w:sz w:val="24"/>
          <w:szCs w:val="24"/>
        </w:rPr>
        <w:t>ju</w:t>
      </w:r>
      <w:r w:rsidRPr="00A3696A">
        <w:rPr>
          <w:b/>
          <w:sz w:val="24"/>
          <w:szCs w:val="24"/>
        </w:rPr>
        <w:t xml:space="preserve"> zbierať?</w:t>
      </w:r>
    </w:p>
    <w:p w14:paraId="475AE5F7" w14:textId="2D82D422" w:rsidR="000C23AE" w:rsidRPr="00A3696A" w:rsidRDefault="000C23AE" w:rsidP="00A3696A">
      <w:pPr>
        <w:spacing w:after="0"/>
        <w:contextualSpacing/>
        <w:rPr>
          <w:sz w:val="24"/>
          <w:szCs w:val="24"/>
        </w:rPr>
      </w:pPr>
      <w:r w:rsidRPr="00A3696A">
        <w:rPr>
          <w:sz w:val="24"/>
          <w:szCs w:val="24"/>
        </w:rPr>
        <w:t>Prvé zelené rastlinky sa nám ukazujú veľmi skoro na jar, niekde ešte aj pod snehom. Rastlinka rýchlo rastie, okolo mája</w:t>
      </w:r>
      <w:r w:rsidR="00C172DA" w:rsidRPr="00A3696A">
        <w:rPr>
          <w:sz w:val="24"/>
          <w:szCs w:val="24"/>
        </w:rPr>
        <w:t xml:space="preserve"> už môže mať výšku asi po kolená</w:t>
      </w:r>
      <w:r w:rsidRPr="00A3696A">
        <w:rPr>
          <w:sz w:val="24"/>
          <w:szCs w:val="24"/>
        </w:rPr>
        <w:t xml:space="preserve">. Cca od júna začína kvitnúť žltými alebo bielymi kvetmi, záleží </w:t>
      </w:r>
      <w:r w:rsidR="00C172DA" w:rsidRPr="00A3696A">
        <w:rPr>
          <w:sz w:val="24"/>
          <w:szCs w:val="24"/>
        </w:rPr>
        <w:t>na</w:t>
      </w:r>
      <w:r w:rsidRPr="00A3696A">
        <w:rPr>
          <w:sz w:val="24"/>
          <w:szCs w:val="24"/>
        </w:rPr>
        <w:t xml:space="preserve"> druhu. Všetky časti </w:t>
      </w:r>
      <w:proofErr w:type="spellStart"/>
      <w:r w:rsidR="00C172DA" w:rsidRPr="00A3696A">
        <w:rPr>
          <w:sz w:val="24"/>
          <w:szCs w:val="24"/>
        </w:rPr>
        <w:t>lipkavca</w:t>
      </w:r>
      <w:proofErr w:type="spellEnd"/>
      <w:r w:rsidR="00C172DA" w:rsidRPr="00A3696A">
        <w:rPr>
          <w:sz w:val="24"/>
          <w:szCs w:val="24"/>
        </w:rPr>
        <w:t xml:space="preserve"> </w:t>
      </w:r>
      <w:r w:rsidRPr="00A3696A">
        <w:rPr>
          <w:sz w:val="24"/>
          <w:szCs w:val="24"/>
        </w:rPr>
        <w:t xml:space="preserve">sú jedlé. </w:t>
      </w:r>
    </w:p>
    <w:p w14:paraId="49427573" w14:textId="77777777" w:rsidR="00A3696A" w:rsidRDefault="00A3696A" w:rsidP="00A3696A">
      <w:pPr>
        <w:spacing w:after="0"/>
        <w:contextualSpacing/>
        <w:rPr>
          <w:b/>
          <w:sz w:val="24"/>
          <w:szCs w:val="24"/>
        </w:rPr>
      </w:pPr>
    </w:p>
    <w:p w14:paraId="05351804" w14:textId="34234CB4" w:rsidR="000C23AE" w:rsidRPr="00A3696A" w:rsidRDefault="000C23AE" w:rsidP="00A3696A">
      <w:pPr>
        <w:spacing w:after="0"/>
        <w:contextualSpacing/>
        <w:rPr>
          <w:b/>
          <w:sz w:val="24"/>
          <w:szCs w:val="24"/>
        </w:rPr>
      </w:pPr>
      <w:r w:rsidRPr="00A3696A">
        <w:rPr>
          <w:b/>
          <w:sz w:val="24"/>
          <w:szCs w:val="24"/>
        </w:rPr>
        <w:t>Čo obsahuje?</w:t>
      </w:r>
    </w:p>
    <w:p w14:paraId="60E6F86A" w14:textId="206152CA" w:rsidR="000C23AE" w:rsidRPr="00A3696A" w:rsidRDefault="000C23AE" w:rsidP="00A3696A">
      <w:pPr>
        <w:spacing w:after="0"/>
        <w:contextualSpacing/>
        <w:rPr>
          <w:b/>
          <w:sz w:val="24"/>
          <w:szCs w:val="24"/>
        </w:rPr>
      </w:pPr>
      <w:r w:rsidRPr="00A3696A">
        <w:rPr>
          <w:sz w:val="24"/>
          <w:szCs w:val="24"/>
        </w:rPr>
        <w:t xml:space="preserve">Obsahuje malé množstvo </w:t>
      </w:r>
      <w:proofErr w:type="spellStart"/>
      <w:r w:rsidRPr="00A3696A">
        <w:rPr>
          <w:sz w:val="24"/>
          <w:szCs w:val="24"/>
        </w:rPr>
        <w:t>kumarínu</w:t>
      </w:r>
      <w:proofErr w:type="spellEnd"/>
      <w:r w:rsidRPr="00A3696A">
        <w:rPr>
          <w:sz w:val="24"/>
          <w:szCs w:val="24"/>
        </w:rPr>
        <w:t>, veľké množstvo vápniku, medi, železa, kremík</w:t>
      </w:r>
      <w:r w:rsidR="004E69D6" w:rsidRPr="00A3696A">
        <w:rPr>
          <w:sz w:val="24"/>
          <w:szCs w:val="24"/>
        </w:rPr>
        <w:t>a</w:t>
      </w:r>
      <w:r w:rsidRPr="00A3696A">
        <w:rPr>
          <w:sz w:val="24"/>
          <w:szCs w:val="24"/>
        </w:rPr>
        <w:t xml:space="preserve"> a sodík</w:t>
      </w:r>
      <w:r w:rsidR="004E69D6" w:rsidRPr="00A3696A">
        <w:rPr>
          <w:sz w:val="24"/>
          <w:szCs w:val="24"/>
        </w:rPr>
        <w:t>a</w:t>
      </w:r>
      <w:r w:rsidRPr="00A3696A">
        <w:rPr>
          <w:sz w:val="24"/>
          <w:szCs w:val="24"/>
        </w:rPr>
        <w:t>. A</w:t>
      </w:r>
      <w:r w:rsidR="004E69D6" w:rsidRPr="00A3696A">
        <w:rPr>
          <w:sz w:val="24"/>
          <w:szCs w:val="24"/>
        </w:rPr>
        <w:t>,</w:t>
      </w:r>
      <w:r w:rsidR="003475B3" w:rsidRPr="00A3696A">
        <w:rPr>
          <w:sz w:val="24"/>
          <w:szCs w:val="24"/>
        </w:rPr>
        <w:t> </w:t>
      </w:r>
      <w:r w:rsidRPr="00A3696A">
        <w:rPr>
          <w:sz w:val="24"/>
          <w:szCs w:val="24"/>
        </w:rPr>
        <w:t>samozrejme</w:t>
      </w:r>
      <w:r w:rsidR="004E69D6" w:rsidRPr="00A3696A">
        <w:rPr>
          <w:sz w:val="24"/>
          <w:szCs w:val="24"/>
        </w:rPr>
        <w:t>,</w:t>
      </w:r>
      <w:r w:rsidR="003475B3" w:rsidRPr="00A3696A">
        <w:rPr>
          <w:sz w:val="24"/>
          <w:szCs w:val="24"/>
        </w:rPr>
        <w:t xml:space="preserve"> množstvo</w:t>
      </w:r>
      <w:r w:rsidRPr="00A3696A">
        <w:rPr>
          <w:sz w:val="24"/>
          <w:szCs w:val="24"/>
        </w:rPr>
        <w:t xml:space="preserve"> vitamínu C.</w:t>
      </w:r>
    </w:p>
    <w:p w14:paraId="6CDDD0F4" w14:textId="77777777" w:rsidR="00A3696A" w:rsidRDefault="00A3696A" w:rsidP="00A3696A">
      <w:pPr>
        <w:spacing w:after="0"/>
        <w:contextualSpacing/>
        <w:rPr>
          <w:b/>
          <w:sz w:val="24"/>
          <w:szCs w:val="24"/>
        </w:rPr>
      </w:pPr>
    </w:p>
    <w:p w14:paraId="17D4E5BC" w14:textId="096EDC07" w:rsidR="000C23AE" w:rsidRPr="00A3696A" w:rsidRDefault="000C23AE" w:rsidP="00A3696A">
      <w:pPr>
        <w:spacing w:after="0"/>
        <w:contextualSpacing/>
        <w:rPr>
          <w:b/>
          <w:sz w:val="24"/>
          <w:szCs w:val="24"/>
        </w:rPr>
      </w:pPr>
      <w:r w:rsidRPr="00A3696A">
        <w:rPr>
          <w:b/>
          <w:sz w:val="24"/>
          <w:szCs w:val="24"/>
        </w:rPr>
        <w:t>Pri aký</w:t>
      </w:r>
      <w:r w:rsidR="004E69D6" w:rsidRPr="00A3696A">
        <w:rPr>
          <w:b/>
          <w:sz w:val="24"/>
          <w:szCs w:val="24"/>
        </w:rPr>
        <w:t>ch</w:t>
      </w:r>
      <w:r w:rsidRPr="00A3696A">
        <w:rPr>
          <w:b/>
          <w:sz w:val="24"/>
          <w:szCs w:val="24"/>
        </w:rPr>
        <w:t xml:space="preserve"> problémoch </w:t>
      </w:r>
      <w:r w:rsidR="00A3696A">
        <w:rPr>
          <w:b/>
          <w:sz w:val="24"/>
          <w:szCs w:val="24"/>
        </w:rPr>
        <w:t>vám</w:t>
      </w:r>
      <w:r w:rsidRPr="00A3696A">
        <w:rPr>
          <w:b/>
          <w:sz w:val="24"/>
          <w:szCs w:val="24"/>
        </w:rPr>
        <w:t xml:space="preserve"> pomôže?</w:t>
      </w:r>
    </w:p>
    <w:p w14:paraId="5D7E0E00" w14:textId="7CFBAE30" w:rsidR="000C23AE" w:rsidRDefault="000C23AE" w:rsidP="00A3696A">
      <w:pPr>
        <w:spacing w:after="0"/>
        <w:contextualSpacing/>
        <w:rPr>
          <w:sz w:val="24"/>
          <w:szCs w:val="24"/>
        </w:rPr>
      </w:pPr>
      <w:r w:rsidRPr="00A3696A">
        <w:rPr>
          <w:sz w:val="24"/>
          <w:szCs w:val="24"/>
        </w:rPr>
        <w:t xml:space="preserve">Používa sa hlavne na liečenie problémov s močovým mechúrom a obličkami, vrátane obličkových kameňov. Osvedčil sa aj pri vysokom krvnom tlaku. Ak </w:t>
      </w:r>
      <w:r w:rsidR="004E69D6" w:rsidRPr="00A3696A">
        <w:rPr>
          <w:sz w:val="24"/>
          <w:szCs w:val="24"/>
        </w:rPr>
        <w:t>V</w:t>
      </w:r>
      <w:r w:rsidRPr="00A3696A">
        <w:rPr>
          <w:sz w:val="24"/>
          <w:szCs w:val="24"/>
        </w:rPr>
        <w:t xml:space="preserve">ám hojne rastie v záhrade, alebo </w:t>
      </w:r>
      <w:r w:rsidR="004E69D6" w:rsidRPr="00A3696A">
        <w:rPr>
          <w:sz w:val="24"/>
          <w:szCs w:val="24"/>
        </w:rPr>
        <w:t xml:space="preserve">sa s ním </w:t>
      </w:r>
      <w:r w:rsidRPr="00A3696A">
        <w:rPr>
          <w:sz w:val="24"/>
          <w:szCs w:val="24"/>
        </w:rPr>
        <w:t xml:space="preserve">často v prírode stretávate, možno </w:t>
      </w:r>
      <w:r w:rsidR="004E69D6" w:rsidRPr="00A3696A">
        <w:rPr>
          <w:sz w:val="24"/>
          <w:szCs w:val="24"/>
        </w:rPr>
        <w:t>V</w:t>
      </w:r>
      <w:r w:rsidRPr="00A3696A">
        <w:rPr>
          <w:sz w:val="24"/>
          <w:szCs w:val="24"/>
        </w:rPr>
        <w:t>ám chce naznačiť, že potrebuje</w:t>
      </w:r>
      <w:r w:rsidR="000979F3" w:rsidRPr="00A3696A">
        <w:rPr>
          <w:sz w:val="24"/>
          <w:szCs w:val="24"/>
        </w:rPr>
        <w:t>te</w:t>
      </w:r>
      <w:r w:rsidRPr="00A3696A">
        <w:rPr>
          <w:sz w:val="24"/>
          <w:szCs w:val="24"/>
        </w:rPr>
        <w:t xml:space="preserve"> očistiť svoje obličky. </w:t>
      </w:r>
    </w:p>
    <w:p w14:paraId="5E5669BC" w14:textId="77777777" w:rsidR="00A3696A" w:rsidRPr="00A3696A" w:rsidRDefault="00A3696A" w:rsidP="00A3696A">
      <w:pPr>
        <w:spacing w:after="0"/>
        <w:contextualSpacing/>
        <w:rPr>
          <w:sz w:val="24"/>
          <w:szCs w:val="24"/>
        </w:rPr>
      </w:pPr>
    </w:p>
    <w:p w14:paraId="47EBF263" w14:textId="252D5821" w:rsidR="000C23AE" w:rsidRPr="00A3696A" w:rsidRDefault="000C23AE" w:rsidP="00A3696A">
      <w:pPr>
        <w:spacing w:after="0"/>
        <w:contextualSpacing/>
        <w:rPr>
          <w:sz w:val="24"/>
          <w:szCs w:val="24"/>
        </w:rPr>
      </w:pPr>
      <w:r w:rsidRPr="00A3696A">
        <w:rPr>
          <w:sz w:val="24"/>
          <w:szCs w:val="24"/>
        </w:rPr>
        <w:t>Pre jeho vysoký obsah vitamínu C sa využíva pri liečbe skorbutu</w:t>
      </w:r>
      <w:r w:rsidR="000979F3" w:rsidRPr="00A3696A">
        <w:rPr>
          <w:sz w:val="24"/>
          <w:szCs w:val="24"/>
        </w:rPr>
        <w:t xml:space="preserve"> (choroba spôsobená nedostatkom vitamínu C v potrave)</w:t>
      </w:r>
      <w:r w:rsidRPr="00A3696A">
        <w:rPr>
          <w:sz w:val="24"/>
          <w:szCs w:val="24"/>
        </w:rPr>
        <w:t>. Má silný protizápalový účinok a posilňuje imunitný a lymfatický systém. V ľudovom liečiteľstve sa hovorí aj o jeho sťahujúcom účinku, uľaví aj od tráviacich porúch (nafukovanie, pomalé trávenie), chorobách žalúdka a čriev.</w:t>
      </w:r>
    </w:p>
    <w:p w14:paraId="0EEF8FF4" w14:textId="77777777" w:rsidR="00A3696A" w:rsidRDefault="00A3696A" w:rsidP="00A3696A">
      <w:pPr>
        <w:spacing w:after="0"/>
        <w:contextualSpacing/>
        <w:rPr>
          <w:b/>
          <w:sz w:val="24"/>
          <w:szCs w:val="24"/>
        </w:rPr>
      </w:pPr>
    </w:p>
    <w:p w14:paraId="41BE9861" w14:textId="0950326C" w:rsidR="000C23AE" w:rsidRPr="00A3696A" w:rsidRDefault="000C23AE" w:rsidP="00A3696A">
      <w:pPr>
        <w:spacing w:after="0"/>
        <w:contextualSpacing/>
        <w:rPr>
          <w:b/>
          <w:sz w:val="24"/>
          <w:szCs w:val="24"/>
        </w:rPr>
      </w:pPr>
      <w:r w:rsidRPr="00A3696A">
        <w:rPr>
          <w:b/>
          <w:sz w:val="24"/>
          <w:szCs w:val="24"/>
        </w:rPr>
        <w:t>Tipy na najlepšie využitie</w:t>
      </w:r>
    </w:p>
    <w:p w14:paraId="150F5C2F" w14:textId="77777777" w:rsidR="00A3696A" w:rsidRDefault="00A3696A" w:rsidP="00A3696A">
      <w:pPr>
        <w:spacing w:after="0"/>
        <w:contextualSpacing/>
        <w:rPr>
          <w:b/>
          <w:sz w:val="24"/>
          <w:szCs w:val="24"/>
        </w:rPr>
      </w:pPr>
    </w:p>
    <w:p w14:paraId="47E8A7F7" w14:textId="17724009" w:rsidR="000C23AE" w:rsidRPr="00A3696A" w:rsidRDefault="000C23AE" w:rsidP="00A3696A">
      <w:pPr>
        <w:spacing w:after="0"/>
        <w:contextualSpacing/>
        <w:rPr>
          <w:b/>
          <w:sz w:val="24"/>
          <w:szCs w:val="24"/>
        </w:rPr>
      </w:pPr>
      <w:r w:rsidRPr="00A3696A">
        <w:rPr>
          <w:b/>
          <w:sz w:val="24"/>
          <w:szCs w:val="24"/>
          <w:highlight w:val="magenta"/>
        </w:rPr>
        <w:t xml:space="preserve">Bylinková nátierka s </w:t>
      </w:r>
      <w:proofErr w:type="spellStart"/>
      <w:r w:rsidRPr="00A3696A">
        <w:rPr>
          <w:b/>
          <w:sz w:val="24"/>
          <w:szCs w:val="24"/>
          <w:highlight w:val="magenta"/>
        </w:rPr>
        <w:t>lipkavcom</w:t>
      </w:r>
      <w:proofErr w:type="spellEnd"/>
    </w:p>
    <w:p w14:paraId="1416F771" w14:textId="20F52952" w:rsidR="00FF284A" w:rsidRDefault="00CA733A" w:rsidP="00FF284A">
      <w:pPr>
        <w:spacing w:after="0"/>
        <w:contextualSpacing/>
        <w:rPr>
          <w:sz w:val="24"/>
          <w:szCs w:val="24"/>
        </w:rPr>
      </w:pPr>
      <w:r w:rsidRPr="00CA733A">
        <w:rPr>
          <w:sz w:val="24"/>
          <w:szCs w:val="24"/>
        </w:rPr>
        <w:t xml:space="preserve">Cesnak a množstvo byliniek príjemne dochutí túto </w:t>
      </w:r>
      <w:r>
        <w:rPr>
          <w:sz w:val="24"/>
          <w:szCs w:val="24"/>
        </w:rPr>
        <w:t xml:space="preserve">zdravú, </w:t>
      </w:r>
      <w:r w:rsidRPr="00CA733A">
        <w:rPr>
          <w:sz w:val="24"/>
          <w:szCs w:val="24"/>
        </w:rPr>
        <w:t>slanú nátierku</w:t>
      </w:r>
      <w:r>
        <w:rPr>
          <w:sz w:val="24"/>
          <w:szCs w:val="24"/>
        </w:rPr>
        <w:t xml:space="preserve">, ktorá sa hodí nielen na domáci chlebík, ale aj ako </w:t>
      </w:r>
      <w:proofErr w:type="spellStart"/>
      <w:r>
        <w:rPr>
          <w:sz w:val="24"/>
          <w:szCs w:val="24"/>
        </w:rPr>
        <w:t>dip</w:t>
      </w:r>
      <w:proofErr w:type="spellEnd"/>
      <w:r>
        <w:rPr>
          <w:sz w:val="24"/>
          <w:szCs w:val="24"/>
        </w:rPr>
        <w:t xml:space="preserve"> k </w:t>
      </w:r>
      <w:r w:rsidRPr="00A3696A">
        <w:rPr>
          <w:sz w:val="24"/>
          <w:szCs w:val="24"/>
        </w:rPr>
        <w:t>mrkvovým alebo zelerovým tyčinkám.</w:t>
      </w:r>
      <w:r w:rsidR="00FF284A">
        <w:rPr>
          <w:sz w:val="24"/>
          <w:szCs w:val="24"/>
        </w:rPr>
        <w:t xml:space="preserve"> K</w:t>
      </w:r>
      <w:r w:rsidR="00FF284A" w:rsidRPr="00A3696A">
        <w:rPr>
          <w:sz w:val="24"/>
          <w:szCs w:val="24"/>
        </w:rPr>
        <w:t>ombinácia mäkkého avokáda, sušených paradajok a cesnaku je už sama o</w:t>
      </w:r>
      <w:r w:rsidR="00FF284A">
        <w:rPr>
          <w:sz w:val="24"/>
          <w:szCs w:val="24"/>
        </w:rPr>
        <w:t xml:space="preserve"> </w:t>
      </w:r>
      <w:r w:rsidR="00FF284A" w:rsidRPr="00A3696A">
        <w:rPr>
          <w:sz w:val="24"/>
          <w:szCs w:val="24"/>
        </w:rPr>
        <w:t xml:space="preserve">seba famózna. Namiesto opražených semiačok môžete pridať aj tie naklíčené. Divoké bylinky dodajú nátierke extra výživový a chutný bonus. </w:t>
      </w:r>
    </w:p>
    <w:p w14:paraId="10447D1B" w14:textId="501F66E4" w:rsidR="00A3696A" w:rsidRDefault="00A3696A" w:rsidP="00A3696A">
      <w:pPr>
        <w:spacing w:after="0"/>
        <w:contextualSpacing/>
        <w:rPr>
          <w:sz w:val="24"/>
          <w:szCs w:val="24"/>
        </w:rPr>
      </w:pPr>
    </w:p>
    <w:p w14:paraId="32FE72D9" w14:textId="77777777" w:rsidR="00CA733A" w:rsidRDefault="00CA733A" w:rsidP="00A3696A">
      <w:pPr>
        <w:spacing w:after="0"/>
        <w:contextualSpacing/>
        <w:rPr>
          <w:b/>
          <w:sz w:val="24"/>
          <w:szCs w:val="24"/>
        </w:rPr>
      </w:pPr>
    </w:p>
    <w:p w14:paraId="438089B2" w14:textId="25BBDC48" w:rsidR="000C23AE" w:rsidRPr="00A3696A" w:rsidRDefault="00A3696A" w:rsidP="00A3696A">
      <w:pPr>
        <w:spacing w:after="0"/>
        <w:contextualSpacing/>
        <w:rPr>
          <w:b/>
          <w:sz w:val="24"/>
          <w:szCs w:val="24"/>
        </w:rPr>
      </w:pPr>
      <w:r w:rsidRPr="00A3696A">
        <w:rPr>
          <w:b/>
          <w:sz w:val="24"/>
          <w:szCs w:val="24"/>
        </w:rPr>
        <w:t>Potrebujete:</w:t>
      </w:r>
    </w:p>
    <w:p w14:paraId="352F38C6" w14:textId="50638627" w:rsidR="000C23AE" w:rsidRPr="00A3696A" w:rsidRDefault="00A3696A" w:rsidP="00A3696A">
      <w:pPr>
        <w:spacing w:after="0"/>
        <w:rPr>
          <w:sz w:val="24"/>
          <w:szCs w:val="24"/>
        </w:rPr>
      </w:pPr>
      <w:r>
        <w:rPr>
          <w:sz w:val="24"/>
          <w:szCs w:val="24"/>
        </w:rPr>
        <w:t xml:space="preserve">1 </w:t>
      </w:r>
      <w:r w:rsidR="000C23AE" w:rsidRPr="00A3696A">
        <w:rPr>
          <w:sz w:val="24"/>
          <w:szCs w:val="24"/>
        </w:rPr>
        <w:t>mäkké avokádo</w:t>
      </w:r>
    </w:p>
    <w:p w14:paraId="6FA1C5DD" w14:textId="0FB85494" w:rsidR="000C23AE" w:rsidRPr="00A3696A" w:rsidRDefault="00C172DA" w:rsidP="00A3696A">
      <w:pPr>
        <w:spacing w:after="0"/>
        <w:contextualSpacing/>
        <w:rPr>
          <w:sz w:val="24"/>
          <w:szCs w:val="24"/>
        </w:rPr>
      </w:pPr>
      <w:r w:rsidRPr="00A3696A">
        <w:rPr>
          <w:sz w:val="24"/>
          <w:szCs w:val="24"/>
        </w:rPr>
        <w:t>p</w:t>
      </w:r>
      <w:r w:rsidR="000C23AE" w:rsidRPr="00A3696A">
        <w:rPr>
          <w:sz w:val="24"/>
          <w:szCs w:val="24"/>
        </w:rPr>
        <w:t>ár</w:t>
      </w:r>
      <w:r w:rsidRPr="00A3696A">
        <w:rPr>
          <w:rStyle w:val="Odkaznakomentr"/>
          <w:sz w:val="24"/>
          <w:szCs w:val="24"/>
        </w:rPr>
        <w:t xml:space="preserve"> </w:t>
      </w:r>
      <w:r w:rsidRPr="00A3696A">
        <w:rPr>
          <w:sz w:val="24"/>
          <w:szCs w:val="24"/>
        </w:rPr>
        <w:t>suš</w:t>
      </w:r>
      <w:r w:rsidR="000C23AE" w:rsidRPr="00A3696A">
        <w:rPr>
          <w:sz w:val="24"/>
          <w:szCs w:val="24"/>
        </w:rPr>
        <w:t>ených paradajok</w:t>
      </w:r>
    </w:p>
    <w:p w14:paraId="2C30A97F" w14:textId="77777777" w:rsidR="000C23AE" w:rsidRPr="00A3696A" w:rsidRDefault="000C23AE" w:rsidP="00A3696A">
      <w:pPr>
        <w:spacing w:after="0"/>
        <w:contextualSpacing/>
        <w:rPr>
          <w:sz w:val="24"/>
          <w:szCs w:val="24"/>
        </w:rPr>
      </w:pPr>
      <w:r w:rsidRPr="00A3696A">
        <w:rPr>
          <w:sz w:val="24"/>
          <w:szCs w:val="24"/>
        </w:rPr>
        <w:t>1 strúčik cesnaku</w:t>
      </w:r>
    </w:p>
    <w:p w14:paraId="61E32A80" w14:textId="77777777" w:rsidR="000C23AE" w:rsidRPr="00A3696A" w:rsidRDefault="000C23AE" w:rsidP="00A3696A">
      <w:pPr>
        <w:spacing w:after="0"/>
        <w:contextualSpacing/>
        <w:rPr>
          <w:sz w:val="24"/>
          <w:szCs w:val="24"/>
        </w:rPr>
      </w:pPr>
      <w:r w:rsidRPr="00A3696A">
        <w:rPr>
          <w:sz w:val="24"/>
          <w:szCs w:val="24"/>
        </w:rPr>
        <w:t>1 PL citrónovej šťavy</w:t>
      </w:r>
    </w:p>
    <w:p w14:paraId="62E267A2" w14:textId="4DCC0C21" w:rsidR="000C23AE" w:rsidRDefault="000C23AE" w:rsidP="00A3696A">
      <w:pPr>
        <w:spacing w:after="0"/>
        <w:contextualSpacing/>
        <w:rPr>
          <w:sz w:val="24"/>
          <w:szCs w:val="24"/>
        </w:rPr>
      </w:pPr>
      <w:r w:rsidRPr="00A3696A">
        <w:rPr>
          <w:sz w:val="24"/>
          <w:szCs w:val="24"/>
        </w:rPr>
        <w:t>2 PL nasucho opražených slnečnicových semiačok (voliteľné)</w:t>
      </w:r>
    </w:p>
    <w:p w14:paraId="27FA3C49" w14:textId="7B6BDCFF" w:rsidR="00CA733A" w:rsidRPr="00A3696A" w:rsidRDefault="00CA733A" w:rsidP="00A3696A">
      <w:pPr>
        <w:spacing w:after="0"/>
        <w:contextualSpacing/>
        <w:rPr>
          <w:sz w:val="24"/>
          <w:szCs w:val="24"/>
        </w:rPr>
      </w:pPr>
      <w:r>
        <w:rPr>
          <w:sz w:val="24"/>
          <w:szCs w:val="24"/>
        </w:rPr>
        <w:t>1 h</w:t>
      </w:r>
      <w:r w:rsidRPr="00A3696A">
        <w:rPr>
          <w:sz w:val="24"/>
          <w:szCs w:val="24"/>
        </w:rPr>
        <w:t xml:space="preserve">rsť byliniek v kombinácii </w:t>
      </w:r>
      <w:proofErr w:type="spellStart"/>
      <w:r w:rsidRPr="00A3696A">
        <w:rPr>
          <w:sz w:val="24"/>
          <w:szCs w:val="24"/>
        </w:rPr>
        <w:t>lipkavec</w:t>
      </w:r>
      <w:proofErr w:type="spellEnd"/>
      <w:r w:rsidRPr="00A3696A">
        <w:rPr>
          <w:sz w:val="24"/>
          <w:szCs w:val="24"/>
        </w:rPr>
        <w:t xml:space="preserve"> a pažítka</w:t>
      </w:r>
    </w:p>
    <w:p w14:paraId="22AEAAB7" w14:textId="401933D9" w:rsidR="000C23AE" w:rsidRPr="00A3696A" w:rsidRDefault="00C172DA" w:rsidP="00A3696A">
      <w:pPr>
        <w:spacing w:after="0"/>
        <w:contextualSpacing/>
        <w:rPr>
          <w:sz w:val="24"/>
          <w:szCs w:val="24"/>
        </w:rPr>
      </w:pPr>
      <w:r w:rsidRPr="00A3696A">
        <w:rPr>
          <w:sz w:val="24"/>
          <w:szCs w:val="24"/>
        </w:rPr>
        <w:t>t</w:t>
      </w:r>
      <w:r w:rsidR="000C23AE" w:rsidRPr="00A3696A">
        <w:rPr>
          <w:sz w:val="24"/>
          <w:szCs w:val="24"/>
        </w:rPr>
        <w:t>rochu soli</w:t>
      </w:r>
    </w:p>
    <w:p w14:paraId="48FFC247" w14:textId="77777777" w:rsidR="00A3696A" w:rsidRDefault="00A3696A" w:rsidP="00A3696A">
      <w:pPr>
        <w:spacing w:after="0"/>
        <w:contextualSpacing/>
        <w:rPr>
          <w:sz w:val="24"/>
          <w:szCs w:val="24"/>
        </w:rPr>
      </w:pPr>
    </w:p>
    <w:p w14:paraId="66FB541F" w14:textId="77777777" w:rsidR="00A3696A" w:rsidRPr="00A3696A" w:rsidRDefault="00A3696A" w:rsidP="00A3696A">
      <w:pPr>
        <w:spacing w:after="0"/>
        <w:contextualSpacing/>
        <w:rPr>
          <w:b/>
          <w:sz w:val="24"/>
          <w:szCs w:val="24"/>
        </w:rPr>
      </w:pPr>
      <w:r w:rsidRPr="00A3696A">
        <w:rPr>
          <w:b/>
          <w:sz w:val="24"/>
          <w:szCs w:val="24"/>
        </w:rPr>
        <w:t>Postup:</w:t>
      </w:r>
    </w:p>
    <w:p w14:paraId="71F02694" w14:textId="6EC42A7A" w:rsidR="000C23AE" w:rsidRPr="00A3696A" w:rsidRDefault="000C23AE" w:rsidP="00A3696A">
      <w:pPr>
        <w:spacing w:after="0"/>
        <w:contextualSpacing/>
        <w:rPr>
          <w:sz w:val="24"/>
          <w:szCs w:val="24"/>
        </w:rPr>
      </w:pPr>
      <w:r w:rsidRPr="00A3696A">
        <w:rPr>
          <w:sz w:val="24"/>
          <w:szCs w:val="24"/>
        </w:rPr>
        <w:lastRenderedPageBreak/>
        <w:t xml:space="preserve"> </w:t>
      </w:r>
      <w:r w:rsidR="00C172DA" w:rsidRPr="00A3696A">
        <w:rPr>
          <w:sz w:val="24"/>
          <w:szCs w:val="24"/>
        </w:rPr>
        <w:t>Všetko</w:t>
      </w:r>
      <w:r w:rsidR="00FF284A">
        <w:rPr>
          <w:sz w:val="24"/>
          <w:szCs w:val="24"/>
        </w:rPr>
        <w:t xml:space="preserve"> okrem byliniek</w:t>
      </w:r>
      <w:r w:rsidR="00C172DA" w:rsidRPr="00A3696A">
        <w:rPr>
          <w:sz w:val="24"/>
          <w:szCs w:val="24"/>
        </w:rPr>
        <w:t xml:space="preserve"> spolu do</w:t>
      </w:r>
      <w:r w:rsidRPr="00A3696A">
        <w:rPr>
          <w:sz w:val="24"/>
          <w:szCs w:val="24"/>
        </w:rPr>
        <w:t>hladka rozmixuj</w:t>
      </w:r>
      <w:r w:rsidR="00FF284A">
        <w:rPr>
          <w:sz w:val="24"/>
          <w:szCs w:val="24"/>
        </w:rPr>
        <w:t>t</w:t>
      </w:r>
      <w:r w:rsidRPr="00A3696A">
        <w:rPr>
          <w:sz w:val="24"/>
          <w:szCs w:val="24"/>
        </w:rPr>
        <w:t>e</w:t>
      </w:r>
      <w:r w:rsidR="00FF284A">
        <w:rPr>
          <w:sz w:val="24"/>
          <w:szCs w:val="24"/>
        </w:rPr>
        <w:t>. Nasekajte bylinky nadrobno, osoľte ešte podľa chuti a zamiešajte do zmesi. I</w:t>
      </w:r>
      <w:r w:rsidRPr="00A3696A">
        <w:rPr>
          <w:sz w:val="24"/>
          <w:szCs w:val="24"/>
        </w:rPr>
        <w:t>hneď podáva</w:t>
      </w:r>
      <w:r w:rsidR="00FF284A">
        <w:rPr>
          <w:sz w:val="24"/>
          <w:szCs w:val="24"/>
        </w:rPr>
        <w:t>jt</w:t>
      </w:r>
      <w:r w:rsidRPr="00A3696A">
        <w:rPr>
          <w:sz w:val="24"/>
          <w:szCs w:val="24"/>
        </w:rPr>
        <w:t xml:space="preserve">e. </w:t>
      </w:r>
    </w:p>
    <w:p w14:paraId="01284144" w14:textId="77777777" w:rsidR="00A3696A" w:rsidRDefault="00A3696A" w:rsidP="00A3696A">
      <w:pPr>
        <w:spacing w:after="0"/>
        <w:contextualSpacing/>
        <w:rPr>
          <w:sz w:val="24"/>
          <w:szCs w:val="24"/>
        </w:rPr>
      </w:pPr>
    </w:p>
    <w:p w14:paraId="2504F201" w14:textId="32743165" w:rsidR="000C23AE" w:rsidRDefault="000C23AE" w:rsidP="00A3696A">
      <w:pPr>
        <w:spacing w:after="0"/>
        <w:contextualSpacing/>
        <w:rPr>
          <w:sz w:val="24"/>
          <w:szCs w:val="24"/>
        </w:rPr>
      </w:pPr>
      <w:r w:rsidRPr="00A3696A">
        <w:rPr>
          <w:sz w:val="24"/>
          <w:szCs w:val="24"/>
        </w:rPr>
        <w:t xml:space="preserve"> </w:t>
      </w:r>
    </w:p>
    <w:p w14:paraId="766783CE" w14:textId="77777777" w:rsidR="00A3696A" w:rsidRPr="00A3696A" w:rsidRDefault="00A3696A" w:rsidP="00A3696A">
      <w:pPr>
        <w:spacing w:after="0"/>
        <w:contextualSpacing/>
        <w:rPr>
          <w:sz w:val="24"/>
          <w:szCs w:val="24"/>
        </w:rPr>
      </w:pPr>
    </w:p>
    <w:p w14:paraId="49C4DC1E" w14:textId="1CAF0FDB" w:rsidR="000C23AE" w:rsidRPr="00A3696A" w:rsidRDefault="000C23AE" w:rsidP="00A3696A">
      <w:pPr>
        <w:spacing w:after="0"/>
        <w:contextualSpacing/>
        <w:rPr>
          <w:b/>
          <w:sz w:val="24"/>
          <w:szCs w:val="24"/>
        </w:rPr>
      </w:pPr>
      <w:r w:rsidRPr="00A3696A">
        <w:rPr>
          <w:b/>
          <w:sz w:val="24"/>
          <w:szCs w:val="24"/>
          <w:highlight w:val="magenta"/>
        </w:rPr>
        <w:t>Liečivá omladzujúca masť z </w:t>
      </w:r>
      <w:proofErr w:type="spellStart"/>
      <w:r w:rsidRPr="00A3696A">
        <w:rPr>
          <w:b/>
          <w:sz w:val="24"/>
          <w:szCs w:val="24"/>
          <w:highlight w:val="magenta"/>
        </w:rPr>
        <w:t>lipkavca</w:t>
      </w:r>
      <w:proofErr w:type="spellEnd"/>
    </w:p>
    <w:p w14:paraId="203D36E1" w14:textId="2F948366" w:rsidR="000C23AE" w:rsidRPr="00A3696A" w:rsidRDefault="000C23AE" w:rsidP="00A3696A">
      <w:pPr>
        <w:spacing w:after="0"/>
        <w:contextualSpacing/>
        <w:rPr>
          <w:sz w:val="24"/>
          <w:szCs w:val="24"/>
        </w:rPr>
      </w:pPr>
      <w:r w:rsidRPr="00A3696A">
        <w:rPr>
          <w:sz w:val="24"/>
          <w:szCs w:val="24"/>
        </w:rPr>
        <w:t>Vynikajúca masť pre ženy, ktoré už bojujú s vráskami, pretože zlepšuje elasticitu a pevnosť pokožky. Ale aj pre mužov</w:t>
      </w:r>
      <w:r w:rsidR="00560FA4" w:rsidRPr="00A3696A">
        <w:rPr>
          <w:sz w:val="24"/>
          <w:szCs w:val="24"/>
        </w:rPr>
        <w:t>,</w:t>
      </w:r>
      <w:r w:rsidRPr="00A3696A">
        <w:rPr>
          <w:sz w:val="24"/>
          <w:szCs w:val="24"/>
        </w:rPr>
        <w:t xml:space="preserve"> najmä po holení. Včelí vosk v masti má výborné ochranné a hydratačné schopnosti. </w:t>
      </w:r>
      <w:proofErr w:type="spellStart"/>
      <w:r w:rsidR="00C172DA" w:rsidRPr="00A3696A">
        <w:rPr>
          <w:sz w:val="24"/>
          <w:szCs w:val="24"/>
        </w:rPr>
        <w:t>Lipkavcová</w:t>
      </w:r>
      <w:proofErr w:type="spellEnd"/>
      <w:r w:rsidR="00C172DA" w:rsidRPr="00A3696A">
        <w:rPr>
          <w:sz w:val="24"/>
          <w:szCs w:val="24"/>
        </w:rPr>
        <w:t xml:space="preserve"> masť je tiež vhodná na ochranu</w:t>
      </w:r>
      <w:r w:rsidRPr="00A3696A">
        <w:rPr>
          <w:sz w:val="24"/>
          <w:szCs w:val="24"/>
        </w:rPr>
        <w:t xml:space="preserve"> pred nepriaznivými vplyvmi počasia.</w:t>
      </w:r>
    </w:p>
    <w:p w14:paraId="20452F99" w14:textId="77777777" w:rsidR="00A3696A" w:rsidRDefault="00A3696A" w:rsidP="00A3696A">
      <w:pPr>
        <w:spacing w:after="0"/>
        <w:contextualSpacing/>
        <w:rPr>
          <w:b/>
          <w:sz w:val="24"/>
          <w:szCs w:val="24"/>
        </w:rPr>
      </w:pPr>
    </w:p>
    <w:p w14:paraId="7F8B4BF2" w14:textId="77777777" w:rsidR="00A3696A" w:rsidRPr="00A3696A" w:rsidRDefault="00A3696A" w:rsidP="00A3696A">
      <w:pPr>
        <w:spacing w:after="0"/>
        <w:contextualSpacing/>
        <w:rPr>
          <w:b/>
          <w:sz w:val="24"/>
          <w:szCs w:val="24"/>
        </w:rPr>
      </w:pPr>
      <w:r w:rsidRPr="00A3696A">
        <w:rPr>
          <w:b/>
          <w:sz w:val="24"/>
          <w:szCs w:val="24"/>
        </w:rPr>
        <w:t>Postup:</w:t>
      </w:r>
    </w:p>
    <w:p w14:paraId="2ACF887F" w14:textId="1930C892" w:rsidR="000C23AE" w:rsidRPr="00A3696A" w:rsidRDefault="000C23AE" w:rsidP="00A3696A">
      <w:pPr>
        <w:spacing w:after="0"/>
        <w:contextualSpacing/>
        <w:rPr>
          <w:sz w:val="24"/>
          <w:szCs w:val="24"/>
        </w:rPr>
      </w:pPr>
      <w:r w:rsidRPr="00A3696A">
        <w:rPr>
          <w:sz w:val="24"/>
          <w:szCs w:val="24"/>
        </w:rPr>
        <w:t>Ako základový olej pri tejto masti používam buď vlastn</w:t>
      </w:r>
      <w:r w:rsidR="00407784" w:rsidRPr="00A3696A">
        <w:rPr>
          <w:sz w:val="24"/>
          <w:szCs w:val="24"/>
        </w:rPr>
        <w:t>oručne</w:t>
      </w:r>
      <w:r w:rsidRPr="00A3696A">
        <w:rPr>
          <w:sz w:val="24"/>
          <w:szCs w:val="24"/>
        </w:rPr>
        <w:t xml:space="preserve"> vyrobený bylinkový olej, alebo mandľový</w:t>
      </w:r>
      <w:r w:rsidR="00C172DA" w:rsidRPr="00A3696A">
        <w:rPr>
          <w:sz w:val="24"/>
          <w:szCs w:val="24"/>
        </w:rPr>
        <w:t>,</w:t>
      </w:r>
      <w:r w:rsidRPr="00A3696A">
        <w:rPr>
          <w:sz w:val="24"/>
          <w:szCs w:val="24"/>
        </w:rPr>
        <w:t xml:space="preserve"> za studena lisovaný, ktorý je vynikajúci na pokožku, pretože ju zbytočne nemastí. </w:t>
      </w:r>
    </w:p>
    <w:p w14:paraId="76B445C7" w14:textId="210D092D" w:rsidR="000C23AE" w:rsidRDefault="000C23AE" w:rsidP="00A3696A">
      <w:pPr>
        <w:spacing w:after="0"/>
        <w:contextualSpacing/>
        <w:rPr>
          <w:sz w:val="24"/>
          <w:szCs w:val="24"/>
        </w:rPr>
      </w:pPr>
      <w:r w:rsidRPr="00A3696A">
        <w:rPr>
          <w:sz w:val="24"/>
          <w:szCs w:val="24"/>
        </w:rPr>
        <w:t xml:space="preserve">Čerstvé rastlinky </w:t>
      </w:r>
      <w:proofErr w:type="spellStart"/>
      <w:r w:rsidRPr="00A3696A">
        <w:rPr>
          <w:sz w:val="24"/>
          <w:szCs w:val="24"/>
        </w:rPr>
        <w:t>lipkavca</w:t>
      </w:r>
      <w:proofErr w:type="spellEnd"/>
      <w:r w:rsidRPr="00A3696A">
        <w:rPr>
          <w:sz w:val="24"/>
          <w:szCs w:val="24"/>
        </w:rPr>
        <w:t xml:space="preserve"> nakrája</w:t>
      </w:r>
      <w:r w:rsidR="00FF284A">
        <w:rPr>
          <w:sz w:val="24"/>
          <w:szCs w:val="24"/>
        </w:rPr>
        <w:t>jt</w:t>
      </w:r>
      <w:r w:rsidRPr="00A3696A">
        <w:rPr>
          <w:sz w:val="24"/>
          <w:szCs w:val="24"/>
        </w:rPr>
        <w:t>e na menšie kúsky, prid</w:t>
      </w:r>
      <w:r w:rsidR="00FF284A">
        <w:rPr>
          <w:sz w:val="24"/>
          <w:szCs w:val="24"/>
        </w:rPr>
        <w:t>ajt</w:t>
      </w:r>
      <w:r w:rsidRPr="00A3696A">
        <w:rPr>
          <w:sz w:val="24"/>
          <w:szCs w:val="24"/>
        </w:rPr>
        <w:t>e olej a zohrej</w:t>
      </w:r>
      <w:r w:rsidR="00FF284A">
        <w:rPr>
          <w:sz w:val="24"/>
          <w:szCs w:val="24"/>
        </w:rPr>
        <w:t>t</w:t>
      </w:r>
      <w:r w:rsidRPr="00A3696A">
        <w:rPr>
          <w:sz w:val="24"/>
          <w:szCs w:val="24"/>
        </w:rPr>
        <w:t xml:space="preserve">e vo vodnom kúpeli. </w:t>
      </w:r>
      <w:proofErr w:type="spellStart"/>
      <w:r w:rsidRPr="00A3696A">
        <w:rPr>
          <w:sz w:val="24"/>
          <w:szCs w:val="24"/>
        </w:rPr>
        <w:t>Lipkavca</w:t>
      </w:r>
      <w:proofErr w:type="spellEnd"/>
      <w:r w:rsidRPr="00A3696A">
        <w:rPr>
          <w:sz w:val="24"/>
          <w:szCs w:val="24"/>
        </w:rPr>
        <w:t xml:space="preserve"> by malo byť len toľko, aby bol úplne ponorený.</w:t>
      </w:r>
    </w:p>
    <w:p w14:paraId="3CF9B9FE" w14:textId="77777777" w:rsidR="00A3696A" w:rsidRPr="00A3696A" w:rsidRDefault="00A3696A" w:rsidP="00A3696A">
      <w:pPr>
        <w:spacing w:after="0"/>
        <w:contextualSpacing/>
        <w:rPr>
          <w:sz w:val="24"/>
          <w:szCs w:val="24"/>
        </w:rPr>
      </w:pPr>
    </w:p>
    <w:p w14:paraId="7CE5D4BB" w14:textId="536113F3" w:rsidR="000C23AE" w:rsidRDefault="000C23AE" w:rsidP="00A3696A">
      <w:pPr>
        <w:spacing w:after="0"/>
        <w:contextualSpacing/>
        <w:rPr>
          <w:sz w:val="24"/>
          <w:szCs w:val="24"/>
        </w:rPr>
      </w:pPr>
      <w:r w:rsidRPr="00A3696A">
        <w:rPr>
          <w:sz w:val="24"/>
          <w:szCs w:val="24"/>
        </w:rPr>
        <w:t>Tento proces zahriatia a vychladnutia môžete zopakovať aj 2</w:t>
      </w:r>
      <w:r w:rsidR="00C172DA" w:rsidRPr="00A3696A">
        <w:rPr>
          <w:sz w:val="24"/>
          <w:szCs w:val="24"/>
        </w:rPr>
        <w:t>- či 3-krát</w:t>
      </w:r>
      <w:r w:rsidR="00407784" w:rsidRPr="00A3696A">
        <w:rPr>
          <w:sz w:val="24"/>
          <w:szCs w:val="24"/>
        </w:rPr>
        <w:t xml:space="preserve"> </w:t>
      </w:r>
      <w:r w:rsidRPr="00A3696A">
        <w:rPr>
          <w:sz w:val="24"/>
          <w:szCs w:val="24"/>
        </w:rPr>
        <w:t xml:space="preserve">a bylinky môžete vymeniť </w:t>
      </w:r>
      <w:r w:rsidR="000979F3" w:rsidRPr="00A3696A">
        <w:rPr>
          <w:sz w:val="24"/>
          <w:szCs w:val="24"/>
        </w:rPr>
        <w:t xml:space="preserve">vždy </w:t>
      </w:r>
      <w:r w:rsidRPr="00A3696A">
        <w:rPr>
          <w:sz w:val="24"/>
          <w:szCs w:val="24"/>
        </w:rPr>
        <w:t xml:space="preserve">za čerstvé. Nakoniec bylinky vyberte a nechajte v oleji roztopiť včelí vosk asi vo veľkosti vlašského orecha. To už ide veľmi rýchlo a vosk okrem svojich liečivých vlastností zahustí olej a budete mať z neho krásnu, jemne žltú mastičku. </w:t>
      </w:r>
    </w:p>
    <w:p w14:paraId="6349ED35" w14:textId="77777777" w:rsidR="00A3696A" w:rsidRDefault="00A3696A" w:rsidP="00A3696A">
      <w:pPr>
        <w:spacing w:after="0"/>
        <w:contextualSpacing/>
        <w:rPr>
          <w:b/>
          <w:sz w:val="24"/>
          <w:szCs w:val="24"/>
        </w:rPr>
      </w:pPr>
    </w:p>
    <w:p w14:paraId="79E031F1" w14:textId="2E393243" w:rsidR="000C23AE" w:rsidRPr="00A3696A" w:rsidRDefault="000C23AE" w:rsidP="00A3696A">
      <w:pPr>
        <w:spacing w:after="0"/>
        <w:contextualSpacing/>
        <w:rPr>
          <w:b/>
          <w:sz w:val="24"/>
          <w:szCs w:val="24"/>
        </w:rPr>
      </w:pPr>
      <w:r w:rsidRPr="00A3696A">
        <w:rPr>
          <w:b/>
          <w:sz w:val="24"/>
          <w:szCs w:val="24"/>
          <w:highlight w:val="magenta"/>
        </w:rPr>
        <w:t>Divoký cestovinový šalát</w:t>
      </w:r>
      <w:r w:rsidRPr="00A3696A">
        <w:rPr>
          <w:b/>
          <w:sz w:val="24"/>
          <w:szCs w:val="24"/>
        </w:rPr>
        <w:t xml:space="preserve"> </w:t>
      </w:r>
    </w:p>
    <w:p w14:paraId="28E8E0CA" w14:textId="6720E938" w:rsidR="000C23AE" w:rsidRPr="00A3696A" w:rsidRDefault="00C172DA" w:rsidP="00A3696A">
      <w:pPr>
        <w:spacing w:after="0"/>
        <w:contextualSpacing/>
        <w:rPr>
          <w:sz w:val="24"/>
          <w:szCs w:val="24"/>
        </w:rPr>
      </w:pPr>
      <w:r w:rsidRPr="00A3696A">
        <w:rPr>
          <w:sz w:val="24"/>
          <w:szCs w:val="24"/>
        </w:rPr>
        <w:t xml:space="preserve">Poznáte to – </w:t>
      </w:r>
      <w:r w:rsidR="000C23AE" w:rsidRPr="00A3696A">
        <w:rPr>
          <w:sz w:val="24"/>
          <w:szCs w:val="24"/>
        </w:rPr>
        <w:t>keď prídete domov, všetci sú hladní a </w:t>
      </w:r>
      <w:r w:rsidRPr="00A3696A">
        <w:rPr>
          <w:sz w:val="24"/>
          <w:szCs w:val="24"/>
        </w:rPr>
        <w:t>v</w:t>
      </w:r>
      <w:r w:rsidR="000C23AE" w:rsidRPr="00A3696A">
        <w:rPr>
          <w:sz w:val="24"/>
          <w:szCs w:val="24"/>
        </w:rPr>
        <w:t>y máte doma akurát suché cestoviny? Aj z toho mála sa dá vždy niečo vyčarovať. Tento šalát milujú aj deti, pretože sú v ňom guličky</w:t>
      </w:r>
      <w:r w:rsidR="009E0933" w:rsidRPr="00A3696A">
        <w:rPr>
          <w:sz w:val="24"/>
          <w:szCs w:val="24"/>
        </w:rPr>
        <w:t xml:space="preserve"> </w:t>
      </w:r>
      <w:r w:rsidRPr="00A3696A">
        <w:rPr>
          <w:sz w:val="24"/>
          <w:szCs w:val="24"/>
        </w:rPr>
        <w:t>–</w:t>
      </w:r>
      <w:r w:rsidR="009E0933" w:rsidRPr="00A3696A">
        <w:rPr>
          <w:sz w:val="24"/>
          <w:szCs w:val="24"/>
        </w:rPr>
        <w:t xml:space="preserve"> a</w:t>
      </w:r>
      <w:r w:rsidR="000C23AE" w:rsidRPr="00A3696A">
        <w:rPr>
          <w:sz w:val="24"/>
          <w:szCs w:val="24"/>
        </w:rPr>
        <w:t> tým myslím cícer. T</w:t>
      </w:r>
      <w:r w:rsidR="009E0933" w:rsidRPr="00A3696A">
        <w:rPr>
          <w:sz w:val="24"/>
          <w:szCs w:val="24"/>
        </w:rPr>
        <w:t>oho</w:t>
      </w:r>
      <w:r w:rsidR="000C23AE" w:rsidRPr="00A3696A">
        <w:rPr>
          <w:sz w:val="24"/>
          <w:szCs w:val="24"/>
        </w:rPr>
        <w:t xml:space="preserve"> väčšinou uvarím väčšie množstvo a odložím do mrazničky</w:t>
      </w:r>
      <w:r w:rsidR="00D96B4D" w:rsidRPr="00A3696A">
        <w:rPr>
          <w:sz w:val="24"/>
          <w:szCs w:val="24"/>
        </w:rPr>
        <w:t>,</w:t>
      </w:r>
      <w:r w:rsidRPr="00A3696A">
        <w:rPr>
          <w:sz w:val="24"/>
          <w:szCs w:val="24"/>
        </w:rPr>
        <w:t xml:space="preserve"> vyťahujem ho</w:t>
      </w:r>
      <w:r w:rsidR="000C23AE" w:rsidRPr="00A3696A">
        <w:rPr>
          <w:sz w:val="24"/>
          <w:szCs w:val="24"/>
        </w:rPr>
        <w:t xml:space="preserve"> podľa potreby. Dá sa</w:t>
      </w:r>
      <w:r w:rsidR="00D96B4D" w:rsidRPr="00A3696A">
        <w:rPr>
          <w:sz w:val="24"/>
          <w:szCs w:val="24"/>
        </w:rPr>
        <w:t>,</w:t>
      </w:r>
      <w:r w:rsidR="000C23AE" w:rsidRPr="00A3696A">
        <w:rPr>
          <w:sz w:val="24"/>
          <w:szCs w:val="24"/>
        </w:rPr>
        <w:t xml:space="preserve"> samozrejme</w:t>
      </w:r>
      <w:r w:rsidR="00D96B4D" w:rsidRPr="00A3696A">
        <w:rPr>
          <w:sz w:val="24"/>
          <w:szCs w:val="24"/>
        </w:rPr>
        <w:t>,</w:t>
      </w:r>
      <w:r w:rsidR="000C23AE" w:rsidRPr="00A3696A">
        <w:rPr>
          <w:sz w:val="24"/>
          <w:szCs w:val="24"/>
        </w:rPr>
        <w:t xml:space="preserve"> použiť aj hotový </w:t>
      </w:r>
      <w:r w:rsidRPr="00A3696A">
        <w:rPr>
          <w:sz w:val="24"/>
          <w:szCs w:val="24"/>
        </w:rPr>
        <w:t>–</w:t>
      </w:r>
      <w:r w:rsidR="00D96B4D" w:rsidRPr="00A3696A">
        <w:rPr>
          <w:sz w:val="24"/>
          <w:szCs w:val="24"/>
        </w:rPr>
        <w:t xml:space="preserve"> </w:t>
      </w:r>
      <w:r w:rsidR="000C23AE" w:rsidRPr="00A3696A">
        <w:rPr>
          <w:sz w:val="24"/>
          <w:szCs w:val="24"/>
        </w:rPr>
        <w:t xml:space="preserve">sterilizovaný. </w:t>
      </w:r>
    </w:p>
    <w:p w14:paraId="68BDA519" w14:textId="77777777" w:rsidR="00A3696A" w:rsidRDefault="00A3696A" w:rsidP="00A3696A">
      <w:pPr>
        <w:spacing w:after="0"/>
        <w:contextualSpacing/>
        <w:rPr>
          <w:sz w:val="24"/>
          <w:szCs w:val="24"/>
        </w:rPr>
      </w:pPr>
    </w:p>
    <w:p w14:paraId="09047124" w14:textId="5DC83A32" w:rsidR="000C23AE" w:rsidRPr="00A3696A" w:rsidRDefault="00A3696A" w:rsidP="00A3696A">
      <w:pPr>
        <w:spacing w:after="0"/>
        <w:contextualSpacing/>
        <w:rPr>
          <w:b/>
          <w:sz w:val="24"/>
          <w:szCs w:val="24"/>
        </w:rPr>
      </w:pPr>
      <w:r w:rsidRPr="00A3696A">
        <w:rPr>
          <w:b/>
          <w:sz w:val="24"/>
          <w:szCs w:val="24"/>
        </w:rPr>
        <w:t>Potrebujete:</w:t>
      </w:r>
    </w:p>
    <w:p w14:paraId="0A7517B2" w14:textId="5F06D060" w:rsidR="000C23AE" w:rsidRPr="00A3696A" w:rsidRDefault="00C172DA" w:rsidP="00A3696A">
      <w:pPr>
        <w:spacing w:after="0"/>
        <w:contextualSpacing/>
        <w:rPr>
          <w:sz w:val="24"/>
          <w:szCs w:val="24"/>
        </w:rPr>
      </w:pPr>
      <w:r w:rsidRPr="00A3696A">
        <w:rPr>
          <w:sz w:val="24"/>
          <w:szCs w:val="24"/>
        </w:rPr>
        <w:t>,</w:t>
      </w:r>
      <w:r w:rsidR="000C23AE" w:rsidRPr="00A3696A">
        <w:rPr>
          <w:sz w:val="24"/>
          <w:szCs w:val="24"/>
        </w:rPr>
        <w:t xml:space="preserve"> 400 g </w:t>
      </w:r>
      <w:r w:rsidR="00FF284A">
        <w:rPr>
          <w:sz w:val="24"/>
          <w:szCs w:val="24"/>
        </w:rPr>
        <w:t xml:space="preserve">ľubovoľných cestovín </w:t>
      </w:r>
      <w:r w:rsidR="000C23AE" w:rsidRPr="00A3696A">
        <w:rPr>
          <w:sz w:val="24"/>
          <w:szCs w:val="24"/>
        </w:rPr>
        <w:t>(</w:t>
      </w:r>
      <w:r w:rsidR="000979F3" w:rsidRPr="00A3696A">
        <w:rPr>
          <w:sz w:val="24"/>
          <w:szCs w:val="24"/>
        </w:rPr>
        <w:t>osvedčili sa nám</w:t>
      </w:r>
      <w:r w:rsidR="000C23AE" w:rsidRPr="00A3696A">
        <w:rPr>
          <w:sz w:val="24"/>
          <w:szCs w:val="24"/>
        </w:rPr>
        <w:t xml:space="preserve"> </w:t>
      </w:r>
      <w:proofErr w:type="spellStart"/>
      <w:r w:rsidR="000C23AE" w:rsidRPr="00A3696A">
        <w:rPr>
          <w:sz w:val="24"/>
          <w:szCs w:val="24"/>
        </w:rPr>
        <w:t>špaldové</w:t>
      </w:r>
      <w:proofErr w:type="spellEnd"/>
      <w:r w:rsidR="000C23AE" w:rsidRPr="00A3696A">
        <w:rPr>
          <w:sz w:val="24"/>
          <w:szCs w:val="24"/>
        </w:rPr>
        <w:t xml:space="preserve"> celozrnné, alebo z červenej šošovice)</w:t>
      </w:r>
    </w:p>
    <w:p w14:paraId="491AC22F" w14:textId="24F6912B" w:rsidR="000C23AE" w:rsidRPr="00A3696A" w:rsidRDefault="00C172DA" w:rsidP="00A3696A">
      <w:pPr>
        <w:spacing w:after="0"/>
        <w:contextualSpacing/>
        <w:rPr>
          <w:sz w:val="24"/>
          <w:szCs w:val="24"/>
        </w:rPr>
      </w:pPr>
      <w:r w:rsidRPr="00A3696A">
        <w:rPr>
          <w:sz w:val="24"/>
          <w:szCs w:val="24"/>
        </w:rPr>
        <w:t>1</w:t>
      </w:r>
      <w:r w:rsidR="006908E9" w:rsidRPr="00A3696A">
        <w:rPr>
          <w:sz w:val="24"/>
          <w:szCs w:val="24"/>
        </w:rPr>
        <w:t xml:space="preserve"> – </w:t>
      </w:r>
      <w:r w:rsidR="00F04711" w:rsidRPr="00A3696A">
        <w:rPr>
          <w:sz w:val="24"/>
          <w:szCs w:val="24"/>
        </w:rPr>
        <w:t xml:space="preserve">2 </w:t>
      </w:r>
      <w:r w:rsidR="000C23AE" w:rsidRPr="00A3696A">
        <w:rPr>
          <w:sz w:val="24"/>
          <w:szCs w:val="24"/>
        </w:rPr>
        <w:t xml:space="preserve">hrste divokých byliniek – </w:t>
      </w:r>
      <w:proofErr w:type="spellStart"/>
      <w:r w:rsidR="000C23AE" w:rsidRPr="00A3696A">
        <w:rPr>
          <w:sz w:val="24"/>
          <w:szCs w:val="24"/>
        </w:rPr>
        <w:t>lipkavec</w:t>
      </w:r>
      <w:proofErr w:type="spellEnd"/>
      <w:r w:rsidR="000C23AE" w:rsidRPr="00A3696A">
        <w:rPr>
          <w:sz w:val="24"/>
          <w:szCs w:val="24"/>
        </w:rPr>
        <w:t>, púpavové lístky, divoká pažítka, ďatelinové lístky...</w:t>
      </w:r>
    </w:p>
    <w:p w14:paraId="22985998" w14:textId="77777777" w:rsidR="000C23AE" w:rsidRPr="00A3696A" w:rsidRDefault="000C23AE" w:rsidP="00A3696A">
      <w:pPr>
        <w:spacing w:after="0"/>
        <w:contextualSpacing/>
        <w:rPr>
          <w:sz w:val="24"/>
          <w:szCs w:val="24"/>
        </w:rPr>
      </w:pPr>
      <w:r w:rsidRPr="00A3696A">
        <w:rPr>
          <w:sz w:val="24"/>
          <w:szCs w:val="24"/>
        </w:rPr>
        <w:t xml:space="preserve">1 hrnček uvareného cíceru </w:t>
      </w:r>
    </w:p>
    <w:p w14:paraId="49B1F1DD" w14:textId="77777777" w:rsidR="000C23AE" w:rsidRPr="00A3696A" w:rsidRDefault="000C23AE" w:rsidP="00A3696A">
      <w:pPr>
        <w:spacing w:after="0"/>
        <w:contextualSpacing/>
        <w:rPr>
          <w:sz w:val="24"/>
          <w:szCs w:val="24"/>
        </w:rPr>
      </w:pPr>
      <w:r w:rsidRPr="00A3696A">
        <w:rPr>
          <w:sz w:val="24"/>
          <w:szCs w:val="24"/>
        </w:rPr>
        <w:t>Voliteľné: šalotka, kukurica</w:t>
      </w:r>
    </w:p>
    <w:p w14:paraId="316E9B33" w14:textId="77777777" w:rsidR="00A3696A" w:rsidRDefault="00A3696A" w:rsidP="00A3696A">
      <w:pPr>
        <w:spacing w:after="0"/>
        <w:contextualSpacing/>
        <w:rPr>
          <w:sz w:val="24"/>
          <w:szCs w:val="24"/>
        </w:rPr>
      </w:pPr>
    </w:p>
    <w:p w14:paraId="4A98765D" w14:textId="656D6954" w:rsidR="000C23AE" w:rsidRPr="00A3696A" w:rsidRDefault="000C23AE" w:rsidP="00A3696A">
      <w:pPr>
        <w:spacing w:after="0"/>
        <w:contextualSpacing/>
        <w:rPr>
          <w:b/>
          <w:sz w:val="24"/>
          <w:szCs w:val="24"/>
        </w:rPr>
      </w:pPr>
      <w:r w:rsidRPr="00A3696A">
        <w:rPr>
          <w:b/>
          <w:sz w:val="24"/>
          <w:szCs w:val="24"/>
        </w:rPr>
        <w:t>Dresing:</w:t>
      </w:r>
    </w:p>
    <w:p w14:paraId="5601A7C6" w14:textId="2E010A3E" w:rsidR="000C23AE" w:rsidRPr="00A3696A" w:rsidRDefault="00A3696A" w:rsidP="00A3696A">
      <w:pPr>
        <w:spacing w:after="0"/>
        <w:rPr>
          <w:sz w:val="24"/>
          <w:szCs w:val="24"/>
        </w:rPr>
      </w:pPr>
      <w:r>
        <w:rPr>
          <w:sz w:val="24"/>
          <w:szCs w:val="24"/>
        </w:rPr>
        <w:t xml:space="preserve">2 </w:t>
      </w:r>
      <w:r w:rsidR="000C23AE" w:rsidRPr="00A3696A">
        <w:rPr>
          <w:sz w:val="24"/>
          <w:szCs w:val="24"/>
        </w:rPr>
        <w:t>PL olivového (alebo bylinkového</w:t>
      </w:r>
      <w:r w:rsidR="007818E5" w:rsidRPr="00A3696A">
        <w:rPr>
          <w:sz w:val="24"/>
          <w:szCs w:val="24"/>
        </w:rPr>
        <w:t>)</w:t>
      </w:r>
      <w:r w:rsidR="000C23AE" w:rsidRPr="00A3696A">
        <w:rPr>
          <w:sz w:val="24"/>
          <w:szCs w:val="24"/>
        </w:rPr>
        <w:t xml:space="preserve"> oleja</w:t>
      </w:r>
    </w:p>
    <w:p w14:paraId="188E368A" w14:textId="2461CF42" w:rsidR="000C23AE" w:rsidRPr="00A3696A" w:rsidRDefault="006C1C16" w:rsidP="00A3696A">
      <w:pPr>
        <w:spacing w:after="0"/>
        <w:contextualSpacing/>
        <w:rPr>
          <w:sz w:val="24"/>
          <w:szCs w:val="24"/>
        </w:rPr>
      </w:pPr>
      <w:r w:rsidRPr="00A3696A">
        <w:rPr>
          <w:sz w:val="24"/>
          <w:szCs w:val="24"/>
        </w:rPr>
        <w:t>1/2</w:t>
      </w:r>
      <w:r w:rsidR="000C23AE" w:rsidRPr="00A3696A">
        <w:rPr>
          <w:sz w:val="24"/>
          <w:szCs w:val="24"/>
        </w:rPr>
        <w:t xml:space="preserve"> </w:t>
      </w:r>
      <w:r w:rsidR="00166A68" w:rsidRPr="00A3696A">
        <w:rPr>
          <w:sz w:val="24"/>
          <w:szCs w:val="24"/>
        </w:rPr>
        <w:t>ČL</w:t>
      </w:r>
      <w:r w:rsidR="000C23AE" w:rsidRPr="00A3696A">
        <w:rPr>
          <w:sz w:val="24"/>
          <w:szCs w:val="24"/>
        </w:rPr>
        <w:t xml:space="preserve"> </w:t>
      </w:r>
      <w:proofErr w:type="spellStart"/>
      <w:r w:rsidR="000C23AE" w:rsidRPr="00A3696A">
        <w:rPr>
          <w:sz w:val="24"/>
          <w:szCs w:val="24"/>
        </w:rPr>
        <w:t>kremžskej</w:t>
      </w:r>
      <w:proofErr w:type="spellEnd"/>
      <w:r w:rsidR="000C23AE" w:rsidRPr="00A3696A">
        <w:rPr>
          <w:sz w:val="24"/>
          <w:szCs w:val="24"/>
        </w:rPr>
        <w:t xml:space="preserve"> horčice</w:t>
      </w:r>
    </w:p>
    <w:p w14:paraId="22CF1D48" w14:textId="3E62FFDB" w:rsidR="000C23AE" w:rsidRPr="00A3696A" w:rsidRDefault="000C23AE" w:rsidP="00A3696A">
      <w:pPr>
        <w:spacing w:after="0"/>
        <w:contextualSpacing/>
        <w:rPr>
          <w:sz w:val="24"/>
          <w:szCs w:val="24"/>
        </w:rPr>
      </w:pPr>
      <w:r w:rsidRPr="00A3696A">
        <w:rPr>
          <w:sz w:val="24"/>
          <w:szCs w:val="24"/>
        </w:rPr>
        <w:t xml:space="preserve">1 </w:t>
      </w:r>
      <w:r w:rsidR="00166A68" w:rsidRPr="00A3696A">
        <w:rPr>
          <w:sz w:val="24"/>
          <w:szCs w:val="24"/>
        </w:rPr>
        <w:t>ČL</w:t>
      </w:r>
      <w:r w:rsidRPr="00A3696A">
        <w:rPr>
          <w:sz w:val="24"/>
          <w:szCs w:val="24"/>
        </w:rPr>
        <w:t xml:space="preserve"> medu</w:t>
      </w:r>
    </w:p>
    <w:p w14:paraId="7EA32221" w14:textId="77777777" w:rsidR="000C23AE" w:rsidRPr="00A3696A" w:rsidRDefault="000C23AE" w:rsidP="00A3696A">
      <w:pPr>
        <w:spacing w:after="0"/>
        <w:contextualSpacing/>
        <w:rPr>
          <w:sz w:val="24"/>
          <w:szCs w:val="24"/>
        </w:rPr>
      </w:pPr>
      <w:r w:rsidRPr="00A3696A">
        <w:rPr>
          <w:sz w:val="24"/>
          <w:szCs w:val="24"/>
        </w:rPr>
        <w:t>1 PL citrónovej šťavy</w:t>
      </w:r>
    </w:p>
    <w:p w14:paraId="5361370F" w14:textId="6D6BD104" w:rsidR="000C23AE" w:rsidRPr="00A3696A" w:rsidRDefault="00C172DA" w:rsidP="00A3696A">
      <w:pPr>
        <w:spacing w:after="0"/>
        <w:contextualSpacing/>
        <w:rPr>
          <w:sz w:val="24"/>
          <w:szCs w:val="24"/>
        </w:rPr>
      </w:pPr>
      <w:r w:rsidRPr="00A3696A">
        <w:rPr>
          <w:sz w:val="24"/>
          <w:szCs w:val="24"/>
        </w:rPr>
        <w:t>štipku</w:t>
      </w:r>
      <w:r w:rsidR="000C23AE" w:rsidRPr="00A3696A">
        <w:rPr>
          <w:sz w:val="24"/>
          <w:szCs w:val="24"/>
        </w:rPr>
        <w:t xml:space="preserve"> soli</w:t>
      </w:r>
    </w:p>
    <w:p w14:paraId="538A2A04" w14:textId="77777777" w:rsidR="000C23AE" w:rsidRPr="00A3696A" w:rsidRDefault="000C23AE" w:rsidP="00A3696A">
      <w:pPr>
        <w:spacing w:after="0"/>
        <w:ind w:left="360"/>
        <w:contextualSpacing/>
        <w:rPr>
          <w:sz w:val="24"/>
          <w:szCs w:val="24"/>
        </w:rPr>
      </w:pPr>
    </w:p>
    <w:p w14:paraId="767AC70C" w14:textId="77777777" w:rsidR="000C23AE" w:rsidRPr="00A3696A" w:rsidRDefault="000C23AE" w:rsidP="00A3696A">
      <w:pPr>
        <w:spacing w:after="0"/>
        <w:contextualSpacing/>
        <w:rPr>
          <w:b/>
          <w:sz w:val="24"/>
          <w:szCs w:val="24"/>
        </w:rPr>
      </w:pPr>
      <w:r w:rsidRPr="00A3696A">
        <w:rPr>
          <w:b/>
          <w:sz w:val="24"/>
          <w:szCs w:val="24"/>
        </w:rPr>
        <w:t>Postup:</w:t>
      </w:r>
    </w:p>
    <w:p w14:paraId="02AF7DFF" w14:textId="08E5D542" w:rsidR="000C23AE" w:rsidRDefault="000C23AE" w:rsidP="00A3696A">
      <w:pPr>
        <w:spacing w:after="0"/>
        <w:contextualSpacing/>
        <w:rPr>
          <w:sz w:val="24"/>
          <w:szCs w:val="24"/>
        </w:rPr>
      </w:pPr>
      <w:r w:rsidRPr="00A3696A">
        <w:rPr>
          <w:sz w:val="24"/>
          <w:szCs w:val="24"/>
        </w:rPr>
        <w:t>Cestoviny uvaríme podľa návodu.</w:t>
      </w:r>
      <w:r w:rsidR="00A3696A">
        <w:rPr>
          <w:sz w:val="24"/>
          <w:szCs w:val="24"/>
        </w:rPr>
        <w:t xml:space="preserve"> </w:t>
      </w:r>
      <w:r w:rsidR="00C172DA" w:rsidRPr="00A3696A">
        <w:rPr>
          <w:sz w:val="24"/>
          <w:szCs w:val="24"/>
        </w:rPr>
        <w:t>Bylinky nakrájame na</w:t>
      </w:r>
      <w:r w:rsidRPr="00A3696A">
        <w:rPr>
          <w:sz w:val="24"/>
          <w:szCs w:val="24"/>
        </w:rPr>
        <w:t>drobno, pridáme cícer, kukuricu, prípadne šalotku. Zmiešame s dresingom. Môžete ozdobiť hoblinkami</w:t>
      </w:r>
      <w:r w:rsidR="00FF284A">
        <w:rPr>
          <w:sz w:val="24"/>
          <w:szCs w:val="24"/>
        </w:rPr>
        <w:t xml:space="preserve"> (</w:t>
      </w:r>
      <w:proofErr w:type="spellStart"/>
      <w:r w:rsidR="00FF284A">
        <w:rPr>
          <w:sz w:val="24"/>
          <w:szCs w:val="24"/>
        </w:rPr>
        <w:t>vegan</w:t>
      </w:r>
      <w:proofErr w:type="spellEnd"/>
      <w:r w:rsidR="00FF284A">
        <w:rPr>
          <w:sz w:val="24"/>
          <w:szCs w:val="24"/>
        </w:rPr>
        <w:t>)</w:t>
      </w:r>
      <w:r w:rsidRPr="00A3696A">
        <w:rPr>
          <w:sz w:val="24"/>
          <w:szCs w:val="24"/>
        </w:rPr>
        <w:t xml:space="preserve"> parmezánu a chuť zvýrazniť žihľavovo-sezamovou soľou (recept v knihe).</w:t>
      </w:r>
    </w:p>
    <w:p w14:paraId="27B6B575" w14:textId="77777777" w:rsidR="00A3696A" w:rsidRPr="00A3696A" w:rsidRDefault="00A3696A" w:rsidP="00A3696A">
      <w:pPr>
        <w:spacing w:after="0"/>
        <w:contextualSpacing/>
        <w:rPr>
          <w:sz w:val="24"/>
          <w:szCs w:val="24"/>
        </w:rPr>
      </w:pPr>
    </w:p>
    <w:p w14:paraId="21814A46" w14:textId="77777777" w:rsidR="000C23AE" w:rsidRPr="00030732" w:rsidRDefault="000C23AE" w:rsidP="00A3696A">
      <w:pPr>
        <w:spacing w:after="0"/>
        <w:contextualSpacing/>
        <w:jc w:val="center"/>
        <w:rPr>
          <w:b/>
          <w:sz w:val="24"/>
          <w:szCs w:val="24"/>
        </w:rPr>
      </w:pPr>
      <w:r w:rsidRPr="00030732">
        <w:rPr>
          <w:b/>
          <w:sz w:val="24"/>
          <w:szCs w:val="24"/>
        </w:rPr>
        <w:t>Jednoduché, rýchle, chutné!</w:t>
      </w:r>
    </w:p>
    <w:p w14:paraId="79CFE20E" w14:textId="10EE8A79" w:rsidR="00395767" w:rsidRPr="00A3696A" w:rsidRDefault="00395767" w:rsidP="00A3696A">
      <w:pPr>
        <w:spacing w:after="0"/>
        <w:contextualSpacing/>
        <w:rPr>
          <w:sz w:val="24"/>
          <w:szCs w:val="24"/>
        </w:rPr>
      </w:pPr>
      <w:r w:rsidRPr="00A3696A">
        <w:rPr>
          <w:sz w:val="24"/>
          <w:szCs w:val="24"/>
        </w:rPr>
        <w:br w:type="page"/>
      </w:r>
    </w:p>
    <w:p w14:paraId="50724E98" w14:textId="560E0B3A" w:rsidR="00BE6A52" w:rsidRPr="007B734F" w:rsidRDefault="00BE6A52" w:rsidP="00BE6A52">
      <w:pPr>
        <w:spacing w:after="0"/>
        <w:contextualSpacing/>
        <w:jc w:val="center"/>
        <w:rPr>
          <w:b/>
          <w:sz w:val="24"/>
          <w:szCs w:val="24"/>
          <w:highlight w:val="cyan"/>
        </w:rPr>
      </w:pPr>
      <w:r>
        <w:rPr>
          <w:b/>
          <w:sz w:val="24"/>
          <w:szCs w:val="24"/>
          <w:highlight w:val="cyan"/>
        </w:rPr>
        <w:lastRenderedPageBreak/>
        <w:t>KOZONOHA HOSTCOVÁ</w:t>
      </w:r>
    </w:p>
    <w:p w14:paraId="4C3DF99B" w14:textId="776C36E3" w:rsidR="00BE6A52" w:rsidRPr="007B734F" w:rsidRDefault="00BE6A52" w:rsidP="00BE6A52">
      <w:pPr>
        <w:spacing w:after="0"/>
        <w:contextualSpacing/>
        <w:jc w:val="center"/>
        <w:rPr>
          <w:sz w:val="24"/>
          <w:szCs w:val="24"/>
        </w:rPr>
      </w:pPr>
      <w:proofErr w:type="spellStart"/>
      <w:r w:rsidRPr="00BE6A52">
        <w:rPr>
          <w:i/>
          <w:sz w:val="24"/>
          <w:szCs w:val="24"/>
        </w:rPr>
        <w:t>Bršlice</w:t>
      </w:r>
      <w:proofErr w:type="spellEnd"/>
      <w:r w:rsidRPr="00BE6A52">
        <w:rPr>
          <w:i/>
          <w:sz w:val="24"/>
          <w:szCs w:val="24"/>
        </w:rPr>
        <w:t xml:space="preserve"> kozí noha</w:t>
      </w:r>
      <w:r w:rsidRPr="00C23595">
        <w:rPr>
          <w:i/>
          <w:sz w:val="24"/>
          <w:szCs w:val="24"/>
        </w:rPr>
        <w:t xml:space="preserve"> </w:t>
      </w:r>
      <w:r w:rsidRPr="007B734F">
        <w:rPr>
          <w:sz w:val="24"/>
          <w:szCs w:val="24"/>
        </w:rPr>
        <w:t xml:space="preserve">(česky) – </w:t>
      </w:r>
      <w:proofErr w:type="spellStart"/>
      <w:r w:rsidRPr="00BE6A52">
        <w:rPr>
          <w:i/>
          <w:sz w:val="24"/>
          <w:szCs w:val="24"/>
        </w:rPr>
        <w:t>Aegopodium</w:t>
      </w:r>
      <w:proofErr w:type="spellEnd"/>
      <w:r w:rsidRPr="00BE6A52">
        <w:rPr>
          <w:i/>
          <w:sz w:val="24"/>
          <w:szCs w:val="24"/>
        </w:rPr>
        <w:t xml:space="preserve"> </w:t>
      </w:r>
      <w:proofErr w:type="spellStart"/>
      <w:r w:rsidRPr="00BE6A52">
        <w:rPr>
          <w:i/>
          <w:sz w:val="24"/>
          <w:szCs w:val="24"/>
        </w:rPr>
        <w:t>podagraria</w:t>
      </w:r>
      <w:proofErr w:type="spellEnd"/>
      <w:r w:rsidRPr="00BE6A52">
        <w:rPr>
          <w:i/>
          <w:sz w:val="24"/>
          <w:szCs w:val="24"/>
        </w:rPr>
        <w:t xml:space="preserve"> </w:t>
      </w:r>
      <w:r w:rsidRPr="007B734F">
        <w:rPr>
          <w:sz w:val="24"/>
          <w:szCs w:val="24"/>
        </w:rPr>
        <w:t>(latinsky)</w:t>
      </w:r>
    </w:p>
    <w:p w14:paraId="66627A8E" w14:textId="77777777" w:rsidR="00BE6A52" w:rsidRPr="00030732" w:rsidRDefault="00BE6A52" w:rsidP="00030732">
      <w:pPr>
        <w:spacing w:after="0"/>
        <w:contextualSpacing/>
        <w:jc w:val="center"/>
        <w:rPr>
          <w:rFonts w:cstheme="minorHAnsi"/>
          <w:b/>
          <w:sz w:val="24"/>
          <w:szCs w:val="24"/>
          <w:highlight w:val="cyan"/>
        </w:rPr>
      </w:pPr>
    </w:p>
    <w:p w14:paraId="5DCD4B01" w14:textId="0D829A34" w:rsidR="003B585D" w:rsidRPr="00030732" w:rsidRDefault="003B585D" w:rsidP="00030732">
      <w:pPr>
        <w:spacing w:after="0"/>
        <w:contextualSpacing/>
        <w:jc w:val="center"/>
        <w:rPr>
          <w:rFonts w:cstheme="minorHAnsi"/>
          <w:b/>
          <w:sz w:val="24"/>
          <w:szCs w:val="24"/>
        </w:rPr>
      </w:pPr>
      <w:r w:rsidRPr="00030732">
        <w:rPr>
          <w:rFonts w:cstheme="minorHAnsi"/>
          <w:b/>
          <w:sz w:val="24"/>
          <w:szCs w:val="24"/>
        </w:rPr>
        <w:t>Buď ju milujete, alebo nenávidíte.</w:t>
      </w:r>
    </w:p>
    <w:p w14:paraId="5C37652A" w14:textId="77777777" w:rsidR="00030732" w:rsidRDefault="00030732" w:rsidP="00030732">
      <w:pPr>
        <w:spacing w:after="0"/>
        <w:contextualSpacing/>
        <w:rPr>
          <w:rFonts w:cstheme="minorHAnsi"/>
          <w:sz w:val="24"/>
          <w:szCs w:val="24"/>
        </w:rPr>
      </w:pPr>
    </w:p>
    <w:p w14:paraId="27C35DED" w14:textId="5430E12F" w:rsidR="000979F3" w:rsidRDefault="000979F3" w:rsidP="00030732">
      <w:pPr>
        <w:spacing w:after="0"/>
        <w:contextualSpacing/>
        <w:rPr>
          <w:rFonts w:cstheme="minorHAnsi"/>
          <w:sz w:val="24"/>
          <w:szCs w:val="24"/>
        </w:rPr>
      </w:pPr>
      <w:r w:rsidRPr="00030732">
        <w:rPr>
          <w:rFonts w:cstheme="minorHAnsi"/>
          <w:sz w:val="24"/>
          <w:szCs w:val="24"/>
        </w:rPr>
        <w:t>Prečo? Úprimne</w:t>
      </w:r>
      <w:r w:rsidR="00C172DA" w:rsidRPr="00030732">
        <w:rPr>
          <w:rFonts w:cstheme="minorHAnsi"/>
          <w:sz w:val="24"/>
          <w:szCs w:val="24"/>
        </w:rPr>
        <w:t>,</w:t>
      </w:r>
      <w:r w:rsidRPr="00030732">
        <w:rPr>
          <w:rFonts w:cstheme="minorHAnsi"/>
          <w:sz w:val="24"/>
          <w:szCs w:val="24"/>
        </w:rPr>
        <w:t xml:space="preserve"> nepoznám človeka, ktorý by ju dobrovoľne sadil, záhradkári skôr hľadajú spôsoby</w:t>
      </w:r>
      <w:r w:rsidR="007A280D" w:rsidRPr="00030732">
        <w:rPr>
          <w:rFonts w:cstheme="minorHAnsi"/>
          <w:sz w:val="24"/>
          <w:szCs w:val="24"/>
        </w:rPr>
        <w:t>,</w:t>
      </w:r>
      <w:r w:rsidRPr="00030732">
        <w:rPr>
          <w:rFonts w:cstheme="minorHAnsi"/>
          <w:sz w:val="24"/>
          <w:szCs w:val="24"/>
        </w:rPr>
        <w:t xml:space="preserve"> ako sa jej zbaviť. </w:t>
      </w:r>
      <w:r w:rsidR="007A280D" w:rsidRPr="00030732">
        <w:rPr>
          <w:rFonts w:cstheme="minorHAnsi"/>
          <w:sz w:val="24"/>
          <w:szCs w:val="24"/>
        </w:rPr>
        <w:t>No</w:t>
      </w:r>
      <w:r w:rsidRPr="00030732">
        <w:rPr>
          <w:rFonts w:cstheme="minorHAnsi"/>
          <w:sz w:val="24"/>
          <w:szCs w:val="24"/>
        </w:rPr>
        <w:t xml:space="preserve"> vedomie ľudí o liečivých účinkoch rastlín sa rozširuje a nemusíte s ňou už bojovať. Jednoducho tam, kde ju nechcete mať, ju zjedzte. Tým, že rastie husto pri sebe, si ju aj rýchlo nazbierate. </w:t>
      </w:r>
    </w:p>
    <w:p w14:paraId="723BBB9C" w14:textId="77777777" w:rsidR="00030732" w:rsidRPr="00030732" w:rsidRDefault="00030732" w:rsidP="00030732">
      <w:pPr>
        <w:spacing w:after="0"/>
        <w:contextualSpacing/>
        <w:rPr>
          <w:rFonts w:cstheme="minorHAnsi"/>
          <w:sz w:val="24"/>
          <w:szCs w:val="24"/>
        </w:rPr>
      </w:pPr>
    </w:p>
    <w:p w14:paraId="0CF70A8B" w14:textId="78995351" w:rsidR="00B71004" w:rsidRDefault="002365F8" w:rsidP="00030732">
      <w:pPr>
        <w:spacing w:after="0"/>
        <w:contextualSpacing/>
        <w:rPr>
          <w:rFonts w:cstheme="minorHAnsi"/>
          <w:sz w:val="24"/>
          <w:szCs w:val="24"/>
        </w:rPr>
      </w:pPr>
      <w:r w:rsidRPr="00030732">
        <w:rPr>
          <w:rFonts w:cstheme="minorHAnsi"/>
          <w:sz w:val="24"/>
          <w:szCs w:val="24"/>
        </w:rPr>
        <w:t>Túto pre mnohých invazívnu burinu prvýkrát preslávil je</w:t>
      </w:r>
      <w:r w:rsidR="00C172DA" w:rsidRPr="00030732">
        <w:rPr>
          <w:rFonts w:cstheme="minorHAnsi"/>
          <w:sz w:val="24"/>
          <w:szCs w:val="24"/>
        </w:rPr>
        <w:t xml:space="preserve">den chlapík menom Saint </w:t>
      </w:r>
      <w:proofErr w:type="spellStart"/>
      <w:r w:rsidR="00C172DA" w:rsidRPr="00030732">
        <w:rPr>
          <w:rFonts w:cstheme="minorHAnsi"/>
          <w:sz w:val="24"/>
          <w:szCs w:val="24"/>
        </w:rPr>
        <w:t>Gerard</w:t>
      </w:r>
      <w:proofErr w:type="spellEnd"/>
      <w:r w:rsidR="00C172DA" w:rsidRPr="00030732">
        <w:rPr>
          <w:rFonts w:cstheme="minorHAnsi"/>
          <w:sz w:val="24"/>
          <w:szCs w:val="24"/>
        </w:rPr>
        <w:t xml:space="preserve"> (</w:t>
      </w:r>
      <w:r w:rsidRPr="00030732">
        <w:rPr>
          <w:rFonts w:cstheme="minorHAnsi"/>
          <w:sz w:val="24"/>
          <w:szCs w:val="24"/>
        </w:rPr>
        <w:t>1726</w:t>
      </w:r>
      <w:r w:rsidR="0034225E" w:rsidRPr="00030732">
        <w:rPr>
          <w:rFonts w:cstheme="minorHAnsi"/>
          <w:sz w:val="24"/>
          <w:szCs w:val="24"/>
        </w:rPr>
        <w:t xml:space="preserve"> </w:t>
      </w:r>
      <w:r w:rsidR="00C172DA" w:rsidRPr="00030732">
        <w:rPr>
          <w:rFonts w:cstheme="minorHAnsi"/>
          <w:sz w:val="24"/>
          <w:szCs w:val="24"/>
        </w:rPr>
        <w:t xml:space="preserve">– </w:t>
      </w:r>
      <w:r w:rsidRPr="00030732">
        <w:rPr>
          <w:rFonts w:cstheme="minorHAnsi"/>
          <w:sz w:val="24"/>
          <w:szCs w:val="24"/>
        </w:rPr>
        <w:t>1755</w:t>
      </w:r>
      <w:r w:rsidR="00C172DA" w:rsidRPr="00030732">
        <w:rPr>
          <w:rFonts w:cstheme="minorHAnsi"/>
          <w:sz w:val="24"/>
          <w:szCs w:val="24"/>
        </w:rPr>
        <w:t>)</w:t>
      </w:r>
      <w:r w:rsidRPr="00030732">
        <w:rPr>
          <w:rFonts w:cstheme="minorHAnsi"/>
          <w:sz w:val="24"/>
          <w:szCs w:val="24"/>
        </w:rPr>
        <w:t xml:space="preserve">, ktorý si pomocou nej vyliečil svoju </w:t>
      </w:r>
      <w:r w:rsidR="00C172DA" w:rsidRPr="00030732">
        <w:rPr>
          <w:rFonts w:cstheme="minorHAnsi"/>
          <w:b/>
          <w:sz w:val="24"/>
          <w:szCs w:val="24"/>
        </w:rPr>
        <w:t>dnu</w:t>
      </w:r>
      <w:r w:rsidRPr="00030732">
        <w:rPr>
          <w:rFonts w:cstheme="minorHAnsi"/>
          <w:sz w:val="24"/>
          <w:szCs w:val="24"/>
        </w:rPr>
        <w:t xml:space="preserve"> vo veku 29 rokov. </w:t>
      </w:r>
      <w:r w:rsidR="00747423" w:rsidRPr="00030732">
        <w:rPr>
          <w:rFonts w:cstheme="minorHAnsi"/>
          <w:sz w:val="24"/>
          <w:szCs w:val="24"/>
        </w:rPr>
        <w:t xml:space="preserve">Taktiež nemecká bylinkárka Hildegarda ju v kláštoroch cielene vysádzala, vedela prečo. </w:t>
      </w:r>
    </w:p>
    <w:p w14:paraId="2D1E502D" w14:textId="77777777" w:rsidR="00030732" w:rsidRPr="00030732" w:rsidRDefault="00030732" w:rsidP="00030732">
      <w:pPr>
        <w:spacing w:after="0"/>
        <w:contextualSpacing/>
        <w:rPr>
          <w:rFonts w:cstheme="minorHAnsi"/>
          <w:sz w:val="24"/>
          <w:szCs w:val="24"/>
        </w:rPr>
      </w:pPr>
    </w:p>
    <w:p w14:paraId="7C5C27DF" w14:textId="7EF68AA9" w:rsidR="00747423" w:rsidRDefault="00747423" w:rsidP="00030732">
      <w:pPr>
        <w:spacing w:after="0"/>
        <w:contextualSpacing/>
        <w:rPr>
          <w:rFonts w:cstheme="minorHAnsi"/>
          <w:sz w:val="24"/>
          <w:szCs w:val="24"/>
        </w:rPr>
      </w:pPr>
      <w:r w:rsidRPr="00030732">
        <w:rPr>
          <w:rFonts w:cstheme="minorHAnsi"/>
          <w:sz w:val="24"/>
          <w:szCs w:val="24"/>
        </w:rPr>
        <w:t>Jej mladé listy</w:t>
      </w:r>
      <w:r w:rsidR="00A72C68" w:rsidRPr="00030732">
        <w:rPr>
          <w:rFonts w:cstheme="minorHAnsi"/>
          <w:sz w:val="24"/>
          <w:szCs w:val="24"/>
        </w:rPr>
        <w:t xml:space="preserve"> sú</w:t>
      </w:r>
      <w:r w:rsidRPr="00030732">
        <w:rPr>
          <w:rFonts w:cstheme="minorHAnsi"/>
          <w:sz w:val="24"/>
          <w:szCs w:val="24"/>
        </w:rPr>
        <w:t xml:space="preserve"> na </w:t>
      </w:r>
      <w:r w:rsidR="00A72C68" w:rsidRPr="00030732">
        <w:rPr>
          <w:rFonts w:cstheme="minorHAnsi"/>
          <w:sz w:val="24"/>
          <w:szCs w:val="24"/>
        </w:rPr>
        <w:t xml:space="preserve">skorú </w:t>
      </w:r>
      <w:r w:rsidRPr="00030732">
        <w:rPr>
          <w:rFonts w:cstheme="minorHAnsi"/>
          <w:sz w:val="24"/>
          <w:szCs w:val="24"/>
        </w:rPr>
        <w:t xml:space="preserve">jar lesklo zelené a sú jedlé. Ich chuť je jemná, aromatická a sú vynikajúcim doplnkom šalátov či zelených smoothie. </w:t>
      </w:r>
      <w:r w:rsidR="00EB07D5" w:rsidRPr="00030732">
        <w:rPr>
          <w:rFonts w:cstheme="minorHAnsi"/>
          <w:sz w:val="24"/>
          <w:szCs w:val="24"/>
        </w:rPr>
        <w:t>Podaktorí ju pripravujú ako špenát, ale varením nad 40 °C</w:t>
      </w:r>
      <w:r w:rsidR="00A72C68" w:rsidRPr="00030732">
        <w:rPr>
          <w:rFonts w:cstheme="minorHAnsi"/>
          <w:sz w:val="24"/>
          <w:szCs w:val="24"/>
        </w:rPr>
        <w:t>,</w:t>
      </w:r>
      <w:r w:rsidR="00EB07D5" w:rsidRPr="00030732">
        <w:rPr>
          <w:rFonts w:cstheme="minorHAnsi"/>
          <w:sz w:val="24"/>
          <w:szCs w:val="24"/>
        </w:rPr>
        <w:t xml:space="preserve"> bohužiaľ</w:t>
      </w:r>
      <w:r w:rsidR="00A72C68" w:rsidRPr="00030732">
        <w:rPr>
          <w:rFonts w:cstheme="minorHAnsi"/>
          <w:sz w:val="24"/>
          <w:szCs w:val="24"/>
        </w:rPr>
        <w:t>,</w:t>
      </w:r>
      <w:r w:rsidR="00EB07D5" w:rsidRPr="00030732">
        <w:rPr>
          <w:rFonts w:cstheme="minorHAnsi"/>
          <w:sz w:val="24"/>
          <w:szCs w:val="24"/>
        </w:rPr>
        <w:t xml:space="preserve"> prichádza o svoje účinné látky. Preto </w:t>
      </w:r>
      <w:r w:rsidR="002C5165" w:rsidRPr="00030732">
        <w:rPr>
          <w:rFonts w:cstheme="minorHAnsi"/>
          <w:sz w:val="24"/>
          <w:szCs w:val="24"/>
        </w:rPr>
        <w:t xml:space="preserve">ju </w:t>
      </w:r>
      <w:r w:rsidR="00EB07D5" w:rsidRPr="00030732">
        <w:rPr>
          <w:rFonts w:cstheme="minorHAnsi"/>
          <w:sz w:val="24"/>
          <w:szCs w:val="24"/>
        </w:rPr>
        <w:t xml:space="preserve">odporúčam </w:t>
      </w:r>
      <w:r w:rsidR="002C5165" w:rsidRPr="00030732">
        <w:rPr>
          <w:rFonts w:cstheme="minorHAnsi"/>
          <w:sz w:val="24"/>
          <w:szCs w:val="24"/>
        </w:rPr>
        <w:t xml:space="preserve">pridávať </w:t>
      </w:r>
      <w:r w:rsidR="00EB07D5" w:rsidRPr="00030732">
        <w:rPr>
          <w:rFonts w:cstheme="minorHAnsi"/>
          <w:sz w:val="24"/>
          <w:szCs w:val="24"/>
        </w:rPr>
        <w:t xml:space="preserve">do varených jedál až na koniec. </w:t>
      </w:r>
    </w:p>
    <w:p w14:paraId="53327E10" w14:textId="77777777" w:rsidR="00030732" w:rsidRPr="00030732" w:rsidRDefault="00030732" w:rsidP="00030732">
      <w:pPr>
        <w:spacing w:after="0"/>
        <w:contextualSpacing/>
        <w:rPr>
          <w:rFonts w:cstheme="minorHAnsi"/>
          <w:sz w:val="24"/>
          <w:szCs w:val="24"/>
        </w:rPr>
      </w:pPr>
    </w:p>
    <w:p w14:paraId="76728ABF" w14:textId="77777777" w:rsidR="009E69D5" w:rsidRPr="00030732" w:rsidRDefault="009E69D5" w:rsidP="00030732">
      <w:pPr>
        <w:spacing w:after="0"/>
        <w:contextualSpacing/>
        <w:rPr>
          <w:rFonts w:cstheme="minorHAnsi"/>
          <w:b/>
          <w:sz w:val="24"/>
          <w:szCs w:val="24"/>
        </w:rPr>
      </w:pPr>
      <w:r w:rsidRPr="00030732">
        <w:rPr>
          <w:rFonts w:cstheme="minorHAnsi"/>
          <w:b/>
          <w:sz w:val="24"/>
          <w:szCs w:val="24"/>
          <w:highlight w:val="yellow"/>
        </w:rPr>
        <w:t>Zaujímavé fakty</w:t>
      </w:r>
    </w:p>
    <w:p w14:paraId="2341C197" w14:textId="380A7560" w:rsidR="009E69D5" w:rsidRPr="00030732" w:rsidRDefault="009E69D5" w:rsidP="00030732">
      <w:pPr>
        <w:pStyle w:val="Odsekzoznamu"/>
        <w:numPr>
          <w:ilvl w:val="0"/>
          <w:numId w:val="12"/>
        </w:numPr>
        <w:spacing w:after="0"/>
        <w:rPr>
          <w:rFonts w:cstheme="minorHAnsi"/>
          <w:b/>
          <w:sz w:val="24"/>
          <w:szCs w:val="24"/>
        </w:rPr>
      </w:pPr>
      <w:r w:rsidRPr="00030732">
        <w:rPr>
          <w:rFonts w:cstheme="minorHAnsi"/>
          <w:sz w:val="24"/>
          <w:szCs w:val="24"/>
        </w:rPr>
        <w:t>Názov „</w:t>
      </w:r>
      <w:proofErr w:type="spellStart"/>
      <w:r w:rsidRPr="00030732">
        <w:rPr>
          <w:rFonts w:cstheme="minorHAnsi"/>
          <w:sz w:val="24"/>
          <w:szCs w:val="24"/>
        </w:rPr>
        <w:t>kozohona</w:t>
      </w:r>
      <w:proofErr w:type="spellEnd"/>
      <w:r w:rsidRPr="00030732">
        <w:rPr>
          <w:rFonts w:cstheme="minorHAnsi"/>
          <w:sz w:val="24"/>
          <w:szCs w:val="24"/>
        </w:rPr>
        <w:t xml:space="preserve">“ má viacero pôvodov, najčastejšie je spájaný s tým, že korienok </w:t>
      </w:r>
      <w:proofErr w:type="spellStart"/>
      <w:r w:rsidRPr="00030732">
        <w:rPr>
          <w:rFonts w:cstheme="minorHAnsi"/>
          <w:sz w:val="24"/>
          <w:szCs w:val="24"/>
        </w:rPr>
        <w:t>kozonohy</w:t>
      </w:r>
      <w:proofErr w:type="spellEnd"/>
      <w:r w:rsidRPr="00030732">
        <w:rPr>
          <w:rFonts w:cstheme="minorHAnsi"/>
          <w:sz w:val="24"/>
          <w:szCs w:val="24"/>
        </w:rPr>
        <w:t xml:space="preserve"> sa podobá na kozie kopyto. Druhá verzia je </w:t>
      </w:r>
      <w:r w:rsidR="008542C7" w:rsidRPr="00030732">
        <w:rPr>
          <w:rFonts w:cstheme="minorHAnsi"/>
          <w:sz w:val="24"/>
          <w:szCs w:val="24"/>
        </w:rPr>
        <w:t>spojenie s „diabetickým palcom“ –</w:t>
      </w:r>
      <w:r w:rsidR="00C172DA" w:rsidRPr="00030732">
        <w:rPr>
          <w:rFonts w:cstheme="minorHAnsi"/>
          <w:sz w:val="24"/>
          <w:szCs w:val="24"/>
        </w:rPr>
        <w:t xml:space="preserve"> </w:t>
      </w:r>
      <w:r w:rsidRPr="00030732">
        <w:rPr>
          <w:rFonts w:cstheme="minorHAnsi"/>
          <w:sz w:val="24"/>
          <w:szCs w:val="24"/>
        </w:rPr>
        <w:t xml:space="preserve">ľudia trpiaci </w:t>
      </w:r>
      <w:r w:rsidR="00C172DA" w:rsidRPr="00030732">
        <w:rPr>
          <w:rFonts w:cstheme="minorHAnsi"/>
          <w:sz w:val="24"/>
          <w:szCs w:val="24"/>
        </w:rPr>
        <w:t>dnou</w:t>
      </w:r>
      <w:r w:rsidRPr="00030732">
        <w:rPr>
          <w:rFonts w:cstheme="minorHAnsi"/>
          <w:sz w:val="24"/>
          <w:szCs w:val="24"/>
        </w:rPr>
        <w:t xml:space="preserve"> mávajú často až čierny palec na nohe. </w:t>
      </w:r>
      <w:r w:rsidR="00F93569" w:rsidRPr="00030732">
        <w:rPr>
          <w:rFonts w:cstheme="minorHAnsi"/>
          <w:sz w:val="24"/>
          <w:szCs w:val="24"/>
        </w:rPr>
        <w:t>Je</w:t>
      </w:r>
      <w:r w:rsidRPr="00030732">
        <w:rPr>
          <w:rFonts w:cstheme="minorHAnsi"/>
          <w:sz w:val="24"/>
          <w:szCs w:val="24"/>
        </w:rPr>
        <w:t xml:space="preserve"> to signál </w:t>
      </w:r>
      <w:r w:rsidR="00F93569" w:rsidRPr="00030732">
        <w:rPr>
          <w:rFonts w:cstheme="minorHAnsi"/>
          <w:sz w:val="24"/>
          <w:szCs w:val="24"/>
        </w:rPr>
        <w:t xml:space="preserve">toho, aby sme </w:t>
      </w:r>
      <w:r w:rsidRPr="00030732">
        <w:rPr>
          <w:rFonts w:cstheme="minorHAnsi"/>
          <w:sz w:val="24"/>
          <w:szCs w:val="24"/>
        </w:rPr>
        <w:t>privola</w:t>
      </w:r>
      <w:r w:rsidR="00F93569" w:rsidRPr="00030732">
        <w:rPr>
          <w:rFonts w:cstheme="minorHAnsi"/>
          <w:sz w:val="24"/>
          <w:szCs w:val="24"/>
        </w:rPr>
        <w:t>li</w:t>
      </w:r>
      <w:r w:rsidRPr="00030732">
        <w:rPr>
          <w:rFonts w:cstheme="minorHAnsi"/>
          <w:sz w:val="24"/>
          <w:szCs w:val="24"/>
        </w:rPr>
        <w:t xml:space="preserve"> na pomoc </w:t>
      </w:r>
      <w:proofErr w:type="spellStart"/>
      <w:r w:rsidRPr="00030732">
        <w:rPr>
          <w:rFonts w:cstheme="minorHAnsi"/>
          <w:sz w:val="24"/>
          <w:szCs w:val="24"/>
        </w:rPr>
        <w:t>kozonohu</w:t>
      </w:r>
      <w:proofErr w:type="spellEnd"/>
      <w:r w:rsidRPr="00030732">
        <w:rPr>
          <w:rFonts w:cstheme="minorHAnsi"/>
          <w:sz w:val="24"/>
          <w:szCs w:val="24"/>
        </w:rPr>
        <w:t xml:space="preserve">. </w:t>
      </w:r>
    </w:p>
    <w:p w14:paraId="2CAC8F9B" w14:textId="77777777" w:rsidR="009E69D5" w:rsidRPr="00030732" w:rsidRDefault="009E69D5" w:rsidP="00030732">
      <w:pPr>
        <w:pStyle w:val="Odsekzoznamu"/>
        <w:numPr>
          <w:ilvl w:val="0"/>
          <w:numId w:val="12"/>
        </w:numPr>
        <w:spacing w:after="0"/>
        <w:rPr>
          <w:rFonts w:cstheme="minorHAnsi"/>
          <w:b/>
          <w:sz w:val="24"/>
          <w:szCs w:val="24"/>
        </w:rPr>
      </w:pPr>
      <w:r w:rsidRPr="00030732">
        <w:rPr>
          <w:rFonts w:cstheme="minorHAnsi"/>
          <w:sz w:val="24"/>
          <w:szCs w:val="24"/>
        </w:rPr>
        <w:t xml:space="preserve">Už v starovekom Ríme ju predávali na trhoviskách ako vzácnu a hodnotnú zeleninu. </w:t>
      </w:r>
    </w:p>
    <w:p w14:paraId="730DE74D" w14:textId="0FDC237D" w:rsidR="009E69D5" w:rsidRPr="00030732" w:rsidRDefault="00C06AB0" w:rsidP="00030732">
      <w:pPr>
        <w:pStyle w:val="Odsekzoznamu"/>
        <w:numPr>
          <w:ilvl w:val="0"/>
          <w:numId w:val="12"/>
        </w:numPr>
        <w:spacing w:after="0"/>
        <w:rPr>
          <w:rFonts w:cstheme="minorHAnsi"/>
          <w:sz w:val="24"/>
          <w:szCs w:val="24"/>
        </w:rPr>
      </w:pPr>
      <w:r w:rsidRPr="00030732">
        <w:rPr>
          <w:rFonts w:cstheme="minorHAnsi"/>
          <w:sz w:val="24"/>
          <w:szCs w:val="24"/>
        </w:rPr>
        <w:t xml:space="preserve">Už slávna bylinkárka Hildegarda vo svojich spisoch z 12. storočia uviedla, že kozonoha je vzácna bylina a cielene ju sadila v kláštoroch </w:t>
      </w:r>
      <w:r w:rsidR="008542C7" w:rsidRPr="00030732">
        <w:rPr>
          <w:rFonts w:cstheme="minorHAnsi"/>
          <w:sz w:val="24"/>
          <w:szCs w:val="24"/>
        </w:rPr>
        <w:t>kvôli jej početným zdravotným</w:t>
      </w:r>
      <w:r w:rsidRPr="00030732">
        <w:rPr>
          <w:rFonts w:cstheme="minorHAnsi"/>
          <w:sz w:val="24"/>
          <w:szCs w:val="24"/>
        </w:rPr>
        <w:t xml:space="preserve"> účink</w:t>
      </w:r>
      <w:r w:rsidR="008542C7" w:rsidRPr="00030732">
        <w:rPr>
          <w:rFonts w:cstheme="minorHAnsi"/>
          <w:sz w:val="24"/>
          <w:szCs w:val="24"/>
        </w:rPr>
        <w:t>om</w:t>
      </w:r>
      <w:r w:rsidRPr="00030732">
        <w:rPr>
          <w:rFonts w:cstheme="minorHAnsi"/>
          <w:sz w:val="24"/>
          <w:szCs w:val="24"/>
        </w:rPr>
        <w:t>.</w:t>
      </w:r>
    </w:p>
    <w:p w14:paraId="508094A6" w14:textId="77777777" w:rsidR="00030732" w:rsidRDefault="00030732" w:rsidP="00030732">
      <w:pPr>
        <w:spacing w:after="0"/>
        <w:contextualSpacing/>
        <w:rPr>
          <w:rFonts w:cstheme="minorHAnsi"/>
          <w:b/>
          <w:sz w:val="24"/>
          <w:szCs w:val="24"/>
        </w:rPr>
      </w:pPr>
    </w:p>
    <w:p w14:paraId="776F6570" w14:textId="531B11A4" w:rsidR="00882DB4" w:rsidRPr="00030732" w:rsidRDefault="00882DB4" w:rsidP="00030732">
      <w:pPr>
        <w:spacing w:after="0"/>
        <w:contextualSpacing/>
        <w:rPr>
          <w:rFonts w:cstheme="minorHAnsi"/>
          <w:b/>
          <w:sz w:val="24"/>
          <w:szCs w:val="24"/>
        </w:rPr>
      </w:pPr>
      <w:r w:rsidRPr="00030732">
        <w:rPr>
          <w:rFonts w:cstheme="minorHAnsi"/>
          <w:b/>
          <w:sz w:val="24"/>
          <w:szCs w:val="24"/>
        </w:rPr>
        <w:t>Ako rastlinku spoznať?</w:t>
      </w:r>
    </w:p>
    <w:p w14:paraId="07936C42" w14:textId="36CA4511" w:rsidR="00C06AB0" w:rsidRPr="00030732" w:rsidRDefault="00A15D1B" w:rsidP="00030732">
      <w:pPr>
        <w:spacing w:after="0"/>
        <w:contextualSpacing/>
        <w:rPr>
          <w:rFonts w:cstheme="minorHAnsi"/>
          <w:sz w:val="24"/>
          <w:szCs w:val="24"/>
        </w:rPr>
      </w:pPr>
      <w:r w:rsidRPr="00030732">
        <w:rPr>
          <w:rFonts w:cstheme="minorHAnsi"/>
          <w:sz w:val="24"/>
          <w:szCs w:val="24"/>
        </w:rPr>
        <w:t xml:space="preserve">Spoznáte ju ľahko podľa čísla 3: rastú jej 3 stonky z jednej hlavnej; 3 listy na vrchnej stonke; </w:t>
      </w:r>
      <w:commentRangeStart w:id="69"/>
      <w:r w:rsidRPr="00030732">
        <w:rPr>
          <w:rFonts w:cstheme="minorHAnsi"/>
          <w:sz w:val="24"/>
          <w:szCs w:val="24"/>
        </w:rPr>
        <w:t>3</w:t>
      </w:r>
      <w:commentRangeEnd w:id="69"/>
      <w:r w:rsidR="008F35B0">
        <w:rPr>
          <w:rStyle w:val="Odkaznakomentr"/>
        </w:rPr>
        <w:commentReference w:id="69"/>
      </w:r>
      <w:r w:rsidRPr="00030732">
        <w:rPr>
          <w:rFonts w:cstheme="minorHAnsi"/>
          <w:sz w:val="24"/>
          <w:szCs w:val="24"/>
        </w:rPr>
        <w:t xml:space="preserve"> alebo 4 lístky na spodných stonkách; hlavná stonka má 3 hrany. </w:t>
      </w:r>
      <w:r w:rsidR="00C06AB0" w:rsidRPr="00030732">
        <w:rPr>
          <w:rFonts w:cstheme="minorHAnsi"/>
          <w:sz w:val="24"/>
          <w:szCs w:val="24"/>
        </w:rPr>
        <w:t xml:space="preserve">Ďalšími typickými znakmi sú lístky </w:t>
      </w:r>
      <w:proofErr w:type="spellStart"/>
      <w:r w:rsidR="00C06AB0" w:rsidRPr="00030732">
        <w:rPr>
          <w:rFonts w:cstheme="minorHAnsi"/>
          <w:sz w:val="24"/>
          <w:szCs w:val="24"/>
        </w:rPr>
        <w:t>kozonohy</w:t>
      </w:r>
      <w:proofErr w:type="spellEnd"/>
      <w:r w:rsidR="00C06AB0" w:rsidRPr="00030732">
        <w:rPr>
          <w:rFonts w:cstheme="minorHAnsi"/>
          <w:sz w:val="24"/>
          <w:szCs w:val="24"/>
        </w:rPr>
        <w:t xml:space="preserve">, ktoré sú na okrajoch jemne zúbkaté a jej stonka, </w:t>
      </w:r>
      <w:r w:rsidR="008542C7" w:rsidRPr="00030732">
        <w:rPr>
          <w:rFonts w:cstheme="minorHAnsi"/>
          <w:sz w:val="24"/>
          <w:szCs w:val="24"/>
        </w:rPr>
        <w:t>ktorá je pri koreni sfarbená do</w:t>
      </w:r>
      <w:r w:rsidR="00C06AB0" w:rsidRPr="00030732">
        <w:rPr>
          <w:rFonts w:cstheme="minorHAnsi"/>
          <w:sz w:val="24"/>
          <w:szCs w:val="24"/>
        </w:rPr>
        <w:t xml:space="preserve">fialova. </w:t>
      </w:r>
    </w:p>
    <w:p w14:paraId="703A220A" w14:textId="77777777" w:rsidR="00882DB4" w:rsidRPr="00030732" w:rsidRDefault="00882DB4" w:rsidP="00030732">
      <w:pPr>
        <w:spacing w:after="0"/>
        <w:contextualSpacing/>
        <w:rPr>
          <w:rFonts w:cstheme="minorHAnsi"/>
          <w:b/>
          <w:sz w:val="24"/>
          <w:szCs w:val="24"/>
        </w:rPr>
      </w:pPr>
    </w:p>
    <w:p w14:paraId="0138C0E3" w14:textId="1E75F04F" w:rsidR="003B585D" w:rsidRPr="00030732" w:rsidRDefault="003B585D" w:rsidP="00030732">
      <w:pPr>
        <w:spacing w:after="0"/>
        <w:contextualSpacing/>
        <w:rPr>
          <w:rFonts w:cstheme="minorHAnsi"/>
          <w:b/>
          <w:sz w:val="24"/>
          <w:szCs w:val="24"/>
        </w:rPr>
      </w:pPr>
      <w:r w:rsidRPr="00030732">
        <w:rPr>
          <w:rFonts w:cstheme="minorHAnsi"/>
          <w:b/>
          <w:sz w:val="24"/>
          <w:szCs w:val="24"/>
        </w:rPr>
        <w:t>Pri aký</w:t>
      </w:r>
      <w:r w:rsidR="00976E28" w:rsidRPr="00030732">
        <w:rPr>
          <w:rFonts w:cstheme="minorHAnsi"/>
          <w:b/>
          <w:sz w:val="24"/>
          <w:szCs w:val="24"/>
        </w:rPr>
        <w:t>ch</w:t>
      </w:r>
      <w:r w:rsidRPr="00030732">
        <w:rPr>
          <w:rFonts w:cstheme="minorHAnsi"/>
          <w:b/>
          <w:sz w:val="24"/>
          <w:szCs w:val="24"/>
        </w:rPr>
        <w:t xml:space="preserve"> problémoch </w:t>
      </w:r>
      <w:r w:rsidR="00030732">
        <w:rPr>
          <w:rFonts w:cstheme="minorHAnsi"/>
          <w:b/>
          <w:sz w:val="24"/>
          <w:szCs w:val="24"/>
        </w:rPr>
        <w:t>v</w:t>
      </w:r>
      <w:r w:rsidRPr="00030732">
        <w:rPr>
          <w:rFonts w:cstheme="minorHAnsi"/>
          <w:b/>
          <w:sz w:val="24"/>
          <w:szCs w:val="24"/>
        </w:rPr>
        <w:t>ám pomôže?</w:t>
      </w:r>
    </w:p>
    <w:p w14:paraId="794C83A0" w14:textId="2D90B814" w:rsidR="003B585D" w:rsidRDefault="00974D6E" w:rsidP="00030732">
      <w:pPr>
        <w:spacing w:after="0"/>
        <w:contextualSpacing/>
        <w:rPr>
          <w:rFonts w:cstheme="minorHAnsi"/>
          <w:sz w:val="24"/>
          <w:szCs w:val="24"/>
        </w:rPr>
      </w:pPr>
      <w:r w:rsidRPr="00030732">
        <w:rPr>
          <w:rFonts w:cstheme="minorHAnsi"/>
          <w:sz w:val="24"/>
          <w:szCs w:val="24"/>
        </w:rPr>
        <w:t>V ľudo</w:t>
      </w:r>
      <w:r w:rsidR="009E69D5" w:rsidRPr="00030732">
        <w:rPr>
          <w:rFonts w:cstheme="minorHAnsi"/>
          <w:sz w:val="24"/>
          <w:szCs w:val="24"/>
        </w:rPr>
        <w:t xml:space="preserve">vom liečiteľstve </w:t>
      </w:r>
      <w:r w:rsidR="00D976DF" w:rsidRPr="00030732">
        <w:rPr>
          <w:rFonts w:cstheme="minorHAnsi"/>
          <w:sz w:val="24"/>
          <w:szCs w:val="24"/>
        </w:rPr>
        <w:t xml:space="preserve">sa </w:t>
      </w:r>
      <w:r w:rsidR="009E69D5" w:rsidRPr="00030732">
        <w:rPr>
          <w:rFonts w:cstheme="minorHAnsi"/>
          <w:sz w:val="24"/>
          <w:szCs w:val="24"/>
        </w:rPr>
        <w:t xml:space="preserve">používa najmä </w:t>
      </w:r>
      <w:r w:rsidRPr="00030732">
        <w:rPr>
          <w:rFonts w:cstheme="minorHAnsi"/>
          <w:sz w:val="24"/>
          <w:szCs w:val="24"/>
        </w:rPr>
        <w:t xml:space="preserve">na liečbu reumatizmu, artritídy a porúch močového mechúra. </w:t>
      </w:r>
      <w:r w:rsidR="00B025BE" w:rsidRPr="00030732">
        <w:rPr>
          <w:rFonts w:cstheme="minorHAnsi"/>
          <w:sz w:val="24"/>
          <w:szCs w:val="24"/>
        </w:rPr>
        <w:t>Jej spojenie s nohami je jasné nasmerovani</w:t>
      </w:r>
      <w:r w:rsidR="00874761" w:rsidRPr="00030732">
        <w:rPr>
          <w:rFonts w:cstheme="minorHAnsi"/>
          <w:sz w:val="24"/>
          <w:szCs w:val="24"/>
        </w:rPr>
        <w:t>e</w:t>
      </w:r>
      <w:r w:rsidR="00B025BE" w:rsidRPr="00030732">
        <w:rPr>
          <w:rFonts w:cstheme="minorHAnsi"/>
          <w:sz w:val="24"/>
          <w:szCs w:val="24"/>
        </w:rPr>
        <w:t xml:space="preserve"> tam, kde ju najviac potrebujeme. Začína sa to nenápadne, bolesťami na prstoch na nohách</w:t>
      </w:r>
      <w:r w:rsidR="008542C7" w:rsidRPr="00030732">
        <w:rPr>
          <w:rFonts w:cstheme="minorHAnsi"/>
          <w:sz w:val="24"/>
          <w:szCs w:val="24"/>
        </w:rPr>
        <w:t>,</w:t>
      </w:r>
      <w:r w:rsidR="00B025BE" w:rsidRPr="00030732">
        <w:rPr>
          <w:rFonts w:cstheme="minorHAnsi"/>
          <w:sz w:val="24"/>
          <w:szCs w:val="24"/>
        </w:rPr>
        <w:t xml:space="preserve"> a zrazu máte palec modrý </w:t>
      </w:r>
      <w:r w:rsidR="00B025BE" w:rsidRPr="00030732">
        <w:rPr>
          <w:rFonts w:cstheme="minorHAnsi"/>
          <w:b/>
          <w:sz w:val="24"/>
          <w:szCs w:val="24"/>
        </w:rPr>
        <w:t>ako kopyto mladej kozy</w:t>
      </w:r>
      <w:r w:rsidR="00B025BE" w:rsidRPr="00030732">
        <w:rPr>
          <w:rFonts w:cstheme="minorHAnsi"/>
          <w:sz w:val="24"/>
          <w:szCs w:val="24"/>
        </w:rPr>
        <w:t>. Výrobcovia výživových doplnkov ju hojne používajú vo svojich prípravkoch pre kĺbovú výživu.</w:t>
      </w:r>
    </w:p>
    <w:p w14:paraId="23F2A5A5" w14:textId="77777777" w:rsidR="00030732" w:rsidRPr="00030732" w:rsidRDefault="00030732" w:rsidP="00030732">
      <w:pPr>
        <w:spacing w:after="0"/>
        <w:contextualSpacing/>
        <w:rPr>
          <w:rFonts w:cstheme="minorHAnsi"/>
          <w:sz w:val="24"/>
          <w:szCs w:val="24"/>
        </w:rPr>
      </w:pPr>
    </w:p>
    <w:p w14:paraId="0762960E" w14:textId="1700DE0B" w:rsidR="00B025BE" w:rsidRPr="00030732" w:rsidRDefault="00747423" w:rsidP="00030732">
      <w:pPr>
        <w:spacing w:after="0"/>
        <w:contextualSpacing/>
        <w:rPr>
          <w:rFonts w:cstheme="minorHAnsi"/>
          <w:sz w:val="24"/>
          <w:szCs w:val="24"/>
        </w:rPr>
      </w:pPr>
      <w:r w:rsidRPr="00030732">
        <w:rPr>
          <w:rFonts w:cstheme="minorHAnsi"/>
          <w:sz w:val="24"/>
          <w:szCs w:val="24"/>
        </w:rPr>
        <w:t xml:space="preserve">Ak </w:t>
      </w:r>
      <w:r w:rsidR="008542C7" w:rsidRPr="00030732">
        <w:rPr>
          <w:rFonts w:cstheme="minorHAnsi"/>
          <w:sz w:val="24"/>
          <w:szCs w:val="24"/>
        </w:rPr>
        <w:t>v</w:t>
      </w:r>
      <w:r w:rsidRPr="00030732">
        <w:rPr>
          <w:rFonts w:cstheme="minorHAnsi"/>
          <w:sz w:val="24"/>
          <w:szCs w:val="24"/>
        </w:rPr>
        <w:t>ám pri krvných testoch vyjde zvýšená hodnota kyse</w:t>
      </w:r>
      <w:r w:rsidR="008542C7" w:rsidRPr="00030732">
        <w:rPr>
          <w:rFonts w:cstheme="minorHAnsi"/>
          <w:sz w:val="24"/>
          <w:szCs w:val="24"/>
        </w:rPr>
        <w:t>liny močovej, aj toto je signál. Dajte si aspoň 3-</w:t>
      </w:r>
      <w:r w:rsidRPr="00030732">
        <w:rPr>
          <w:rFonts w:cstheme="minorHAnsi"/>
          <w:sz w:val="24"/>
          <w:szCs w:val="24"/>
        </w:rPr>
        <w:t>týždňovú kúru s </w:t>
      </w:r>
      <w:proofErr w:type="spellStart"/>
      <w:r w:rsidRPr="00030732">
        <w:rPr>
          <w:rFonts w:cstheme="minorHAnsi"/>
          <w:sz w:val="24"/>
          <w:szCs w:val="24"/>
        </w:rPr>
        <w:t>kozonohou</w:t>
      </w:r>
      <w:proofErr w:type="spellEnd"/>
      <w:r w:rsidRPr="00030732">
        <w:rPr>
          <w:rFonts w:cstheme="minorHAnsi"/>
          <w:sz w:val="24"/>
          <w:szCs w:val="24"/>
        </w:rPr>
        <w:t xml:space="preserve"> (samozrejme</w:t>
      </w:r>
      <w:r w:rsidR="00874761" w:rsidRPr="00030732">
        <w:rPr>
          <w:rFonts w:cstheme="minorHAnsi"/>
          <w:sz w:val="24"/>
          <w:szCs w:val="24"/>
        </w:rPr>
        <w:t>,</w:t>
      </w:r>
      <w:r w:rsidRPr="00030732">
        <w:rPr>
          <w:rFonts w:cstheme="minorHAnsi"/>
          <w:sz w:val="24"/>
          <w:szCs w:val="24"/>
        </w:rPr>
        <w:t xml:space="preserve"> s príslušnou diétou).  </w:t>
      </w:r>
    </w:p>
    <w:p w14:paraId="4EADC6FF" w14:textId="77777777" w:rsidR="00030732" w:rsidRDefault="00030732" w:rsidP="00030732">
      <w:pPr>
        <w:spacing w:after="0"/>
        <w:contextualSpacing/>
        <w:rPr>
          <w:rFonts w:cstheme="minorHAnsi"/>
          <w:b/>
          <w:sz w:val="24"/>
          <w:szCs w:val="24"/>
        </w:rPr>
      </w:pPr>
    </w:p>
    <w:p w14:paraId="6C233894" w14:textId="38346FB2" w:rsidR="00EB07D5" w:rsidRPr="00030732" w:rsidRDefault="00EB07D5" w:rsidP="00030732">
      <w:pPr>
        <w:spacing w:after="0"/>
        <w:contextualSpacing/>
        <w:rPr>
          <w:rFonts w:cstheme="minorHAnsi"/>
          <w:b/>
          <w:sz w:val="24"/>
          <w:szCs w:val="24"/>
        </w:rPr>
      </w:pPr>
      <w:r w:rsidRPr="00030732">
        <w:rPr>
          <w:rFonts w:cstheme="minorHAnsi"/>
          <w:b/>
          <w:sz w:val="24"/>
          <w:szCs w:val="24"/>
        </w:rPr>
        <w:t>Čo obsahuje?</w:t>
      </w:r>
    </w:p>
    <w:p w14:paraId="1E3E6706" w14:textId="6D028AEA" w:rsidR="00B025BE" w:rsidRPr="00030732" w:rsidRDefault="00EB07D5" w:rsidP="00030732">
      <w:pPr>
        <w:spacing w:after="0"/>
        <w:contextualSpacing/>
        <w:rPr>
          <w:rFonts w:cstheme="minorHAnsi"/>
          <w:sz w:val="24"/>
          <w:szCs w:val="24"/>
        </w:rPr>
      </w:pPr>
      <w:r w:rsidRPr="00030732">
        <w:rPr>
          <w:rFonts w:cstheme="minorHAnsi"/>
          <w:sz w:val="24"/>
          <w:szCs w:val="24"/>
        </w:rPr>
        <w:t>V prvom rade obsahu</w:t>
      </w:r>
      <w:r w:rsidR="008542C7" w:rsidRPr="00030732">
        <w:rPr>
          <w:rFonts w:cstheme="minorHAnsi"/>
          <w:sz w:val="24"/>
          <w:szCs w:val="24"/>
        </w:rPr>
        <w:t>je až 2</w:t>
      </w:r>
      <w:r w:rsidR="00030732">
        <w:rPr>
          <w:rFonts w:cstheme="minorHAnsi"/>
          <w:sz w:val="24"/>
          <w:szCs w:val="24"/>
        </w:rPr>
        <w:t>-krát</w:t>
      </w:r>
      <w:r w:rsidR="008542C7" w:rsidRPr="00030732">
        <w:rPr>
          <w:rFonts w:cstheme="minorHAnsi"/>
          <w:sz w:val="24"/>
          <w:szCs w:val="24"/>
        </w:rPr>
        <w:t xml:space="preserve"> viac vitamínu C ako iná listová zelenina</w:t>
      </w:r>
      <w:r w:rsidR="000B7DAE" w:rsidRPr="00030732">
        <w:rPr>
          <w:rFonts w:cstheme="minorHAnsi"/>
          <w:sz w:val="24"/>
          <w:szCs w:val="24"/>
        </w:rPr>
        <w:t xml:space="preserve"> a</w:t>
      </w:r>
      <w:r w:rsidR="00030732">
        <w:rPr>
          <w:rFonts w:cstheme="minorHAnsi"/>
          <w:sz w:val="24"/>
          <w:szCs w:val="24"/>
        </w:rPr>
        <w:t> </w:t>
      </w:r>
      <w:r w:rsidR="000B7DAE" w:rsidRPr="00030732">
        <w:rPr>
          <w:rFonts w:cstheme="minorHAnsi"/>
          <w:sz w:val="24"/>
          <w:szCs w:val="24"/>
        </w:rPr>
        <w:t>4</w:t>
      </w:r>
      <w:r w:rsidR="00030732">
        <w:rPr>
          <w:rFonts w:cstheme="minorHAnsi"/>
          <w:sz w:val="24"/>
          <w:szCs w:val="24"/>
        </w:rPr>
        <w:t>-krát</w:t>
      </w:r>
      <w:r w:rsidR="000B7DAE" w:rsidRPr="00030732">
        <w:rPr>
          <w:rFonts w:cstheme="minorHAnsi"/>
          <w:sz w:val="24"/>
          <w:szCs w:val="24"/>
        </w:rPr>
        <w:t xml:space="preserve"> viac vitamínu ako napríklad citrón</w:t>
      </w:r>
      <w:r w:rsidRPr="00030732">
        <w:rPr>
          <w:rFonts w:cstheme="minorHAnsi"/>
          <w:sz w:val="24"/>
          <w:szCs w:val="24"/>
        </w:rPr>
        <w:t xml:space="preserve">. Ďalej je bohatá na mangán, ktorý sa pridáva hlavne do spomínaných výživových doplnkov pri kĺbovej výžive. Nájdeme v nej aj železo, provitamín A, meď a éterické oleje. </w:t>
      </w:r>
    </w:p>
    <w:p w14:paraId="57DD830A" w14:textId="77777777" w:rsidR="00030732" w:rsidRDefault="00030732" w:rsidP="00030732">
      <w:pPr>
        <w:spacing w:after="0"/>
        <w:contextualSpacing/>
        <w:rPr>
          <w:rFonts w:cstheme="minorHAnsi"/>
          <w:b/>
          <w:sz w:val="24"/>
          <w:szCs w:val="24"/>
        </w:rPr>
      </w:pPr>
    </w:p>
    <w:p w14:paraId="5B032253" w14:textId="551F98C4" w:rsidR="003B585D" w:rsidRPr="00030732" w:rsidRDefault="003B585D" w:rsidP="00030732">
      <w:pPr>
        <w:spacing w:after="0"/>
        <w:contextualSpacing/>
        <w:rPr>
          <w:rFonts w:cstheme="minorHAnsi"/>
          <w:b/>
          <w:sz w:val="24"/>
          <w:szCs w:val="24"/>
        </w:rPr>
      </w:pPr>
      <w:r w:rsidRPr="00030732">
        <w:rPr>
          <w:rFonts w:cstheme="minorHAnsi"/>
          <w:b/>
          <w:sz w:val="24"/>
          <w:szCs w:val="24"/>
        </w:rPr>
        <w:t>Ke</w:t>
      </w:r>
      <w:r w:rsidR="00030732">
        <w:rPr>
          <w:rFonts w:cstheme="minorHAnsi"/>
          <w:b/>
          <w:sz w:val="24"/>
          <w:szCs w:val="24"/>
        </w:rPr>
        <w:t>d</w:t>
      </w:r>
      <w:r w:rsidRPr="00030732">
        <w:rPr>
          <w:rFonts w:cstheme="minorHAnsi"/>
          <w:b/>
          <w:sz w:val="24"/>
          <w:szCs w:val="24"/>
        </w:rPr>
        <w:t>y ju zbierať?</w:t>
      </w:r>
    </w:p>
    <w:p w14:paraId="2248BF7E" w14:textId="77777777" w:rsidR="00EB07D5" w:rsidRPr="00030732" w:rsidRDefault="00EB07D5" w:rsidP="00030732">
      <w:pPr>
        <w:spacing w:after="0"/>
        <w:contextualSpacing/>
        <w:rPr>
          <w:rFonts w:cstheme="minorHAnsi"/>
          <w:sz w:val="24"/>
          <w:szCs w:val="24"/>
        </w:rPr>
      </w:pPr>
      <w:r w:rsidRPr="00030732">
        <w:rPr>
          <w:rFonts w:cstheme="minorHAnsi"/>
          <w:sz w:val="24"/>
          <w:szCs w:val="24"/>
        </w:rPr>
        <w:t xml:space="preserve">Najchrumkavejšia je hneď začiatkom jari, keď sú lístky bez výraznej chuti. Čím je rastlinka väčšia, tým majú stonky výraznejšiu chuť, pripomínajúcu petržlen či zeler. Zhruba začiatkom leta začína kozonoha kvitnúť veľkými bielymi kvetmi. Vtedy ju už nezbierame. </w:t>
      </w:r>
    </w:p>
    <w:p w14:paraId="72355737" w14:textId="77777777" w:rsidR="00030732" w:rsidRDefault="00030732" w:rsidP="00030732">
      <w:pPr>
        <w:spacing w:after="0"/>
        <w:contextualSpacing/>
        <w:rPr>
          <w:rFonts w:cstheme="minorHAnsi"/>
          <w:b/>
          <w:sz w:val="24"/>
          <w:szCs w:val="24"/>
        </w:rPr>
      </w:pPr>
    </w:p>
    <w:p w14:paraId="6163CBC8" w14:textId="4C8DAD12" w:rsidR="00030732" w:rsidRDefault="00030732" w:rsidP="00030732">
      <w:pPr>
        <w:spacing w:after="0"/>
        <w:contextualSpacing/>
        <w:rPr>
          <w:rFonts w:cstheme="minorHAnsi"/>
          <w:sz w:val="24"/>
          <w:szCs w:val="24"/>
        </w:rPr>
      </w:pPr>
      <w:r w:rsidRPr="00030732">
        <w:rPr>
          <w:rFonts w:cstheme="minorHAnsi"/>
          <w:b/>
          <w:sz w:val="24"/>
          <w:szCs w:val="24"/>
          <w:highlight w:val="yellow"/>
        </w:rPr>
        <w:t>TIP</w:t>
      </w:r>
      <w:r w:rsidR="00EB07D5" w:rsidRPr="00030732">
        <w:rPr>
          <w:rFonts w:cstheme="minorHAnsi"/>
          <w:b/>
          <w:sz w:val="24"/>
          <w:szCs w:val="24"/>
          <w:highlight w:val="yellow"/>
        </w:rPr>
        <w:t>:</w:t>
      </w:r>
      <w:r w:rsidR="00EB07D5" w:rsidRPr="00030732">
        <w:rPr>
          <w:rFonts w:cstheme="minorHAnsi"/>
          <w:sz w:val="24"/>
          <w:szCs w:val="24"/>
        </w:rPr>
        <w:t xml:space="preserve"> </w:t>
      </w:r>
    </w:p>
    <w:p w14:paraId="5BE7097B" w14:textId="2D0985EE" w:rsidR="00EB07D5" w:rsidRPr="00030732" w:rsidRDefault="00EB07D5" w:rsidP="00030732">
      <w:pPr>
        <w:spacing w:after="0"/>
        <w:contextualSpacing/>
        <w:rPr>
          <w:rFonts w:cstheme="minorHAnsi"/>
          <w:sz w:val="24"/>
          <w:szCs w:val="24"/>
        </w:rPr>
      </w:pPr>
      <w:r w:rsidRPr="00030732">
        <w:rPr>
          <w:rFonts w:cstheme="minorHAnsi"/>
          <w:sz w:val="24"/>
          <w:szCs w:val="24"/>
        </w:rPr>
        <w:t>Miesto, kde mi kozonoha rastie</w:t>
      </w:r>
      <w:r w:rsidR="008542C7" w:rsidRPr="00030732">
        <w:rPr>
          <w:rFonts w:cstheme="minorHAnsi"/>
          <w:sz w:val="24"/>
          <w:szCs w:val="24"/>
        </w:rPr>
        <w:t>,</w:t>
      </w:r>
      <w:r w:rsidRPr="00030732">
        <w:rPr>
          <w:rFonts w:cstheme="minorHAnsi"/>
          <w:sz w:val="24"/>
          <w:szCs w:val="24"/>
        </w:rPr>
        <w:t xml:space="preserve"> asi raz za mesiac pokosím a tak mám dlho </w:t>
      </w:r>
      <w:r w:rsidR="000B7DAE" w:rsidRPr="00030732">
        <w:rPr>
          <w:rFonts w:cstheme="minorHAnsi"/>
          <w:sz w:val="24"/>
          <w:szCs w:val="24"/>
        </w:rPr>
        <w:t xml:space="preserve">čerstvé lístky stále po ruke. </w:t>
      </w:r>
    </w:p>
    <w:p w14:paraId="5538F0A8" w14:textId="77777777" w:rsidR="00030732" w:rsidRDefault="00030732" w:rsidP="00030732">
      <w:pPr>
        <w:spacing w:after="0"/>
        <w:contextualSpacing/>
        <w:rPr>
          <w:rFonts w:cstheme="minorHAnsi"/>
          <w:b/>
          <w:sz w:val="24"/>
          <w:szCs w:val="24"/>
        </w:rPr>
      </w:pPr>
    </w:p>
    <w:p w14:paraId="4963A32D" w14:textId="047538E6" w:rsidR="003B585D" w:rsidRPr="00030732" w:rsidRDefault="006F5510" w:rsidP="00030732">
      <w:pPr>
        <w:spacing w:after="0"/>
        <w:contextualSpacing/>
        <w:rPr>
          <w:rFonts w:cstheme="minorHAnsi"/>
          <w:b/>
          <w:sz w:val="24"/>
          <w:szCs w:val="24"/>
        </w:rPr>
      </w:pPr>
      <w:r w:rsidRPr="00030732">
        <w:rPr>
          <w:rFonts w:cstheme="minorHAnsi"/>
          <w:b/>
          <w:sz w:val="24"/>
          <w:szCs w:val="24"/>
        </w:rPr>
        <w:t>T</w:t>
      </w:r>
      <w:r w:rsidR="003B585D" w:rsidRPr="00030732">
        <w:rPr>
          <w:rFonts w:cstheme="minorHAnsi"/>
          <w:b/>
          <w:sz w:val="24"/>
          <w:szCs w:val="24"/>
        </w:rPr>
        <w:t>ipy na najlepšie využitie</w:t>
      </w:r>
    </w:p>
    <w:p w14:paraId="6D3239B8" w14:textId="77777777" w:rsidR="00030732" w:rsidRDefault="00030732" w:rsidP="00030732">
      <w:pPr>
        <w:spacing w:after="0"/>
        <w:contextualSpacing/>
        <w:rPr>
          <w:rFonts w:cstheme="minorHAnsi"/>
          <w:b/>
          <w:sz w:val="24"/>
          <w:szCs w:val="24"/>
        </w:rPr>
      </w:pPr>
    </w:p>
    <w:p w14:paraId="0E77D9FB" w14:textId="45C3376D" w:rsidR="00B71004" w:rsidRPr="00030732" w:rsidRDefault="00CE6451" w:rsidP="00030732">
      <w:pPr>
        <w:spacing w:after="0"/>
        <w:contextualSpacing/>
        <w:rPr>
          <w:rFonts w:cstheme="minorHAnsi"/>
          <w:b/>
          <w:sz w:val="24"/>
          <w:szCs w:val="24"/>
        </w:rPr>
      </w:pPr>
      <w:r w:rsidRPr="00030732">
        <w:rPr>
          <w:rFonts w:cstheme="minorHAnsi"/>
          <w:b/>
          <w:sz w:val="24"/>
          <w:szCs w:val="24"/>
          <w:highlight w:val="magenta"/>
        </w:rPr>
        <w:t>Kozia kvasená kapusta</w:t>
      </w:r>
    </w:p>
    <w:p w14:paraId="26F2237D" w14:textId="1D9300AA" w:rsidR="007E1CF0" w:rsidRDefault="00CE6451" w:rsidP="00030732">
      <w:pPr>
        <w:spacing w:after="0"/>
        <w:contextualSpacing/>
        <w:rPr>
          <w:rFonts w:cstheme="minorHAnsi"/>
          <w:sz w:val="24"/>
          <w:szCs w:val="24"/>
        </w:rPr>
      </w:pPr>
      <w:r w:rsidRPr="00030732">
        <w:rPr>
          <w:rFonts w:cstheme="minorHAnsi"/>
          <w:sz w:val="24"/>
          <w:szCs w:val="24"/>
        </w:rPr>
        <w:t xml:space="preserve">Milujete kyslú kapustu? Pripravte si ju kedykoľvek počas celého roka, obohatenú o liečivé účinky </w:t>
      </w:r>
      <w:proofErr w:type="spellStart"/>
      <w:r w:rsidRPr="00030732">
        <w:rPr>
          <w:rFonts w:cstheme="minorHAnsi"/>
          <w:sz w:val="24"/>
          <w:szCs w:val="24"/>
        </w:rPr>
        <w:t>kozonohy</w:t>
      </w:r>
      <w:proofErr w:type="spellEnd"/>
      <w:r w:rsidRPr="00030732">
        <w:rPr>
          <w:rFonts w:cstheme="minorHAnsi"/>
          <w:sz w:val="24"/>
          <w:szCs w:val="24"/>
        </w:rPr>
        <w:t xml:space="preserve">. </w:t>
      </w:r>
    </w:p>
    <w:p w14:paraId="2B8D2CEF" w14:textId="77777777" w:rsidR="00E35AAB" w:rsidRPr="00030732" w:rsidRDefault="00E35AAB" w:rsidP="00030732">
      <w:pPr>
        <w:spacing w:after="0"/>
        <w:contextualSpacing/>
        <w:rPr>
          <w:rFonts w:cstheme="minorHAnsi"/>
          <w:sz w:val="24"/>
          <w:szCs w:val="24"/>
        </w:rPr>
      </w:pPr>
    </w:p>
    <w:p w14:paraId="324839D1" w14:textId="1502C773" w:rsidR="00CE6451" w:rsidRPr="00E35AAB" w:rsidRDefault="00E35AAB" w:rsidP="00030732">
      <w:pPr>
        <w:spacing w:after="0"/>
        <w:contextualSpacing/>
        <w:rPr>
          <w:rFonts w:cstheme="minorHAnsi"/>
          <w:b/>
          <w:sz w:val="24"/>
          <w:szCs w:val="24"/>
        </w:rPr>
      </w:pPr>
      <w:r w:rsidRPr="00E35AAB">
        <w:rPr>
          <w:rFonts w:cstheme="minorHAnsi"/>
          <w:b/>
          <w:sz w:val="24"/>
          <w:szCs w:val="24"/>
        </w:rPr>
        <w:t>Potrebujete:</w:t>
      </w:r>
    </w:p>
    <w:p w14:paraId="17DEE4BD" w14:textId="77777777" w:rsidR="00CE6451" w:rsidRPr="00030732" w:rsidRDefault="00CE6451" w:rsidP="00030732">
      <w:pPr>
        <w:spacing w:after="0"/>
        <w:contextualSpacing/>
        <w:rPr>
          <w:rFonts w:cstheme="minorHAnsi"/>
          <w:sz w:val="24"/>
          <w:szCs w:val="24"/>
        </w:rPr>
      </w:pPr>
      <w:r w:rsidRPr="00030732">
        <w:rPr>
          <w:rFonts w:cstheme="minorHAnsi"/>
          <w:sz w:val="24"/>
          <w:szCs w:val="24"/>
        </w:rPr>
        <w:t>500 g kapusty, môže byť mix bielej a červenej</w:t>
      </w:r>
    </w:p>
    <w:p w14:paraId="5CF9EA05" w14:textId="59B9FCBF" w:rsidR="00CE6451" w:rsidRPr="00030732" w:rsidRDefault="00CE6451" w:rsidP="00030732">
      <w:pPr>
        <w:spacing w:after="0"/>
        <w:contextualSpacing/>
        <w:rPr>
          <w:rFonts w:cstheme="minorHAnsi"/>
          <w:sz w:val="24"/>
          <w:szCs w:val="24"/>
        </w:rPr>
      </w:pPr>
      <w:r w:rsidRPr="00030732">
        <w:rPr>
          <w:rFonts w:cstheme="minorHAnsi"/>
          <w:sz w:val="24"/>
          <w:szCs w:val="24"/>
        </w:rPr>
        <w:t>100</w:t>
      </w:r>
      <w:r w:rsidR="00853837" w:rsidRPr="00030732">
        <w:rPr>
          <w:rFonts w:cstheme="minorHAnsi"/>
          <w:sz w:val="24"/>
          <w:szCs w:val="24"/>
        </w:rPr>
        <w:t xml:space="preserve"> </w:t>
      </w:r>
      <w:r w:rsidRPr="00030732">
        <w:rPr>
          <w:rFonts w:cstheme="minorHAnsi"/>
          <w:sz w:val="24"/>
          <w:szCs w:val="24"/>
        </w:rPr>
        <w:t>g</w:t>
      </w:r>
      <w:r w:rsidR="001872F5" w:rsidRPr="00030732">
        <w:rPr>
          <w:rFonts w:cstheme="minorHAnsi"/>
          <w:sz w:val="24"/>
          <w:szCs w:val="24"/>
        </w:rPr>
        <w:t xml:space="preserve"> (cca 3 hrste)</w:t>
      </w:r>
      <w:r w:rsidRPr="00030732">
        <w:rPr>
          <w:rFonts w:cstheme="minorHAnsi"/>
          <w:sz w:val="24"/>
          <w:szCs w:val="24"/>
        </w:rPr>
        <w:t xml:space="preserve"> </w:t>
      </w:r>
      <w:proofErr w:type="spellStart"/>
      <w:r w:rsidRPr="00030732">
        <w:rPr>
          <w:rFonts w:cstheme="minorHAnsi"/>
          <w:sz w:val="24"/>
          <w:szCs w:val="24"/>
        </w:rPr>
        <w:t>kozonohy</w:t>
      </w:r>
      <w:proofErr w:type="spellEnd"/>
      <w:r w:rsidRPr="00030732">
        <w:rPr>
          <w:rFonts w:cstheme="minorHAnsi"/>
          <w:sz w:val="24"/>
          <w:szCs w:val="24"/>
        </w:rPr>
        <w:t xml:space="preserve"> </w:t>
      </w:r>
      <w:proofErr w:type="spellStart"/>
      <w:r w:rsidRPr="00030732">
        <w:rPr>
          <w:rFonts w:cstheme="minorHAnsi"/>
          <w:sz w:val="24"/>
          <w:szCs w:val="24"/>
        </w:rPr>
        <w:t>hostcovej</w:t>
      </w:r>
      <w:proofErr w:type="spellEnd"/>
    </w:p>
    <w:p w14:paraId="7A93A6F7" w14:textId="77777777" w:rsidR="00CE6451" w:rsidRPr="00030732" w:rsidRDefault="00974C8B" w:rsidP="00030732">
      <w:pPr>
        <w:spacing w:after="0"/>
        <w:contextualSpacing/>
        <w:rPr>
          <w:rFonts w:cstheme="minorHAnsi"/>
          <w:sz w:val="24"/>
          <w:szCs w:val="24"/>
        </w:rPr>
      </w:pPr>
      <w:r w:rsidRPr="00030732">
        <w:rPr>
          <w:rFonts w:cstheme="minorHAnsi"/>
          <w:sz w:val="24"/>
          <w:szCs w:val="24"/>
        </w:rPr>
        <w:t xml:space="preserve">1 PL </w:t>
      </w:r>
      <w:proofErr w:type="spellStart"/>
      <w:r w:rsidRPr="00030732">
        <w:rPr>
          <w:rFonts w:cstheme="minorHAnsi"/>
          <w:sz w:val="24"/>
          <w:szCs w:val="24"/>
        </w:rPr>
        <w:t>himálajskej</w:t>
      </w:r>
      <w:proofErr w:type="spellEnd"/>
      <w:r w:rsidR="00CE6451" w:rsidRPr="00030732">
        <w:rPr>
          <w:rFonts w:cstheme="minorHAnsi"/>
          <w:sz w:val="24"/>
          <w:szCs w:val="24"/>
        </w:rPr>
        <w:t xml:space="preserve"> soli</w:t>
      </w:r>
    </w:p>
    <w:p w14:paraId="0D795A2E" w14:textId="237C49A7" w:rsidR="009E69D5" w:rsidRPr="00030732" w:rsidRDefault="008542C7" w:rsidP="00030732">
      <w:pPr>
        <w:spacing w:after="0"/>
        <w:contextualSpacing/>
        <w:rPr>
          <w:rFonts w:cstheme="minorHAnsi"/>
          <w:sz w:val="24"/>
          <w:szCs w:val="24"/>
        </w:rPr>
      </w:pPr>
      <w:r w:rsidRPr="00030732">
        <w:rPr>
          <w:rFonts w:cstheme="minorHAnsi"/>
          <w:sz w:val="24"/>
          <w:szCs w:val="24"/>
        </w:rPr>
        <w:t>c</w:t>
      </w:r>
      <w:r w:rsidR="009E69D5" w:rsidRPr="00030732">
        <w:rPr>
          <w:rFonts w:cstheme="minorHAnsi"/>
          <w:sz w:val="24"/>
          <w:szCs w:val="24"/>
        </w:rPr>
        <w:t>hren (voliteľné)</w:t>
      </w:r>
    </w:p>
    <w:p w14:paraId="2F1DC9AD" w14:textId="77777777" w:rsidR="00AB5DC3" w:rsidRDefault="00AB5DC3" w:rsidP="00030732">
      <w:pPr>
        <w:spacing w:after="0"/>
        <w:contextualSpacing/>
        <w:rPr>
          <w:rFonts w:cstheme="minorHAnsi"/>
          <w:sz w:val="24"/>
          <w:szCs w:val="24"/>
        </w:rPr>
      </w:pPr>
    </w:p>
    <w:p w14:paraId="03854159" w14:textId="3FB57387" w:rsidR="00CE6451" w:rsidRPr="00AB5DC3" w:rsidRDefault="001A5FD1" w:rsidP="00030732">
      <w:pPr>
        <w:spacing w:after="0"/>
        <w:contextualSpacing/>
        <w:rPr>
          <w:rFonts w:cstheme="minorHAnsi"/>
          <w:b/>
          <w:sz w:val="24"/>
          <w:szCs w:val="24"/>
        </w:rPr>
      </w:pPr>
      <w:r w:rsidRPr="00AB5DC3">
        <w:rPr>
          <w:rFonts w:cstheme="minorHAnsi"/>
          <w:b/>
          <w:sz w:val="24"/>
          <w:szCs w:val="24"/>
        </w:rPr>
        <w:t xml:space="preserve">Postup: </w:t>
      </w:r>
    </w:p>
    <w:p w14:paraId="2A28B45F" w14:textId="68A8AB86" w:rsidR="00CE6451" w:rsidRPr="00030732" w:rsidRDefault="008542C7" w:rsidP="00030732">
      <w:pPr>
        <w:spacing w:after="0"/>
        <w:contextualSpacing/>
        <w:rPr>
          <w:rFonts w:cstheme="minorHAnsi"/>
          <w:sz w:val="24"/>
          <w:szCs w:val="24"/>
        </w:rPr>
      </w:pPr>
      <w:r w:rsidRPr="00030732">
        <w:rPr>
          <w:rFonts w:cstheme="minorHAnsi"/>
          <w:sz w:val="24"/>
          <w:szCs w:val="24"/>
        </w:rPr>
        <w:t>Všetko nakrájajte na</w:t>
      </w:r>
      <w:r w:rsidR="009E69D5" w:rsidRPr="00030732">
        <w:rPr>
          <w:rFonts w:cstheme="minorHAnsi"/>
          <w:sz w:val="24"/>
          <w:szCs w:val="24"/>
        </w:rPr>
        <w:t>drobno, pridajt</w:t>
      </w:r>
      <w:r w:rsidR="00CE6451" w:rsidRPr="00030732">
        <w:rPr>
          <w:rFonts w:cstheme="minorHAnsi"/>
          <w:sz w:val="24"/>
          <w:szCs w:val="24"/>
        </w:rPr>
        <w:t>e</w:t>
      </w:r>
      <w:r w:rsidR="009E69D5" w:rsidRPr="00030732">
        <w:rPr>
          <w:rFonts w:cstheme="minorHAnsi"/>
          <w:sz w:val="24"/>
          <w:szCs w:val="24"/>
        </w:rPr>
        <w:t xml:space="preserve"> soľ a v mise poriadne premiešajt</w:t>
      </w:r>
      <w:r w:rsidR="00CE6451" w:rsidRPr="00030732">
        <w:rPr>
          <w:rFonts w:cstheme="minorHAnsi"/>
          <w:sz w:val="24"/>
          <w:szCs w:val="24"/>
        </w:rPr>
        <w:t xml:space="preserve">e. </w:t>
      </w:r>
      <w:r w:rsidR="009E69D5" w:rsidRPr="00030732">
        <w:rPr>
          <w:rFonts w:cstheme="minorHAnsi"/>
          <w:sz w:val="24"/>
          <w:szCs w:val="24"/>
        </w:rPr>
        <w:t xml:space="preserve">Nechajte postáť cca 30 minút, kým kapusta nepustí vlastnú šťavu. </w:t>
      </w:r>
    </w:p>
    <w:p w14:paraId="2A6387E4" w14:textId="77777777" w:rsidR="00AB5DC3" w:rsidRDefault="00AB5DC3" w:rsidP="00030732">
      <w:pPr>
        <w:spacing w:after="0"/>
        <w:contextualSpacing/>
        <w:rPr>
          <w:rFonts w:cstheme="minorHAnsi"/>
          <w:sz w:val="24"/>
          <w:szCs w:val="24"/>
        </w:rPr>
      </w:pPr>
    </w:p>
    <w:p w14:paraId="6A20369C" w14:textId="5F030693" w:rsidR="00CE6451" w:rsidRDefault="009E69D5" w:rsidP="00030732">
      <w:pPr>
        <w:spacing w:after="0"/>
        <w:contextualSpacing/>
        <w:rPr>
          <w:rFonts w:cstheme="minorHAnsi"/>
          <w:sz w:val="24"/>
          <w:szCs w:val="24"/>
        </w:rPr>
      </w:pPr>
      <w:r w:rsidRPr="00030732">
        <w:rPr>
          <w:rFonts w:cstheme="minorHAnsi"/>
          <w:sz w:val="24"/>
          <w:szCs w:val="24"/>
        </w:rPr>
        <w:t>Poriadne všetko natlačte</w:t>
      </w:r>
      <w:r w:rsidR="00CE6451" w:rsidRPr="00030732">
        <w:rPr>
          <w:rFonts w:cstheme="minorHAnsi"/>
          <w:sz w:val="24"/>
          <w:szCs w:val="24"/>
        </w:rPr>
        <w:t xml:space="preserve"> do zavárani</w:t>
      </w:r>
      <w:r w:rsidRPr="00030732">
        <w:rPr>
          <w:rFonts w:cstheme="minorHAnsi"/>
          <w:sz w:val="24"/>
          <w:szCs w:val="24"/>
        </w:rPr>
        <w:t>nových pohárov</w:t>
      </w:r>
      <w:r w:rsidR="00A41036" w:rsidRPr="00030732">
        <w:rPr>
          <w:rFonts w:cstheme="minorHAnsi"/>
          <w:sz w:val="24"/>
          <w:szCs w:val="24"/>
        </w:rPr>
        <w:t>. Nechajte miesto tak 3</w:t>
      </w:r>
      <w:r w:rsidR="004D4B7D" w:rsidRPr="00030732">
        <w:rPr>
          <w:rFonts w:cstheme="minorHAnsi"/>
          <w:sz w:val="24"/>
          <w:szCs w:val="24"/>
        </w:rPr>
        <w:t xml:space="preserve"> </w:t>
      </w:r>
      <w:r w:rsidR="008542C7" w:rsidRPr="00030732">
        <w:rPr>
          <w:rFonts w:cstheme="minorHAnsi"/>
          <w:sz w:val="24"/>
          <w:szCs w:val="24"/>
        </w:rPr>
        <w:t>–</w:t>
      </w:r>
      <w:r w:rsidR="004D4B7D" w:rsidRPr="00030732">
        <w:rPr>
          <w:rFonts w:cstheme="minorHAnsi"/>
          <w:sz w:val="24"/>
          <w:szCs w:val="24"/>
        </w:rPr>
        <w:t xml:space="preserve"> </w:t>
      </w:r>
      <w:r w:rsidR="00A41036" w:rsidRPr="00030732">
        <w:rPr>
          <w:rFonts w:cstheme="minorHAnsi"/>
          <w:sz w:val="24"/>
          <w:szCs w:val="24"/>
        </w:rPr>
        <w:t>5 cm od vrchu pohára. Kvasná voda bude stúpať hore.</w:t>
      </w:r>
      <w:r w:rsidRPr="00030732">
        <w:rPr>
          <w:rFonts w:cstheme="minorHAnsi"/>
          <w:sz w:val="24"/>
          <w:szCs w:val="24"/>
        </w:rPr>
        <w:t xml:space="preserve"> Ak treba</w:t>
      </w:r>
      <w:r w:rsidR="004D4B7D" w:rsidRPr="00030732">
        <w:rPr>
          <w:rFonts w:cstheme="minorHAnsi"/>
          <w:sz w:val="24"/>
          <w:szCs w:val="24"/>
        </w:rPr>
        <w:t>,</w:t>
      </w:r>
      <w:r w:rsidRPr="00030732">
        <w:rPr>
          <w:rFonts w:cstheme="minorHAnsi"/>
          <w:sz w:val="24"/>
          <w:szCs w:val="24"/>
        </w:rPr>
        <w:t xml:space="preserve"> dolejt</w:t>
      </w:r>
      <w:r w:rsidR="00CE6451" w:rsidRPr="00030732">
        <w:rPr>
          <w:rFonts w:cstheme="minorHAnsi"/>
          <w:sz w:val="24"/>
          <w:szCs w:val="24"/>
        </w:rPr>
        <w:t xml:space="preserve">e </w:t>
      </w:r>
      <w:r w:rsidR="001872F5" w:rsidRPr="00030732">
        <w:rPr>
          <w:rFonts w:cstheme="minorHAnsi"/>
          <w:sz w:val="24"/>
          <w:szCs w:val="24"/>
        </w:rPr>
        <w:t>jemne</w:t>
      </w:r>
      <w:r w:rsidR="00CE6451" w:rsidRPr="00030732">
        <w:rPr>
          <w:rFonts w:cstheme="minorHAnsi"/>
          <w:sz w:val="24"/>
          <w:szCs w:val="24"/>
        </w:rPr>
        <w:t xml:space="preserve"> slanou</w:t>
      </w:r>
      <w:r w:rsidR="008542C7" w:rsidRPr="00030732">
        <w:rPr>
          <w:rFonts w:cstheme="minorHAnsi"/>
          <w:sz w:val="24"/>
          <w:szCs w:val="24"/>
        </w:rPr>
        <w:t>, prevarenou</w:t>
      </w:r>
      <w:r w:rsidR="001872F5" w:rsidRPr="00030732">
        <w:rPr>
          <w:rFonts w:cstheme="minorHAnsi"/>
          <w:sz w:val="24"/>
          <w:szCs w:val="24"/>
        </w:rPr>
        <w:t xml:space="preserve"> studenou </w:t>
      </w:r>
      <w:r w:rsidR="00CE6451" w:rsidRPr="00030732">
        <w:rPr>
          <w:rFonts w:cstheme="minorHAnsi"/>
          <w:sz w:val="24"/>
          <w:szCs w:val="24"/>
        </w:rPr>
        <w:t>vodou, aby bol</w:t>
      </w:r>
      <w:r w:rsidR="00DD77DF" w:rsidRPr="00030732">
        <w:rPr>
          <w:rFonts w:cstheme="minorHAnsi"/>
          <w:sz w:val="24"/>
          <w:szCs w:val="24"/>
        </w:rPr>
        <w:t>a</w:t>
      </w:r>
      <w:r w:rsidR="00CE6451" w:rsidRPr="00030732">
        <w:rPr>
          <w:rFonts w:cstheme="minorHAnsi"/>
          <w:sz w:val="24"/>
          <w:szCs w:val="24"/>
        </w:rPr>
        <w:t xml:space="preserve"> </w:t>
      </w:r>
      <w:r w:rsidR="00DD77DF" w:rsidRPr="00030732">
        <w:rPr>
          <w:rFonts w:cstheme="minorHAnsi"/>
          <w:sz w:val="24"/>
          <w:szCs w:val="24"/>
        </w:rPr>
        <w:t>celá</w:t>
      </w:r>
      <w:r w:rsidRPr="00030732">
        <w:rPr>
          <w:rFonts w:cstheme="minorHAnsi"/>
          <w:sz w:val="24"/>
          <w:szCs w:val="24"/>
        </w:rPr>
        <w:t xml:space="preserve"> </w:t>
      </w:r>
      <w:r w:rsidR="00CE6451" w:rsidRPr="00030732">
        <w:rPr>
          <w:rFonts w:cstheme="minorHAnsi"/>
          <w:sz w:val="24"/>
          <w:szCs w:val="24"/>
        </w:rPr>
        <w:t>zelenina ponorená.</w:t>
      </w:r>
      <w:r w:rsidR="00AB5DC3">
        <w:rPr>
          <w:rFonts w:cstheme="minorHAnsi"/>
          <w:sz w:val="24"/>
          <w:szCs w:val="24"/>
        </w:rPr>
        <w:t xml:space="preserve"> </w:t>
      </w:r>
      <w:r w:rsidR="00A41036" w:rsidRPr="00030732">
        <w:rPr>
          <w:rFonts w:cstheme="minorHAnsi"/>
          <w:sz w:val="24"/>
          <w:szCs w:val="24"/>
        </w:rPr>
        <w:t>Vrch „utesnite“ celým</w:t>
      </w:r>
      <w:r w:rsidR="001872F5" w:rsidRPr="00030732">
        <w:rPr>
          <w:rFonts w:cstheme="minorHAnsi"/>
          <w:sz w:val="24"/>
          <w:szCs w:val="24"/>
        </w:rPr>
        <w:t xml:space="preserve"> kapustný</w:t>
      </w:r>
      <w:r w:rsidR="00A41036" w:rsidRPr="00030732">
        <w:rPr>
          <w:rFonts w:cstheme="minorHAnsi"/>
          <w:sz w:val="24"/>
          <w:szCs w:val="24"/>
        </w:rPr>
        <w:t>m</w:t>
      </w:r>
      <w:r w:rsidR="001872F5" w:rsidRPr="00030732">
        <w:rPr>
          <w:rFonts w:cstheme="minorHAnsi"/>
          <w:sz w:val="24"/>
          <w:szCs w:val="24"/>
        </w:rPr>
        <w:t xml:space="preserve"> list</w:t>
      </w:r>
      <w:r w:rsidR="00A41036" w:rsidRPr="00030732">
        <w:rPr>
          <w:rFonts w:cstheme="minorHAnsi"/>
          <w:sz w:val="24"/>
          <w:szCs w:val="24"/>
        </w:rPr>
        <w:t>om</w:t>
      </w:r>
      <w:r w:rsidR="001872F5" w:rsidRPr="00030732">
        <w:rPr>
          <w:rFonts w:cstheme="minorHAnsi"/>
          <w:sz w:val="24"/>
          <w:szCs w:val="24"/>
        </w:rPr>
        <w:t xml:space="preserve"> a z</w:t>
      </w:r>
      <w:r w:rsidR="00A41036" w:rsidRPr="00030732">
        <w:rPr>
          <w:rFonts w:cstheme="minorHAnsi"/>
          <w:sz w:val="24"/>
          <w:szCs w:val="24"/>
        </w:rPr>
        <w:t>aťažt</w:t>
      </w:r>
      <w:r w:rsidR="00CE6451" w:rsidRPr="00030732">
        <w:rPr>
          <w:rFonts w:cstheme="minorHAnsi"/>
          <w:sz w:val="24"/>
          <w:szCs w:val="24"/>
        </w:rPr>
        <w:t>e druhým menším pohárom.</w:t>
      </w:r>
    </w:p>
    <w:p w14:paraId="515FB080" w14:textId="77777777" w:rsidR="00AB5DC3" w:rsidRPr="00030732" w:rsidRDefault="00AB5DC3" w:rsidP="00030732">
      <w:pPr>
        <w:spacing w:after="0"/>
        <w:contextualSpacing/>
        <w:rPr>
          <w:rFonts w:cstheme="minorHAnsi"/>
          <w:sz w:val="24"/>
          <w:szCs w:val="24"/>
        </w:rPr>
      </w:pPr>
    </w:p>
    <w:p w14:paraId="70DBEA7E" w14:textId="31E59777" w:rsidR="00CE6451" w:rsidRDefault="00A41036" w:rsidP="00030732">
      <w:pPr>
        <w:spacing w:after="0"/>
        <w:contextualSpacing/>
        <w:rPr>
          <w:rFonts w:cstheme="minorHAnsi"/>
          <w:sz w:val="24"/>
          <w:szCs w:val="24"/>
        </w:rPr>
      </w:pPr>
      <w:r w:rsidRPr="00030732">
        <w:rPr>
          <w:rFonts w:cstheme="minorHAnsi"/>
          <w:sz w:val="24"/>
          <w:szCs w:val="24"/>
        </w:rPr>
        <w:lastRenderedPageBreak/>
        <w:t>Nechajt</w:t>
      </w:r>
      <w:r w:rsidR="00CE6451" w:rsidRPr="00030732">
        <w:rPr>
          <w:rFonts w:cstheme="minorHAnsi"/>
          <w:sz w:val="24"/>
          <w:szCs w:val="24"/>
        </w:rPr>
        <w:t>e pri izbov</w:t>
      </w:r>
      <w:r w:rsidRPr="00030732">
        <w:rPr>
          <w:rFonts w:cstheme="minorHAnsi"/>
          <w:sz w:val="24"/>
          <w:szCs w:val="24"/>
        </w:rPr>
        <w:t xml:space="preserve">ej teplote kvasiť. Približne na </w:t>
      </w:r>
      <w:r w:rsidR="00AB5DC3">
        <w:rPr>
          <w:rFonts w:cstheme="minorHAnsi"/>
          <w:sz w:val="24"/>
          <w:szCs w:val="24"/>
        </w:rPr>
        <w:t>druhý</w:t>
      </w:r>
      <w:r w:rsidRPr="00030732">
        <w:rPr>
          <w:rFonts w:cstheme="minorHAnsi"/>
          <w:sz w:val="24"/>
          <w:szCs w:val="24"/>
        </w:rPr>
        <w:t xml:space="preserve"> deň sa začnú tvoriť bublinky, kvasiaci proces sa začal. Po cca 5</w:t>
      </w:r>
      <w:r w:rsidR="00DD77DF" w:rsidRPr="00030732">
        <w:rPr>
          <w:rFonts w:cstheme="minorHAnsi"/>
          <w:sz w:val="24"/>
          <w:szCs w:val="24"/>
        </w:rPr>
        <w:t xml:space="preserve"> </w:t>
      </w:r>
      <w:r w:rsidR="008542C7" w:rsidRPr="00030732">
        <w:rPr>
          <w:rFonts w:cstheme="minorHAnsi"/>
          <w:sz w:val="24"/>
          <w:szCs w:val="24"/>
        </w:rPr>
        <w:t>–</w:t>
      </w:r>
      <w:r w:rsidR="00DD77DF" w:rsidRPr="00030732">
        <w:rPr>
          <w:rFonts w:cstheme="minorHAnsi"/>
          <w:sz w:val="24"/>
          <w:szCs w:val="24"/>
        </w:rPr>
        <w:t xml:space="preserve"> </w:t>
      </w:r>
      <w:r w:rsidRPr="00030732">
        <w:rPr>
          <w:rFonts w:cstheme="minorHAnsi"/>
          <w:sz w:val="24"/>
          <w:szCs w:val="24"/>
        </w:rPr>
        <w:t>7 dňoch sa kvasenie zastaví. Ťaž</w:t>
      </w:r>
      <w:r w:rsidR="008542C7" w:rsidRPr="00030732">
        <w:rPr>
          <w:rFonts w:cstheme="minorHAnsi"/>
          <w:sz w:val="24"/>
          <w:szCs w:val="24"/>
        </w:rPr>
        <w:t xml:space="preserve">idlo </w:t>
      </w:r>
      <w:r w:rsidRPr="00030732">
        <w:rPr>
          <w:rFonts w:cstheme="minorHAnsi"/>
          <w:sz w:val="24"/>
          <w:szCs w:val="24"/>
        </w:rPr>
        <w:t>vyberte, pohár uzavrite a uložt</w:t>
      </w:r>
      <w:r w:rsidR="00CE6451" w:rsidRPr="00030732">
        <w:rPr>
          <w:rFonts w:cstheme="minorHAnsi"/>
          <w:sz w:val="24"/>
          <w:szCs w:val="24"/>
        </w:rPr>
        <w:t xml:space="preserve">e do chladu. </w:t>
      </w:r>
    </w:p>
    <w:p w14:paraId="15506ACA" w14:textId="77777777" w:rsidR="00030732" w:rsidRDefault="00030732" w:rsidP="00030732">
      <w:pPr>
        <w:spacing w:after="0"/>
        <w:contextualSpacing/>
        <w:rPr>
          <w:rFonts w:cstheme="minorHAnsi"/>
          <w:b/>
          <w:sz w:val="24"/>
          <w:szCs w:val="24"/>
        </w:rPr>
      </w:pPr>
    </w:p>
    <w:p w14:paraId="3C0A88A4" w14:textId="1D03D7D2" w:rsidR="00CE6451" w:rsidRPr="00030732" w:rsidRDefault="00CE6451" w:rsidP="00030732">
      <w:pPr>
        <w:spacing w:after="0"/>
        <w:contextualSpacing/>
        <w:rPr>
          <w:rFonts w:cstheme="minorHAnsi"/>
          <w:sz w:val="24"/>
          <w:szCs w:val="24"/>
        </w:rPr>
      </w:pPr>
      <w:r w:rsidRPr="00030732">
        <w:rPr>
          <w:rFonts w:cstheme="minorHAnsi"/>
          <w:b/>
          <w:sz w:val="24"/>
          <w:szCs w:val="24"/>
          <w:highlight w:val="magenta"/>
        </w:rPr>
        <w:t xml:space="preserve">Orieškové kozie </w:t>
      </w:r>
      <w:commentRangeStart w:id="70"/>
      <w:proofErr w:type="spellStart"/>
      <w:r w:rsidRPr="00030732">
        <w:rPr>
          <w:rFonts w:cstheme="minorHAnsi"/>
          <w:b/>
          <w:sz w:val="24"/>
          <w:szCs w:val="24"/>
          <w:highlight w:val="magenta"/>
        </w:rPr>
        <w:t>pesto</w:t>
      </w:r>
      <w:commentRangeEnd w:id="70"/>
      <w:proofErr w:type="spellEnd"/>
      <w:r w:rsidR="00727FE6">
        <w:rPr>
          <w:rStyle w:val="Odkaznakomentr"/>
        </w:rPr>
        <w:commentReference w:id="70"/>
      </w:r>
      <w:r w:rsidR="00727FE6">
        <w:rPr>
          <w:rFonts w:cstheme="minorHAnsi"/>
          <w:b/>
          <w:sz w:val="24"/>
          <w:szCs w:val="24"/>
        </w:rPr>
        <w:t xml:space="preserve"> </w:t>
      </w:r>
    </w:p>
    <w:p w14:paraId="7B28BE90" w14:textId="279CD16B" w:rsidR="008F3CE3" w:rsidRPr="00AB5DC3" w:rsidRDefault="00AB5DC3" w:rsidP="00030732">
      <w:pPr>
        <w:spacing w:after="0"/>
        <w:contextualSpacing/>
        <w:rPr>
          <w:rFonts w:cstheme="minorHAnsi"/>
          <w:b/>
          <w:sz w:val="24"/>
          <w:szCs w:val="24"/>
        </w:rPr>
      </w:pPr>
      <w:r w:rsidRPr="00AB5DC3">
        <w:rPr>
          <w:rFonts w:cstheme="minorHAnsi"/>
          <w:b/>
          <w:sz w:val="24"/>
          <w:szCs w:val="24"/>
        </w:rPr>
        <w:t>Potrebujete:</w:t>
      </w:r>
    </w:p>
    <w:p w14:paraId="652382FC" w14:textId="78B35AAB" w:rsidR="008F3CE3" w:rsidRPr="00030732" w:rsidRDefault="00AB5DC3" w:rsidP="00030732">
      <w:pPr>
        <w:spacing w:after="0"/>
        <w:contextualSpacing/>
        <w:rPr>
          <w:rFonts w:cstheme="minorHAnsi"/>
          <w:sz w:val="24"/>
          <w:szCs w:val="24"/>
        </w:rPr>
      </w:pPr>
      <w:r>
        <w:rPr>
          <w:rFonts w:cstheme="minorHAnsi"/>
          <w:sz w:val="24"/>
          <w:szCs w:val="24"/>
        </w:rPr>
        <w:t>2 – 3</w:t>
      </w:r>
      <w:r w:rsidR="008F3CE3" w:rsidRPr="00030732">
        <w:rPr>
          <w:rFonts w:cstheme="minorHAnsi"/>
          <w:sz w:val="24"/>
          <w:szCs w:val="24"/>
        </w:rPr>
        <w:t xml:space="preserve"> hrste lístkov </w:t>
      </w:r>
      <w:proofErr w:type="spellStart"/>
      <w:r w:rsidR="008F3CE3" w:rsidRPr="00030732">
        <w:rPr>
          <w:rFonts w:cstheme="minorHAnsi"/>
          <w:sz w:val="24"/>
          <w:szCs w:val="24"/>
        </w:rPr>
        <w:t>kozonohy</w:t>
      </w:r>
      <w:proofErr w:type="spellEnd"/>
      <w:r w:rsidR="008F3CE3" w:rsidRPr="00030732">
        <w:rPr>
          <w:rFonts w:cstheme="minorHAnsi"/>
          <w:sz w:val="24"/>
          <w:szCs w:val="24"/>
        </w:rPr>
        <w:t xml:space="preserve"> </w:t>
      </w:r>
      <w:r>
        <w:rPr>
          <w:rFonts w:cstheme="minorHAnsi"/>
          <w:sz w:val="24"/>
          <w:szCs w:val="24"/>
        </w:rPr>
        <w:t>(</w:t>
      </w:r>
      <w:r w:rsidRPr="00030732">
        <w:rPr>
          <w:rFonts w:cstheme="minorHAnsi"/>
          <w:sz w:val="24"/>
          <w:szCs w:val="24"/>
        </w:rPr>
        <w:t>najlepšie mladých</w:t>
      </w:r>
      <w:r>
        <w:rPr>
          <w:rFonts w:cstheme="minorHAnsi"/>
          <w:sz w:val="24"/>
          <w:szCs w:val="24"/>
        </w:rPr>
        <w:t>)</w:t>
      </w:r>
    </w:p>
    <w:p w14:paraId="1E64F450" w14:textId="07B488E9" w:rsidR="008F3CE3" w:rsidRPr="00030732" w:rsidRDefault="008F3CE3" w:rsidP="00030732">
      <w:pPr>
        <w:spacing w:after="0"/>
        <w:contextualSpacing/>
        <w:rPr>
          <w:rFonts w:cstheme="minorHAnsi"/>
          <w:sz w:val="24"/>
          <w:szCs w:val="24"/>
        </w:rPr>
      </w:pPr>
      <w:r w:rsidRPr="00030732">
        <w:rPr>
          <w:rFonts w:cstheme="minorHAnsi"/>
          <w:sz w:val="24"/>
          <w:szCs w:val="24"/>
        </w:rPr>
        <w:t>1</w:t>
      </w:r>
      <w:r w:rsidR="00DD77DF" w:rsidRPr="00030732">
        <w:rPr>
          <w:rFonts w:cstheme="minorHAnsi"/>
          <w:sz w:val="24"/>
          <w:szCs w:val="24"/>
        </w:rPr>
        <w:t xml:space="preserve"> </w:t>
      </w:r>
      <w:r w:rsidR="006908E9" w:rsidRPr="00030732">
        <w:rPr>
          <w:rFonts w:cstheme="minorHAnsi"/>
          <w:sz w:val="24"/>
          <w:szCs w:val="24"/>
        </w:rPr>
        <w:t>–</w:t>
      </w:r>
      <w:r w:rsidR="00DD77DF" w:rsidRPr="00030732">
        <w:rPr>
          <w:rFonts w:cstheme="minorHAnsi"/>
          <w:sz w:val="24"/>
          <w:szCs w:val="24"/>
        </w:rPr>
        <w:t xml:space="preserve"> </w:t>
      </w:r>
      <w:r w:rsidRPr="00030732">
        <w:rPr>
          <w:rFonts w:cstheme="minorHAnsi"/>
          <w:sz w:val="24"/>
          <w:szCs w:val="24"/>
        </w:rPr>
        <w:t xml:space="preserve">2 strúčiky cesnaku </w:t>
      </w:r>
    </w:p>
    <w:p w14:paraId="21FD50B8" w14:textId="300B0F66" w:rsidR="008F3CE3" w:rsidRPr="00030732" w:rsidRDefault="008542C7" w:rsidP="00030732">
      <w:pPr>
        <w:spacing w:after="0"/>
        <w:contextualSpacing/>
        <w:rPr>
          <w:rFonts w:cstheme="minorHAnsi"/>
          <w:sz w:val="24"/>
          <w:szCs w:val="24"/>
        </w:rPr>
      </w:pPr>
      <w:r w:rsidRPr="00030732">
        <w:rPr>
          <w:rFonts w:cstheme="minorHAnsi"/>
          <w:sz w:val="24"/>
          <w:szCs w:val="24"/>
        </w:rPr>
        <w:t>h</w:t>
      </w:r>
      <w:r w:rsidR="008F3CE3" w:rsidRPr="00030732">
        <w:rPr>
          <w:rFonts w:cstheme="minorHAnsi"/>
          <w:sz w:val="24"/>
          <w:szCs w:val="24"/>
        </w:rPr>
        <w:t xml:space="preserve">rsť ľubovoľných orechov, alebo </w:t>
      </w:r>
      <w:r w:rsidR="00DD77DF" w:rsidRPr="00030732">
        <w:rPr>
          <w:rFonts w:cstheme="minorHAnsi"/>
          <w:sz w:val="24"/>
          <w:szCs w:val="24"/>
        </w:rPr>
        <w:t>odporúčam</w:t>
      </w:r>
      <w:r w:rsidR="008F3CE3" w:rsidRPr="00030732">
        <w:rPr>
          <w:rFonts w:cstheme="minorHAnsi"/>
          <w:sz w:val="24"/>
          <w:szCs w:val="24"/>
        </w:rPr>
        <w:t xml:space="preserve"> nasucho (chvíľku) opražené slnečnicové semiačka</w:t>
      </w:r>
    </w:p>
    <w:p w14:paraId="0E0E6A67" w14:textId="35F8BB12" w:rsidR="008F3CE3" w:rsidRPr="00030732" w:rsidRDefault="008542C7" w:rsidP="00030732">
      <w:pPr>
        <w:spacing w:after="0"/>
        <w:contextualSpacing/>
        <w:rPr>
          <w:rFonts w:cstheme="minorHAnsi"/>
          <w:sz w:val="24"/>
          <w:szCs w:val="24"/>
        </w:rPr>
      </w:pPr>
      <w:r w:rsidRPr="00030732">
        <w:rPr>
          <w:rFonts w:cstheme="minorHAnsi"/>
          <w:sz w:val="24"/>
          <w:szCs w:val="24"/>
        </w:rPr>
        <w:t>c</w:t>
      </w:r>
      <w:r w:rsidR="009E25AA" w:rsidRPr="00030732">
        <w:rPr>
          <w:rFonts w:cstheme="minorHAnsi"/>
          <w:sz w:val="24"/>
          <w:szCs w:val="24"/>
        </w:rPr>
        <w:t>c</w:t>
      </w:r>
      <w:r w:rsidR="008F3CE3" w:rsidRPr="00030732">
        <w:rPr>
          <w:rFonts w:cstheme="minorHAnsi"/>
          <w:sz w:val="24"/>
          <w:szCs w:val="24"/>
        </w:rPr>
        <w:t>a 150 ml olivového oleja</w:t>
      </w:r>
    </w:p>
    <w:p w14:paraId="588B4BDD" w14:textId="44115EDC" w:rsidR="00FF4885" w:rsidRPr="00030732" w:rsidRDefault="008542C7" w:rsidP="00030732">
      <w:pPr>
        <w:spacing w:after="0"/>
        <w:contextualSpacing/>
        <w:rPr>
          <w:rFonts w:cstheme="minorHAnsi"/>
          <w:sz w:val="24"/>
          <w:szCs w:val="24"/>
        </w:rPr>
      </w:pPr>
      <w:r w:rsidRPr="00030732">
        <w:rPr>
          <w:rFonts w:cstheme="minorHAnsi"/>
          <w:sz w:val="24"/>
          <w:szCs w:val="24"/>
        </w:rPr>
        <w:t>h</w:t>
      </w:r>
      <w:r w:rsidR="008F3CE3" w:rsidRPr="00030732">
        <w:rPr>
          <w:rFonts w:cstheme="minorHAnsi"/>
          <w:sz w:val="24"/>
          <w:szCs w:val="24"/>
        </w:rPr>
        <w:t>imalájsk</w:t>
      </w:r>
      <w:r w:rsidR="00FF4885" w:rsidRPr="00030732">
        <w:rPr>
          <w:rFonts w:cstheme="minorHAnsi"/>
          <w:sz w:val="24"/>
          <w:szCs w:val="24"/>
        </w:rPr>
        <w:t>u</w:t>
      </w:r>
      <w:r w:rsidR="008F3CE3" w:rsidRPr="00030732">
        <w:rPr>
          <w:rFonts w:cstheme="minorHAnsi"/>
          <w:sz w:val="24"/>
          <w:szCs w:val="24"/>
        </w:rPr>
        <w:t xml:space="preserve"> soľ </w:t>
      </w:r>
    </w:p>
    <w:p w14:paraId="4F73CAFC" w14:textId="77777777" w:rsidR="00FF4885" w:rsidRPr="00030732" w:rsidRDefault="00FF4885" w:rsidP="00030732">
      <w:pPr>
        <w:spacing w:after="0"/>
        <w:contextualSpacing/>
        <w:rPr>
          <w:rFonts w:cstheme="minorHAnsi"/>
          <w:sz w:val="24"/>
          <w:szCs w:val="24"/>
        </w:rPr>
      </w:pPr>
    </w:p>
    <w:p w14:paraId="61833A3E" w14:textId="77777777" w:rsidR="00AB5DC3" w:rsidRPr="00AB5DC3" w:rsidRDefault="00AB5DC3" w:rsidP="00030732">
      <w:pPr>
        <w:spacing w:after="0"/>
        <w:contextualSpacing/>
        <w:rPr>
          <w:rFonts w:cstheme="minorHAnsi"/>
          <w:b/>
          <w:sz w:val="24"/>
          <w:szCs w:val="24"/>
        </w:rPr>
      </w:pPr>
      <w:r w:rsidRPr="00AB5DC3">
        <w:rPr>
          <w:rFonts w:cstheme="minorHAnsi"/>
          <w:b/>
          <w:sz w:val="24"/>
          <w:szCs w:val="24"/>
        </w:rPr>
        <w:t xml:space="preserve">Postup: </w:t>
      </w:r>
    </w:p>
    <w:p w14:paraId="415EF18B" w14:textId="144F9C6F" w:rsidR="009E25AA" w:rsidRDefault="00AB5DC3" w:rsidP="00030732">
      <w:pPr>
        <w:spacing w:after="0"/>
        <w:contextualSpacing/>
        <w:rPr>
          <w:rFonts w:cstheme="minorHAnsi"/>
          <w:sz w:val="24"/>
          <w:szCs w:val="24"/>
        </w:rPr>
      </w:pPr>
      <w:r>
        <w:rPr>
          <w:rFonts w:cstheme="minorHAnsi"/>
          <w:sz w:val="24"/>
          <w:szCs w:val="24"/>
        </w:rPr>
        <w:t xml:space="preserve">Všetko rozmixujte, aby mala zmes hustú krémovú konzistenciu. </w:t>
      </w:r>
      <w:r w:rsidRPr="00030732">
        <w:rPr>
          <w:rFonts w:cstheme="minorHAnsi"/>
          <w:sz w:val="24"/>
          <w:szCs w:val="24"/>
        </w:rPr>
        <w:t xml:space="preserve">Môžete pridať aj parmezán, je nedávam, </w:t>
      </w:r>
      <w:proofErr w:type="spellStart"/>
      <w:r w:rsidRPr="00030732">
        <w:rPr>
          <w:rFonts w:cstheme="minorHAnsi"/>
          <w:sz w:val="24"/>
          <w:szCs w:val="24"/>
        </w:rPr>
        <w:t>pesto</w:t>
      </w:r>
      <w:proofErr w:type="spellEnd"/>
      <w:r w:rsidRPr="00030732">
        <w:rPr>
          <w:rFonts w:cstheme="minorHAnsi"/>
          <w:sz w:val="24"/>
          <w:szCs w:val="24"/>
        </w:rPr>
        <w:t xml:space="preserve"> je chuťovo skvelé aj bez neho.</w:t>
      </w:r>
      <w:r>
        <w:rPr>
          <w:rFonts w:cstheme="minorHAnsi"/>
          <w:sz w:val="24"/>
          <w:szCs w:val="24"/>
        </w:rPr>
        <w:t xml:space="preserve"> </w:t>
      </w:r>
      <w:proofErr w:type="spellStart"/>
      <w:r w:rsidR="009E25AA" w:rsidRPr="00030732">
        <w:rPr>
          <w:rFonts w:cstheme="minorHAnsi"/>
          <w:sz w:val="24"/>
          <w:szCs w:val="24"/>
        </w:rPr>
        <w:t>Pesto</w:t>
      </w:r>
      <w:proofErr w:type="spellEnd"/>
      <w:r w:rsidR="009E25AA" w:rsidRPr="00030732">
        <w:rPr>
          <w:rFonts w:cstheme="minorHAnsi"/>
          <w:sz w:val="24"/>
          <w:szCs w:val="24"/>
        </w:rPr>
        <w:t xml:space="preserve"> je vynikajúce iba tak</w:t>
      </w:r>
      <w:r w:rsidR="008542C7" w:rsidRPr="00030732">
        <w:rPr>
          <w:rFonts w:cstheme="minorHAnsi"/>
          <w:sz w:val="24"/>
          <w:szCs w:val="24"/>
        </w:rPr>
        <w:t xml:space="preserve"> –</w:t>
      </w:r>
      <w:r w:rsidR="009E25AA" w:rsidRPr="00030732">
        <w:rPr>
          <w:rFonts w:cstheme="minorHAnsi"/>
          <w:sz w:val="24"/>
          <w:szCs w:val="24"/>
        </w:rPr>
        <w:t xml:space="preserve"> n</w:t>
      </w:r>
      <w:r w:rsidR="00FF4885" w:rsidRPr="00030732">
        <w:rPr>
          <w:rFonts w:cstheme="minorHAnsi"/>
          <w:sz w:val="24"/>
          <w:szCs w:val="24"/>
        </w:rPr>
        <w:t>a</w:t>
      </w:r>
      <w:r w:rsidR="009E25AA" w:rsidRPr="00030732">
        <w:rPr>
          <w:rFonts w:cstheme="minorHAnsi"/>
          <w:sz w:val="24"/>
          <w:szCs w:val="24"/>
        </w:rPr>
        <w:t xml:space="preserve"> teplé hrianky, alebo ako zdravé dochutenie všetkých pokrmov. </w:t>
      </w:r>
    </w:p>
    <w:p w14:paraId="305B302A" w14:textId="77777777" w:rsidR="00AB5DC3" w:rsidRPr="00030732" w:rsidRDefault="00AB5DC3" w:rsidP="00030732">
      <w:pPr>
        <w:spacing w:after="0"/>
        <w:contextualSpacing/>
        <w:rPr>
          <w:rFonts w:cstheme="minorHAnsi"/>
          <w:sz w:val="24"/>
          <w:szCs w:val="24"/>
        </w:rPr>
      </w:pPr>
    </w:p>
    <w:p w14:paraId="30D021D9" w14:textId="434BCE3A" w:rsidR="009E25AA" w:rsidRPr="00030732" w:rsidRDefault="009E25AA" w:rsidP="00030732">
      <w:pPr>
        <w:spacing w:after="0"/>
        <w:contextualSpacing/>
        <w:rPr>
          <w:rFonts w:cstheme="minorHAnsi"/>
          <w:b/>
          <w:sz w:val="24"/>
          <w:szCs w:val="24"/>
        </w:rPr>
      </w:pPr>
      <w:proofErr w:type="spellStart"/>
      <w:r w:rsidRPr="00030732">
        <w:rPr>
          <w:rFonts w:cstheme="minorHAnsi"/>
          <w:b/>
          <w:sz w:val="24"/>
          <w:szCs w:val="24"/>
          <w:highlight w:val="magenta"/>
        </w:rPr>
        <w:t>Detox</w:t>
      </w:r>
      <w:proofErr w:type="spellEnd"/>
      <w:r w:rsidRPr="00030732">
        <w:rPr>
          <w:rFonts w:cstheme="minorHAnsi"/>
          <w:b/>
          <w:sz w:val="24"/>
          <w:szCs w:val="24"/>
          <w:highlight w:val="magenta"/>
        </w:rPr>
        <w:t xml:space="preserve"> </w:t>
      </w:r>
      <w:commentRangeStart w:id="71"/>
      <w:r w:rsidRPr="00030732">
        <w:rPr>
          <w:rFonts w:cstheme="minorHAnsi"/>
          <w:b/>
          <w:sz w:val="24"/>
          <w:szCs w:val="24"/>
          <w:highlight w:val="magenta"/>
        </w:rPr>
        <w:t>smoothie</w:t>
      </w:r>
      <w:commentRangeEnd w:id="71"/>
      <w:r w:rsidR="00240BCF">
        <w:rPr>
          <w:rStyle w:val="Odkaznakomentr"/>
        </w:rPr>
        <w:commentReference w:id="71"/>
      </w:r>
      <w:r w:rsidR="00240BCF">
        <w:rPr>
          <w:rFonts w:cstheme="minorHAnsi"/>
          <w:b/>
          <w:sz w:val="24"/>
          <w:szCs w:val="24"/>
        </w:rPr>
        <w:t xml:space="preserve"> </w:t>
      </w:r>
    </w:p>
    <w:p w14:paraId="3BAF3FCC" w14:textId="4D31041F" w:rsidR="009E25AA" w:rsidRDefault="009E25AA" w:rsidP="00030732">
      <w:pPr>
        <w:spacing w:after="0"/>
        <w:contextualSpacing/>
        <w:rPr>
          <w:rFonts w:cstheme="minorHAnsi"/>
          <w:sz w:val="24"/>
          <w:szCs w:val="24"/>
        </w:rPr>
      </w:pPr>
      <w:r w:rsidRPr="00030732">
        <w:rPr>
          <w:rFonts w:cstheme="minorHAnsi"/>
          <w:sz w:val="24"/>
          <w:szCs w:val="24"/>
        </w:rPr>
        <w:t>Keďže kozonoha má silné čistiace a </w:t>
      </w:r>
      <w:proofErr w:type="spellStart"/>
      <w:r w:rsidRPr="00030732">
        <w:rPr>
          <w:rFonts w:cstheme="minorHAnsi"/>
          <w:sz w:val="24"/>
          <w:szCs w:val="24"/>
        </w:rPr>
        <w:t>detoxikačné</w:t>
      </w:r>
      <w:proofErr w:type="spellEnd"/>
      <w:r w:rsidRPr="00030732">
        <w:rPr>
          <w:rFonts w:cstheme="minorHAnsi"/>
          <w:sz w:val="24"/>
          <w:szCs w:val="24"/>
        </w:rPr>
        <w:t xml:space="preserve"> vlastnosti, je výborným základom pre divoké zelené smoothie. Ak zároveň chcete poliečiť aj </w:t>
      </w:r>
      <w:r w:rsidR="008542C7" w:rsidRPr="00030732">
        <w:rPr>
          <w:rFonts w:cstheme="minorHAnsi"/>
          <w:sz w:val="24"/>
          <w:szCs w:val="24"/>
        </w:rPr>
        <w:t>svoje</w:t>
      </w:r>
      <w:r w:rsidRPr="00030732">
        <w:rPr>
          <w:rFonts w:cstheme="minorHAnsi"/>
          <w:sz w:val="24"/>
          <w:szCs w:val="24"/>
        </w:rPr>
        <w:t xml:space="preserve"> boľavé kĺby, odporúčam ju takto zaradiť </w:t>
      </w:r>
      <w:r w:rsidR="00D9701F" w:rsidRPr="00030732">
        <w:rPr>
          <w:rFonts w:cstheme="minorHAnsi"/>
          <w:sz w:val="24"/>
          <w:szCs w:val="24"/>
        </w:rPr>
        <w:t xml:space="preserve">hneď </w:t>
      </w:r>
      <w:r w:rsidRPr="00030732">
        <w:rPr>
          <w:rFonts w:cstheme="minorHAnsi"/>
          <w:sz w:val="24"/>
          <w:szCs w:val="24"/>
        </w:rPr>
        <w:t>ráno po</w:t>
      </w:r>
      <w:r w:rsidR="00D9701F" w:rsidRPr="00030732">
        <w:rPr>
          <w:rFonts w:cstheme="minorHAnsi"/>
          <w:sz w:val="24"/>
          <w:szCs w:val="24"/>
        </w:rPr>
        <w:t xml:space="preserve"> dobu </w:t>
      </w:r>
      <w:r w:rsidRPr="00030732">
        <w:rPr>
          <w:rFonts w:cstheme="minorHAnsi"/>
          <w:sz w:val="24"/>
          <w:szCs w:val="24"/>
        </w:rPr>
        <w:t>niekoľk</w:t>
      </w:r>
      <w:r w:rsidR="00D9701F" w:rsidRPr="00030732">
        <w:rPr>
          <w:rFonts w:cstheme="minorHAnsi"/>
          <w:sz w:val="24"/>
          <w:szCs w:val="24"/>
        </w:rPr>
        <w:t>ých</w:t>
      </w:r>
      <w:r w:rsidRPr="00030732">
        <w:rPr>
          <w:rFonts w:cstheme="minorHAnsi"/>
          <w:sz w:val="24"/>
          <w:szCs w:val="24"/>
        </w:rPr>
        <w:t xml:space="preserve"> dní. </w:t>
      </w:r>
    </w:p>
    <w:p w14:paraId="6C780322" w14:textId="77777777" w:rsidR="00AB5DC3" w:rsidRPr="00030732" w:rsidRDefault="00AB5DC3" w:rsidP="00030732">
      <w:pPr>
        <w:spacing w:after="0"/>
        <w:contextualSpacing/>
        <w:rPr>
          <w:rFonts w:cstheme="minorHAnsi"/>
          <w:sz w:val="24"/>
          <w:szCs w:val="24"/>
        </w:rPr>
      </w:pPr>
    </w:p>
    <w:p w14:paraId="1FBF22E4" w14:textId="77777777" w:rsidR="00AB5DC3" w:rsidRPr="00AB5DC3" w:rsidRDefault="00AB5DC3" w:rsidP="00AB5DC3">
      <w:pPr>
        <w:spacing w:after="0"/>
        <w:contextualSpacing/>
        <w:rPr>
          <w:rFonts w:cstheme="minorHAnsi"/>
          <w:b/>
          <w:sz w:val="24"/>
          <w:szCs w:val="24"/>
        </w:rPr>
      </w:pPr>
      <w:r w:rsidRPr="00AB5DC3">
        <w:rPr>
          <w:rFonts w:cstheme="minorHAnsi"/>
          <w:b/>
          <w:sz w:val="24"/>
          <w:szCs w:val="24"/>
        </w:rPr>
        <w:t>Potrebujete:</w:t>
      </w:r>
    </w:p>
    <w:p w14:paraId="2C33A398" w14:textId="77777777" w:rsidR="009E25AA" w:rsidRPr="00030732" w:rsidRDefault="009E25AA" w:rsidP="00030732">
      <w:pPr>
        <w:spacing w:after="0"/>
        <w:contextualSpacing/>
        <w:rPr>
          <w:rFonts w:cstheme="minorHAnsi"/>
          <w:sz w:val="24"/>
          <w:szCs w:val="24"/>
        </w:rPr>
      </w:pPr>
      <w:r w:rsidRPr="00030732">
        <w:rPr>
          <w:rFonts w:cstheme="minorHAnsi"/>
          <w:sz w:val="24"/>
          <w:szCs w:val="24"/>
        </w:rPr>
        <w:t xml:space="preserve">1 hrsť </w:t>
      </w:r>
      <w:proofErr w:type="spellStart"/>
      <w:r w:rsidRPr="00030732">
        <w:rPr>
          <w:rFonts w:cstheme="minorHAnsi"/>
          <w:sz w:val="24"/>
          <w:szCs w:val="24"/>
        </w:rPr>
        <w:t>kozonohy</w:t>
      </w:r>
      <w:proofErr w:type="spellEnd"/>
    </w:p>
    <w:p w14:paraId="5417DA88" w14:textId="02AA5681" w:rsidR="009E25AA" w:rsidRPr="00030732" w:rsidRDefault="009E25AA" w:rsidP="00030732">
      <w:pPr>
        <w:spacing w:after="0"/>
        <w:contextualSpacing/>
        <w:rPr>
          <w:rFonts w:cstheme="minorHAnsi"/>
          <w:sz w:val="24"/>
          <w:szCs w:val="24"/>
        </w:rPr>
      </w:pPr>
      <w:r w:rsidRPr="00030732">
        <w:rPr>
          <w:rFonts w:cstheme="minorHAnsi"/>
          <w:sz w:val="24"/>
          <w:szCs w:val="24"/>
        </w:rPr>
        <w:t>1 hrsť žihľavy</w:t>
      </w:r>
      <w:r w:rsidR="00AB5DC3">
        <w:rPr>
          <w:rFonts w:cstheme="minorHAnsi"/>
          <w:sz w:val="24"/>
          <w:szCs w:val="24"/>
        </w:rPr>
        <w:t xml:space="preserve"> </w:t>
      </w:r>
    </w:p>
    <w:p w14:paraId="322764DB" w14:textId="77777777" w:rsidR="009E25AA" w:rsidRPr="00030732" w:rsidRDefault="009E25AA" w:rsidP="00030732">
      <w:pPr>
        <w:spacing w:after="0"/>
        <w:contextualSpacing/>
        <w:rPr>
          <w:rFonts w:cstheme="minorHAnsi"/>
          <w:sz w:val="24"/>
          <w:szCs w:val="24"/>
        </w:rPr>
      </w:pPr>
      <w:r w:rsidRPr="00030732">
        <w:rPr>
          <w:rFonts w:cstheme="minorHAnsi"/>
          <w:sz w:val="24"/>
          <w:szCs w:val="24"/>
        </w:rPr>
        <w:t xml:space="preserve">1 PL </w:t>
      </w:r>
      <w:proofErr w:type="spellStart"/>
      <w:r w:rsidRPr="00030732">
        <w:rPr>
          <w:rFonts w:cstheme="minorHAnsi"/>
          <w:sz w:val="24"/>
          <w:szCs w:val="24"/>
        </w:rPr>
        <w:t>chia</w:t>
      </w:r>
      <w:proofErr w:type="spellEnd"/>
      <w:r w:rsidRPr="00030732">
        <w:rPr>
          <w:rFonts w:cstheme="minorHAnsi"/>
          <w:sz w:val="24"/>
          <w:szCs w:val="24"/>
        </w:rPr>
        <w:t xml:space="preserve"> semiačok (ideálne namočiť predtým aspoň na 30 min.)</w:t>
      </w:r>
    </w:p>
    <w:p w14:paraId="2C54EA0B" w14:textId="5B55E33D" w:rsidR="004C451D" w:rsidRPr="00030732" w:rsidRDefault="004C451D" w:rsidP="00030732">
      <w:pPr>
        <w:spacing w:after="0"/>
        <w:contextualSpacing/>
        <w:rPr>
          <w:rFonts w:cstheme="minorHAnsi"/>
          <w:sz w:val="24"/>
          <w:szCs w:val="24"/>
        </w:rPr>
      </w:pPr>
      <w:r w:rsidRPr="00030732">
        <w:rPr>
          <w:rFonts w:cstheme="minorHAnsi"/>
          <w:sz w:val="24"/>
          <w:szCs w:val="24"/>
        </w:rPr>
        <w:t>2</w:t>
      </w:r>
      <w:r w:rsidR="006908E9" w:rsidRPr="00030732">
        <w:rPr>
          <w:rFonts w:cstheme="minorHAnsi"/>
          <w:sz w:val="24"/>
          <w:szCs w:val="24"/>
        </w:rPr>
        <w:t xml:space="preserve"> – </w:t>
      </w:r>
      <w:r w:rsidRPr="00030732">
        <w:rPr>
          <w:rFonts w:cstheme="minorHAnsi"/>
          <w:sz w:val="24"/>
          <w:szCs w:val="24"/>
        </w:rPr>
        <w:t xml:space="preserve">3 sušené </w:t>
      </w:r>
      <w:r w:rsidR="00A37C5A" w:rsidRPr="00030732">
        <w:rPr>
          <w:rFonts w:cstheme="minorHAnsi"/>
          <w:sz w:val="24"/>
          <w:szCs w:val="24"/>
        </w:rPr>
        <w:t>d</w:t>
      </w:r>
      <w:r w:rsidRPr="00030732">
        <w:rPr>
          <w:rFonts w:cstheme="minorHAnsi"/>
          <w:sz w:val="24"/>
          <w:szCs w:val="24"/>
        </w:rPr>
        <w:t>atle (môžete ich namáčať spolu s</w:t>
      </w:r>
      <w:r w:rsidR="008542C7" w:rsidRPr="00030732">
        <w:rPr>
          <w:rFonts w:cstheme="minorHAnsi"/>
          <w:sz w:val="24"/>
          <w:szCs w:val="24"/>
        </w:rPr>
        <w:t> </w:t>
      </w:r>
      <w:proofErr w:type="spellStart"/>
      <w:r w:rsidRPr="00030732">
        <w:rPr>
          <w:rFonts w:cstheme="minorHAnsi"/>
          <w:sz w:val="24"/>
          <w:szCs w:val="24"/>
        </w:rPr>
        <w:t>chia</w:t>
      </w:r>
      <w:proofErr w:type="spellEnd"/>
      <w:r w:rsidR="008542C7" w:rsidRPr="00030732">
        <w:rPr>
          <w:rFonts w:cstheme="minorHAnsi"/>
          <w:sz w:val="24"/>
          <w:szCs w:val="24"/>
        </w:rPr>
        <w:t xml:space="preserve"> semiačkami</w:t>
      </w:r>
      <w:r w:rsidRPr="00030732">
        <w:rPr>
          <w:rFonts w:cstheme="minorHAnsi"/>
          <w:sz w:val="24"/>
          <w:szCs w:val="24"/>
        </w:rPr>
        <w:t>)</w:t>
      </w:r>
    </w:p>
    <w:p w14:paraId="50A38295" w14:textId="77777777" w:rsidR="009E25AA" w:rsidRPr="00030732" w:rsidRDefault="009E25AA" w:rsidP="00030732">
      <w:pPr>
        <w:spacing w:after="0"/>
        <w:contextualSpacing/>
        <w:rPr>
          <w:rFonts w:cstheme="minorHAnsi"/>
          <w:sz w:val="24"/>
          <w:szCs w:val="24"/>
        </w:rPr>
      </w:pPr>
      <w:r w:rsidRPr="00030732">
        <w:rPr>
          <w:rFonts w:cstheme="minorHAnsi"/>
          <w:sz w:val="24"/>
          <w:szCs w:val="24"/>
        </w:rPr>
        <w:t>2 väčšie jablká alebo hrušky</w:t>
      </w:r>
    </w:p>
    <w:p w14:paraId="2BD57F1F" w14:textId="77777777" w:rsidR="009E25AA" w:rsidRPr="00030732" w:rsidRDefault="009E25AA" w:rsidP="00030732">
      <w:pPr>
        <w:spacing w:after="0"/>
        <w:contextualSpacing/>
        <w:rPr>
          <w:rFonts w:cstheme="minorHAnsi"/>
          <w:sz w:val="24"/>
          <w:szCs w:val="24"/>
        </w:rPr>
      </w:pPr>
      <w:r w:rsidRPr="00030732">
        <w:rPr>
          <w:rFonts w:cstheme="minorHAnsi"/>
          <w:sz w:val="24"/>
          <w:szCs w:val="24"/>
        </w:rPr>
        <w:t>1 cm zázvoru</w:t>
      </w:r>
    </w:p>
    <w:p w14:paraId="387A9ECE" w14:textId="2093CA47" w:rsidR="009E25AA" w:rsidRPr="00030732" w:rsidRDefault="009E25AA" w:rsidP="00030732">
      <w:pPr>
        <w:spacing w:after="0"/>
        <w:contextualSpacing/>
        <w:rPr>
          <w:rFonts w:cstheme="minorHAnsi"/>
          <w:sz w:val="24"/>
          <w:szCs w:val="24"/>
        </w:rPr>
      </w:pPr>
      <w:r w:rsidRPr="00030732">
        <w:rPr>
          <w:rFonts w:cstheme="minorHAnsi"/>
          <w:sz w:val="24"/>
          <w:szCs w:val="24"/>
        </w:rPr>
        <w:t xml:space="preserve">1 </w:t>
      </w:r>
      <w:r w:rsidR="00D9701F" w:rsidRPr="00030732">
        <w:rPr>
          <w:rFonts w:cstheme="minorHAnsi"/>
          <w:sz w:val="24"/>
          <w:szCs w:val="24"/>
        </w:rPr>
        <w:t>ČL</w:t>
      </w:r>
      <w:r w:rsidRPr="00030732">
        <w:rPr>
          <w:rFonts w:cstheme="minorHAnsi"/>
          <w:sz w:val="24"/>
          <w:szCs w:val="24"/>
        </w:rPr>
        <w:t xml:space="preserve"> </w:t>
      </w:r>
      <w:proofErr w:type="spellStart"/>
      <w:r w:rsidRPr="00030732">
        <w:rPr>
          <w:rFonts w:cstheme="minorHAnsi"/>
          <w:sz w:val="24"/>
          <w:szCs w:val="24"/>
        </w:rPr>
        <w:t>kurkum</w:t>
      </w:r>
      <w:r w:rsidR="00D9701F" w:rsidRPr="00030732">
        <w:rPr>
          <w:rFonts w:cstheme="minorHAnsi"/>
          <w:sz w:val="24"/>
          <w:szCs w:val="24"/>
        </w:rPr>
        <w:t>y</w:t>
      </w:r>
      <w:proofErr w:type="spellEnd"/>
      <w:r w:rsidRPr="00030732">
        <w:rPr>
          <w:rFonts w:cstheme="minorHAnsi"/>
          <w:sz w:val="24"/>
          <w:szCs w:val="24"/>
        </w:rPr>
        <w:t xml:space="preserve"> + trošku čierneho korenia pre uvoľnenie </w:t>
      </w:r>
      <w:proofErr w:type="spellStart"/>
      <w:r w:rsidRPr="00030732">
        <w:rPr>
          <w:rFonts w:cstheme="minorHAnsi"/>
          <w:sz w:val="24"/>
          <w:szCs w:val="24"/>
        </w:rPr>
        <w:t>kurkumínu</w:t>
      </w:r>
      <w:proofErr w:type="spellEnd"/>
    </w:p>
    <w:p w14:paraId="532B16CF" w14:textId="3A170A0E" w:rsidR="009E25AA" w:rsidRDefault="008542C7" w:rsidP="00030732">
      <w:pPr>
        <w:spacing w:after="0"/>
        <w:contextualSpacing/>
        <w:rPr>
          <w:rFonts w:cstheme="minorHAnsi"/>
          <w:sz w:val="24"/>
          <w:szCs w:val="24"/>
        </w:rPr>
      </w:pPr>
      <w:r w:rsidRPr="00030732">
        <w:rPr>
          <w:rFonts w:cstheme="minorHAnsi"/>
          <w:sz w:val="24"/>
          <w:szCs w:val="24"/>
        </w:rPr>
        <w:t>c</w:t>
      </w:r>
      <w:r w:rsidR="009E25AA" w:rsidRPr="00030732">
        <w:rPr>
          <w:rFonts w:cstheme="minorHAnsi"/>
          <w:sz w:val="24"/>
          <w:szCs w:val="24"/>
        </w:rPr>
        <w:t>ca 3 dl vody</w:t>
      </w:r>
    </w:p>
    <w:p w14:paraId="20E99DD8" w14:textId="77777777" w:rsidR="00AB5DC3" w:rsidRPr="00030732" w:rsidRDefault="00AB5DC3" w:rsidP="00030732">
      <w:pPr>
        <w:spacing w:after="0"/>
        <w:contextualSpacing/>
        <w:rPr>
          <w:rFonts w:cstheme="minorHAnsi"/>
          <w:sz w:val="24"/>
          <w:szCs w:val="24"/>
        </w:rPr>
      </w:pPr>
    </w:p>
    <w:p w14:paraId="0186ED31" w14:textId="0C178C4E" w:rsidR="00A41036" w:rsidRPr="00030732" w:rsidRDefault="00FD7694" w:rsidP="00030732">
      <w:pPr>
        <w:spacing w:after="0"/>
        <w:contextualSpacing/>
        <w:rPr>
          <w:rFonts w:cstheme="minorHAnsi"/>
          <w:sz w:val="24"/>
          <w:szCs w:val="24"/>
        </w:rPr>
      </w:pPr>
      <w:r w:rsidRPr="00030732">
        <w:rPr>
          <w:rFonts w:cstheme="minorHAnsi"/>
          <w:b/>
          <w:sz w:val="24"/>
          <w:szCs w:val="24"/>
          <w:highlight w:val="magenta"/>
        </w:rPr>
        <w:t>Nálev</w:t>
      </w:r>
      <w:r w:rsidR="00A41036" w:rsidRPr="00030732">
        <w:rPr>
          <w:rFonts w:cstheme="minorHAnsi"/>
          <w:b/>
          <w:sz w:val="24"/>
          <w:szCs w:val="24"/>
          <w:highlight w:val="magenta"/>
        </w:rPr>
        <w:t xml:space="preserve"> zo stoniek a</w:t>
      </w:r>
      <w:r w:rsidR="008542C7" w:rsidRPr="00030732">
        <w:rPr>
          <w:rFonts w:cstheme="minorHAnsi"/>
          <w:b/>
          <w:sz w:val="24"/>
          <w:szCs w:val="24"/>
          <w:highlight w:val="magenta"/>
        </w:rPr>
        <w:t xml:space="preserve"> z </w:t>
      </w:r>
      <w:r w:rsidR="00A41036" w:rsidRPr="00030732">
        <w:rPr>
          <w:rFonts w:cstheme="minorHAnsi"/>
          <w:b/>
          <w:sz w:val="24"/>
          <w:szCs w:val="24"/>
          <w:highlight w:val="magenta"/>
        </w:rPr>
        <w:t xml:space="preserve">korienkov </w:t>
      </w:r>
      <w:proofErr w:type="spellStart"/>
      <w:r w:rsidR="00A41036" w:rsidRPr="00030732">
        <w:rPr>
          <w:rFonts w:cstheme="minorHAnsi"/>
          <w:b/>
          <w:sz w:val="24"/>
          <w:szCs w:val="24"/>
          <w:highlight w:val="magenta"/>
        </w:rPr>
        <w:t>kozonohy</w:t>
      </w:r>
      <w:proofErr w:type="spellEnd"/>
    </w:p>
    <w:p w14:paraId="304617B1" w14:textId="3D592A61" w:rsidR="00A41036" w:rsidRDefault="00A41036" w:rsidP="00030732">
      <w:pPr>
        <w:spacing w:after="0"/>
        <w:contextualSpacing/>
        <w:rPr>
          <w:rFonts w:cstheme="minorHAnsi"/>
          <w:sz w:val="24"/>
          <w:szCs w:val="24"/>
        </w:rPr>
      </w:pPr>
      <w:r w:rsidRPr="00030732">
        <w:rPr>
          <w:rFonts w:cstheme="minorHAnsi"/>
          <w:sz w:val="24"/>
          <w:szCs w:val="24"/>
        </w:rPr>
        <w:t>Kým je kozonoha mladá, tak do 10 cm, do jedál ju zaraďujeme celú aj so sto</w:t>
      </w:r>
      <w:r w:rsidR="002C2E4A" w:rsidRPr="00030732">
        <w:rPr>
          <w:rFonts w:cstheme="minorHAnsi"/>
          <w:sz w:val="24"/>
          <w:szCs w:val="24"/>
        </w:rPr>
        <w:t>n</w:t>
      </w:r>
      <w:r w:rsidRPr="00030732">
        <w:rPr>
          <w:rFonts w:cstheme="minorHAnsi"/>
          <w:sz w:val="24"/>
          <w:szCs w:val="24"/>
        </w:rPr>
        <w:t>kami. Časom</w:t>
      </w:r>
      <w:r w:rsidR="002C2E4A" w:rsidRPr="00030732">
        <w:rPr>
          <w:rFonts w:cstheme="minorHAnsi"/>
          <w:sz w:val="24"/>
          <w:szCs w:val="24"/>
        </w:rPr>
        <w:t>,</w:t>
      </w:r>
      <w:r w:rsidRPr="00030732">
        <w:rPr>
          <w:rFonts w:cstheme="minorHAnsi"/>
          <w:sz w:val="24"/>
          <w:szCs w:val="24"/>
        </w:rPr>
        <w:t xml:space="preserve"> ako kozonoha rastie, s</w:t>
      </w:r>
      <w:r w:rsidR="008542C7" w:rsidRPr="00030732">
        <w:rPr>
          <w:rFonts w:cstheme="minorHAnsi"/>
          <w:sz w:val="24"/>
          <w:szCs w:val="24"/>
        </w:rPr>
        <w:t>ú s</w:t>
      </w:r>
      <w:r w:rsidRPr="00030732">
        <w:rPr>
          <w:rFonts w:cstheme="minorHAnsi"/>
          <w:sz w:val="24"/>
          <w:szCs w:val="24"/>
        </w:rPr>
        <w:t>tonky hrubšie a jemne z</w:t>
      </w:r>
      <w:r w:rsidR="002C2E4A" w:rsidRPr="00030732">
        <w:rPr>
          <w:rFonts w:cstheme="minorHAnsi"/>
          <w:sz w:val="24"/>
          <w:szCs w:val="24"/>
        </w:rPr>
        <w:t>d</w:t>
      </w:r>
      <w:r w:rsidRPr="00030732">
        <w:rPr>
          <w:rFonts w:cstheme="minorHAnsi"/>
          <w:sz w:val="24"/>
          <w:szCs w:val="24"/>
        </w:rPr>
        <w:t xml:space="preserve">revnatené. </w:t>
      </w:r>
      <w:r w:rsidR="00FD7694" w:rsidRPr="00030732">
        <w:rPr>
          <w:rFonts w:cstheme="minorHAnsi"/>
          <w:sz w:val="24"/>
          <w:szCs w:val="24"/>
        </w:rPr>
        <w:t>Vtedy už na konzumáciu uprednostňujeme i</w:t>
      </w:r>
      <w:r w:rsidR="008542C7" w:rsidRPr="00030732">
        <w:rPr>
          <w:rFonts w:cstheme="minorHAnsi"/>
          <w:sz w:val="24"/>
          <w:szCs w:val="24"/>
        </w:rPr>
        <w:t>ba listy, ktoré nám svojou sýto</w:t>
      </w:r>
      <w:r w:rsidR="00FD7694" w:rsidRPr="00030732">
        <w:rPr>
          <w:rFonts w:cstheme="minorHAnsi"/>
          <w:sz w:val="24"/>
          <w:szCs w:val="24"/>
        </w:rPr>
        <w:t xml:space="preserve">zelenou farbou signalizujú vysoký obsah chlorofylu. </w:t>
      </w:r>
    </w:p>
    <w:p w14:paraId="20BBACF2" w14:textId="77777777" w:rsidR="00AB5DC3" w:rsidRPr="00030732" w:rsidRDefault="00AB5DC3" w:rsidP="00030732">
      <w:pPr>
        <w:spacing w:after="0"/>
        <w:contextualSpacing/>
        <w:rPr>
          <w:rFonts w:cstheme="minorHAnsi"/>
          <w:sz w:val="24"/>
          <w:szCs w:val="24"/>
        </w:rPr>
      </w:pPr>
    </w:p>
    <w:p w14:paraId="1B73017E" w14:textId="07227A0B" w:rsidR="00FD7694" w:rsidRPr="00030732" w:rsidRDefault="00FD7694" w:rsidP="00030732">
      <w:pPr>
        <w:spacing w:after="0"/>
        <w:contextualSpacing/>
        <w:rPr>
          <w:rFonts w:cstheme="minorHAnsi"/>
          <w:sz w:val="24"/>
          <w:szCs w:val="24"/>
        </w:rPr>
      </w:pPr>
      <w:r w:rsidRPr="00030732">
        <w:rPr>
          <w:rFonts w:cstheme="minorHAnsi"/>
          <w:sz w:val="24"/>
          <w:szCs w:val="24"/>
        </w:rPr>
        <w:lastRenderedPageBreak/>
        <w:t>Z hrubých stoniek a korienkov, ktoré sú plytko v</w:t>
      </w:r>
      <w:r w:rsidR="002C2E4A" w:rsidRPr="00030732">
        <w:rPr>
          <w:rFonts w:cstheme="minorHAnsi"/>
          <w:sz w:val="24"/>
          <w:szCs w:val="24"/>
        </w:rPr>
        <w:t> </w:t>
      </w:r>
      <w:r w:rsidRPr="00030732">
        <w:rPr>
          <w:rFonts w:cstheme="minorHAnsi"/>
          <w:sz w:val="24"/>
          <w:szCs w:val="24"/>
        </w:rPr>
        <w:t>zemi</w:t>
      </w:r>
      <w:r w:rsidR="002C2E4A" w:rsidRPr="00030732">
        <w:rPr>
          <w:rFonts w:cstheme="minorHAnsi"/>
          <w:sz w:val="24"/>
          <w:szCs w:val="24"/>
        </w:rPr>
        <w:t>,</w:t>
      </w:r>
      <w:r w:rsidRPr="00030732">
        <w:rPr>
          <w:rFonts w:cstheme="minorHAnsi"/>
          <w:sz w:val="24"/>
          <w:szCs w:val="24"/>
        </w:rPr>
        <w:t xml:space="preserve"> </w:t>
      </w:r>
      <w:r w:rsidR="00A377CF" w:rsidRPr="00030732">
        <w:rPr>
          <w:rFonts w:cstheme="minorHAnsi"/>
          <w:sz w:val="24"/>
          <w:szCs w:val="24"/>
        </w:rPr>
        <w:t>si zase môžet</w:t>
      </w:r>
      <w:r w:rsidRPr="00030732">
        <w:rPr>
          <w:rFonts w:cstheme="minorHAnsi"/>
          <w:sz w:val="24"/>
          <w:szCs w:val="24"/>
        </w:rPr>
        <w:t xml:space="preserve">e urobiť nálev, tzv. bylinkový čaj. </w:t>
      </w:r>
      <w:r w:rsidR="00A377CF" w:rsidRPr="00030732">
        <w:rPr>
          <w:rFonts w:cstheme="minorHAnsi"/>
          <w:sz w:val="24"/>
          <w:szCs w:val="24"/>
        </w:rPr>
        <w:t>Jednoducho iba nasekané stonky zalejte horúcou vodou a nechajte 5</w:t>
      </w:r>
      <w:r w:rsidR="002C2E4A" w:rsidRPr="00030732">
        <w:rPr>
          <w:rFonts w:cstheme="minorHAnsi"/>
          <w:sz w:val="24"/>
          <w:szCs w:val="24"/>
        </w:rPr>
        <w:t xml:space="preserve"> </w:t>
      </w:r>
      <w:r w:rsidR="008542C7" w:rsidRPr="00030732">
        <w:rPr>
          <w:rFonts w:cstheme="minorHAnsi"/>
          <w:sz w:val="24"/>
          <w:szCs w:val="24"/>
        </w:rPr>
        <w:t>–</w:t>
      </w:r>
      <w:r w:rsidR="002C2E4A" w:rsidRPr="00030732">
        <w:rPr>
          <w:rFonts w:cstheme="minorHAnsi"/>
          <w:sz w:val="24"/>
          <w:szCs w:val="24"/>
        </w:rPr>
        <w:t xml:space="preserve"> </w:t>
      </w:r>
      <w:r w:rsidR="00A377CF" w:rsidRPr="00030732">
        <w:rPr>
          <w:rFonts w:cstheme="minorHAnsi"/>
          <w:sz w:val="24"/>
          <w:szCs w:val="24"/>
        </w:rPr>
        <w:t xml:space="preserve">10 min. vylúhovať. </w:t>
      </w:r>
    </w:p>
    <w:p w14:paraId="1D6975C6" w14:textId="77777777" w:rsidR="00AB5DC3" w:rsidRDefault="00AB5DC3" w:rsidP="00030732">
      <w:pPr>
        <w:spacing w:after="0"/>
        <w:contextualSpacing/>
        <w:rPr>
          <w:rFonts w:cstheme="minorHAnsi"/>
          <w:sz w:val="24"/>
          <w:szCs w:val="24"/>
        </w:rPr>
      </w:pPr>
    </w:p>
    <w:p w14:paraId="78B3D11E" w14:textId="256A7685" w:rsidR="00AB5DC3" w:rsidRPr="00AB5DC3" w:rsidRDefault="00AB5DC3" w:rsidP="00030732">
      <w:pPr>
        <w:spacing w:after="0"/>
        <w:contextualSpacing/>
        <w:rPr>
          <w:rFonts w:cstheme="minorHAnsi"/>
          <w:b/>
          <w:sz w:val="24"/>
          <w:szCs w:val="24"/>
        </w:rPr>
      </w:pPr>
      <w:r w:rsidRPr="00AB5DC3">
        <w:rPr>
          <w:rFonts w:cstheme="minorHAnsi"/>
          <w:b/>
          <w:sz w:val="24"/>
          <w:szCs w:val="24"/>
          <w:highlight w:val="yellow"/>
        </w:rPr>
        <w:t>T</w:t>
      </w:r>
      <w:r w:rsidR="00A377CF" w:rsidRPr="00AB5DC3">
        <w:rPr>
          <w:rFonts w:cstheme="minorHAnsi"/>
          <w:b/>
          <w:sz w:val="24"/>
          <w:szCs w:val="24"/>
          <w:highlight w:val="yellow"/>
        </w:rPr>
        <w:t>IP:</w:t>
      </w:r>
      <w:r w:rsidR="00A377CF" w:rsidRPr="00AB5DC3">
        <w:rPr>
          <w:rFonts w:cstheme="minorHAnsi"/>
          <w:b/>
          <w:sz w:val="24"/>
          <w:szCs w:val="24"/>
        </w:rPr>
        <w:t xml:space="preserve"> </w:t>
      </w:r>
    </w:p>
    <w:p w14:paraId="260D0313" w14:textId="032D376C" w:rsidR="00A377CF" w:rsidRPr="00030732" w:rsidRDefault="00A377CF" w:rsidP="00030732">
      <w:pPr>
        <w:spacing w:after="0"/>
        <w:contextualSpacing/>
        <w:rPr>
          <w:rFonts w:cstheme="minorHAnsi"/>
          <w:sz w:val="24"/>
          <w:szCs w:val="24"/>
        </w:rPr>
      </w:pPr>
      <w:r w:rsidRPr="00030732">
        <w:rPr>
          <w:rFonts w:cstheme="minorHAnsi"/>
          <w:sz w:val="24"/>
          <w:szCs w:val="24"/>
        </w:rPr>
        <w:t>Stonky a korienky nasušte a odložte na zimu na čajík. Alebo ich po usušení rozmixujte na jemný prášok a v</w:t>
      </w:r>
      <w:r w:rsidR="00483766" w:rsidRPr="00030732">
        <w:rPr>
          <w:rFonts w:cstheme="minorHAnsi"/>
          <w:sz w:val="24"/>
          <w:szCs w:val="24"/>
        </w:rPr>
        <w:t> </w:t>
      </w:r>
      <w:r w:rsidRPr="00030732">
        <w:rPr>
          <w:rFonts w:cstheme="minorHAnsi"/>
          <w:sz w:val="24"/>
          <w:szCs w:val="24"/>
        </w:rPr>
        <w:t xml:space="preserve">zime ako prírodný zdroj vitamínu C pridávajte lyžičku do jedál či smoothie. </w:t>
      </w:r>
    </w:p>
    <w:p w14:paraId="264A2023" w14:textId="77777777" w:rsidR="00490F1A" w:rsidRDefault="00490F1A" w:rsidP="00030732">
      <w:pPr>
        <w:spacing w:after="0"/>
        <w:contextualSpacing/>
        <w:jc w:val="center"/>
        <w:rPr>
          <w:rFonts w:cstheme="minorHAnsi"/>
          <w:b/>
          <w:sz w:val="24"/>
          <w:szCs w:val="24"/>
          <w:highlight w:val="red"/>
        </w:rPr>
      </w:pPr>
    </w:p>
    <w:p w14:paraId="249359D0" w14:textId="1DCE8991" w:rsidR="000E20F7" w:rsidRDefault="000E20F7" w:rsidP="000E20F7">
      <w:pPr>
        <w:spacing w:after="0"/>
        <w:contextualSpacing/>
        <w:rPr>
          <w:rFonts w:cstheme="minorHAnsi"/>
          <w:sz w:val="24"/>
          <w:szCs w:val="24"/>
        </w:rPr>
      </w:pPr>
      <w:r w:rsidRPr="000E20F7">
        <w:rPr>
          <w:rFonts w:cstheme="minorHAnsi"/>
          <w:b/>
          <w:sz w:val="24"/>
          <w:szCs w:val="24"/>
          <w:highlight w:val="magenta"/>
        </w:rPr>
        <w:t xml:space="preserve">Vitamínový </w:t>
      </w:r>
      <w:proofErr w:type="spellStart"/>
      <w:r w:rsidRPr="000E20F7">
        <w:rPr>
          <w:rFonts w:cstheme="minorHAnsi"/>
          <w:b/>
          <w:sz w:val="24"/>
          <w:szCs w:val="24"/>
          <w:highlight w:val="magenta"/>
        </w:rPr>
        <w:t>cukor</w:t>
      </w:r>
      <w:r w:rsidRPr="000E20F7">
        <w:rPr>
          <w:rFonts w:cstheme="minorHAnsi"/>
          <w:sz w:val="24"/>
          <w:szCs w:val="24"/>
        </w:rPr>
        <w:t>ýroba</w:t>
      </w:r>
      <w:proofErr w:type="spellEnd"/>
      <w:r w:rsidRPr="000E20F7">
        <w:rPr>
          <w:rFonts w:cstheme="minorHAnsi"/>
          <w:sz w:val="24"/>
          <w:szCs w:val="24"/>
        </w:rPr>
        <w:t xml:space="preserve"> vlastného </w:t>
      </w:r>
      <w:r>
        <w:rPr>
          <w:rFonts w:cstheme="minorHAnsi"/>
          <w:sz w:val="24"/>
          <w:szCs w:val="24"/>
        </w:rPr>
        <w:t>bylinkového</w:t>
      </w:r>
      <w:r w:rsidRPr="000E20F7">
        <w:rPr>
          <w:rFonts w:cstheme="minorHAnsi"/>
          <w:sz w:val="24"/>
          <w:szCs w:val="24"/>
        </w:rPr>
        <w:t xml:space="preserve"> cukru je </w:t>
      </w:r>
      <w:r>
        <w:rPr>
          <w:rFonts w:cstheme="minorHAnsi"/>
          <w:sz w:val="24"/>
          <w:szCs w:val="24"/>
        </w:rPr>
        <w:t>veľmi</w:t>
      </w:r>
      <w:r w:rsidRPr="000E20F7">
        <w:rPr>
          <w:rFonts w:cstheme="minorHAnsi"/>
          <w:sz w:val="24"/>
          <w:szCs w:val="24"/>
        </w:rPr>
        <w:t xml:space="preserve"> jednoduchá. </w:t>
      </w:r>
      <w:r w:rsidRPr="00965633">
        <w:rPr>
          <w:rFonts w:cstheme="minorHAnsi"/>
          <w:sz w:val="24"/>
          <w:szCs w:val="24"/>
        </w:rPr>
        <w:t xml:space="preserve">Táto domáca cukrová zmes je vyrobená len z dvoch ingrediencií: </w:t>
      </w:r>
      <w:r>
        <w:rPr>
          <w:rFonts w:cstheme="minorHAnsi"/>
          <w:sz w:val="24"/>
          <w:szCs w:val="24"/>
        </w:rPr>
        <w:t>hnedého trstinové</w:t>
      </w:r>
      <w:r w:rsidRPr="00965633">
        <w:rPr>
          <w:rFonts w:cstheme="minorHAnsi"/>
          <w:sz w:val="24"/>
          <w:szCs w:val="24"/>
        </w:rPr>
        <w:t xml:space="preserve"> cukru</w:t>
      </w:r>
      <w:r>
        <w:rPr>
          <w:rFonts w:cstheme="minorHAnsi"/>
          <w:sz w:val="24"/>
          <w:szCs w:val="24"/>
        </w:rPr>
        <w:t xml:space="preserve"> </w:t>
      </w:r>
      <w:r w:rsidRPr="00965633">
        <w:rPr>
          <w:rFonts w:cstheme="minorHAnsi"/>
          <w:sz w:val="24"/>
          <w:szCs w:val="24"/>
        </w:rPr>
        <w:t xml:space="preserve">a sušenej </w:t>
      </w:r>
      <w:proofErr w:type="spellStart"/>
      <w:r>
        <w:rPr>
          <w:rFonts w:cstheme="minorHAnsi"/>
          <w:sz w:val="24"/>
          <w:szCs w:val="24"/>
        </w:rPr>
        <w:t>kozonohy</w:t>
      </w:r>
      <w:proofErr w:type="spellEnd"/>
      <w:r w:rsidRPr="00965633">
        <w:rPr>
          <w:rFonts w:cstheme="minorHAnsi"/>
          <w:sz w:val="24"/>
          <w:szCs w:val="24"/>
        </w:rPr>
        <w:t>.</w:t>
      </w:r>
      <w:r>
        <w:rPr>
          <w:rFonts w:cstheme="minorHAnsi"/>
          <w:sz w:val="24"/>
          <w:szCs w:val="24"/>
        </w:rPr>
        <w:t xml:space="preserve"> </w:t>
      </w:r>
      <w:r w:rsidRPr="000E20F7">
        <w:rPr>
          <w:rFonts w:cstheme="minorHAnsi"/>
          <w:sz w:val="24"/>
          <w:szCs w:val="24"/>
        </w:rPr>
        <w:t>Môže sa pridávať do nápojov (vyskúšajte v limonáde alebo čaji)</w:t>
      </w:r>
      <w:r>
        <w:rPr>
          <w:rFonts w:cstheme="minorHAnsi"/>
          <w:sz w:val="24"/>
          <w:szCs w:val="24"/>
        </w:rPr>
        <w:t xml:space="preserve">, </w:t>
      </w:r>
      <w:r w:rsidRPr="000E20F7">
        <w:rPr>
          <w:rFonts w:cstheme="minorHAnsi"/>
          <w:sz w:val="24"/>
          <w:szCs w:val="24"/>
        </w:rPr>
        <w:t xml:space="preserve">pečiva, ako aj do </w:t>
      </w:r>
      <w:proofErr w:type="spellStart"/>
      <w:r>
        <w:rPr>
          <w:rFonts w:cstheme="minorHAnsi"/>
          <w:sz w:val="24"/>
          <w:szCs w:val="24"/>
        </w:rPr>
        <w:t>raňajkových</w:t>
      </w:r>
      <w:proofErr w:type="spellEnd"/>
      <w:r>
        <w:rPr>
          <w:rFonts w:cstheme="minorHAnsi"/>
          <w:sz w:val="24"/>
          <w:szCs w:val="24"/>
        </w:rPr>
        <w:t xml:space="preserve"> kaší</w:t>
      </w:r>
      <w:r w:rsidRPr="000E20F7">
        <w:rPr>
          <w:rFonts w:cstheme="minorHAnsi"/>
          <w:sz w:val="24"/>
          <w:szCs w:val="24"/>
        </w:rPr>
        <w:t xml:space="preserve">. Príprava vám zaberie len pár minút a odmenou vám bude nádherne voňajúci cukor s ľahkou </w:t>
      </w:r>
      <w:r>
        <w:rPr>
          <w:rFonts w:cstheme="minorHAnsi"/>
          <w:sz w:val="24"/>
          <w:szCs w:val="24"/>
        </w:rPr>
        <w:t xml:space="preserve">bylinkovou </w:t>
      </w:r>
      <w:r w:rsidRPr="000E20F7">
        <w:rPr>
          <w:rFonts w:cstheme="minorHAnsi"/>
          <w:sz w:val="24"/>
          <w:szCs w:val="24"/>
        </w:rPr>
        <w:t>príchuťou.</w:t>
      </w:r>
    </w:p>
    <w:p w14:paraId="14CB9EEB" w14:textId="5DA0FB6D" w:rsidR="000E20F7" w:rsidRDefault="000E20F7" w:rsidP="000E20F7">
      <w:pPr>
        <w:spacing w:after="0"/>
        <w:contextualSpacing/>
        <w:rPr>
          <w:rFonts w:cstheme="minorHAnsi"/>
          <w:sz w:val="24"/>
          <w:szCs w:val="24"/>
        </w:rPr>
      </w:pPr>
    </w:p>
    <w:p w14:paraId="03DA7DC3" w14:textId="654DCCAC" w:rsidR="000E20F7" w:rsidRDefault="000E20F7" w:rsidP="000E20F7">
      <w:pPr>
        <w:spacing w:after="0"/>
        <w:contextualSpacing/>
        <w:rPr>
          <w:rFonts w:cstheme="minorHAnsi"/>
          <w:sz w:val="24"/>
          <w:szCs w:val="24"/>
        </w:rPr>
      </w:pPr>
      <w:r>
        <w:rPr>
          <w:rFonts w:cstheme="minorHAnsi"/>
          <w:sz w:val="24"/>
          <w:szCs w:val="24"/>
        </w:rPr>
        <w:t>Potrebujete:</w:t>
      </w:r>
    </w:p>
    <w:p w14:paraId="74B1BD38" w14:textId="3509F4F3" w:rsidR="000E20F7" w:rsidRDefault="003B48E6" w:rsidP="000E20F7">
      <w:pPr>
        <w:spacing w:after="0"/>
        <w:contextualSpacing/>
        <w:rPr>
          <w:rFonts w:cstheme="minorHAnsi"/>
          <w:sz w:val="24"/>
          <w:szCs w:val="24"/>
        </w:rPr>
      </w:pPr>
      <w:r>
        <w:rPr>
          <w:rFonts w:cstheme="minorHAnsi"/>
          <w:sz w:val="24"/>
          <w:szCs w:val="24"/>
        </w:rPr>
        <w:t>1 hrnček hnedého trstinového cukru, alebo panely (sušená cukrová trstina)</w:t>
      </w:r>
    </w:p>
    <w:p w14:paraId="5A06E68B" w14:textId="0DEAE01F" w:rsidR="003B48E6" w:rsidRDefault="003B48E6" w:rsidP="000E20F7">
      <w:pPr>
        <w:spacing w:after="0"/>
        <w:contextualSpacing/>
        <w:rPr>
          <w:rFonts w:cstheme="minorHAnsi"/>
          <w:sz w:val="24"/>
          <w:szCs w:val="24"/>
        </w:rPr>
      </w:pPr>
      <w:r>
        <w:rPr>
          <w:rFonts w:cstheme="minorHAnsi"/>
          <w:sz w:val="24"/>
          <w:szCs w:val="24"/>
        </w:rPr>
        <w:t>2 PL sušeného prášku z </w:t>
      </w:r>
      <w:proofErr w:type="spellStart"/>
      <w:r>
        <w:rPr>
          <w:rFonts w:cstheme="minorHAnsi"/>
          <w:sz w:val="24"/>
          <w:szCs w:val="24"/>
        </w:rPr>
        <w:t>kozonohy</w:t>
      </w:r>
      <w:proofErr w:type="spellEnd"/>
    </w:p>
    <w:p w14:paraId="77EA8899" w14:textId="10075823" w:rsidR="003B48E6" w:rsidRDefault="003B48E6" w:rsidP="000E20F7">
      <w:pPr>
        <w:spacing w:after="0"/>
        <w:contextualSpacing/>
        <w:rPr>
          <w:rFonts w:cstheme="minorHAnsi"/>
          <w:sz w:val="24"/>
          <w:szCs w:val="24"/>
        </w:rPr>
      </w:pPr>
    </w:p>
    <w:p w14:paraId="04CCE207" w14:textId="02265859" w:rsidR="003B48E6" w:rsidRDefault="003B48E6" w:rsidP="000E20F7">
      <w:pPr>
        <w:spacing w:after="0"/>
        <w:contextualSpacing/>
        <w:rPr>
          <w:rFonts w:cstheme="minorHAnsi"/>
          <w:sz w:val="24"/>
          <w:szCs w:val="24"/>
        </w:rPr>
      </w:pPr>
      <w:r>
        <w:rPr>
          <w:rFonts w:cstheme="minorHAnsi"/>
          <w:sz w:val="24"/>
          <w:szCs w:val="24"/>
        </w:rPr>
        <w:t>Postup:</w:t>
      </w:r>
    </w:p>
    <w:p w14:paraId="1417EDE1" w14:textId="2FD45D23" w:rsidR="003B48E6" w:rsidRDefault="003B48E6" w:rsidP="000E20F7">
      <w:pPr>
        <w:spacing w:after="0"/>
        <w:contextualSpacing/>
        <w:rPr>
          <w:rFonts w:cstheme="minorHAnsi"/>
          <w:sz w:val="24"/>
          <w:szCs w:val="24"/>
        </w:rPr>
      </w:pPr>
      <w:r>
        <w:rPr>
          <w:rFonts w:cstheme="minorHAnsi"/>
          <w:sz w:val="24"/>
          <w:szCs w:val="24"/>
        </w:rPr>
        <w:t>Cukor a prášok z </w:t>
      </w:r>
      <w:proofErr w:type="spellStart"/>
      <w:r>
        <w:rPr>
          <w:rFonts w:cstheme="minorHAnsi"/>
          <w:sz w:val="24"/>
          <w:szCs w:val="24"/>
        </w:rPr>
        <w:t>kozonohy</w:t>
      </w:r>
      <w:proofErr w:type="spellEnd"/>
      <w:r>
        <w:rPr>
          <w:rFonts w:cstheme="minorHAnsi"/>
          <w:sz w:val="24"/>
          <w:szCs w:val="24"/>
        </w:rPr>
        <w:t xml:space="preserve"> vložte do kuchynského mixéra a na najväčší výkon mixujte, kým cukor a prášok nevytvoria jemnú, sypkú zmes. Presypte do uzatvárateľnej nádoby a uskladnite mimo slnečného žiarenia. </w:t>
      </w:r>
    </w:p>
    <w:p w14:paraId="0105D5DF" w14:textId="5E1EFB0C" w:rsidR="003B48E6" w:rsidRDefault="003B48E6" w:rsidP="000E20F7">
      <w:pPr>
        <w:spacing w:after="0"/>
        <w:contextualSpacing/>
        <w:rPr>
          <w:rFonts w:cstheme="minorHAnsi"/>
          <w:sz w:val="24"/>
          <w:szCs w:val="24"/>
        </w:rPr>
      </w:pPr>
    </w:p>
    <w:p w14:paraId="0FD3857F" w14:textId="77777777" w:rsidR="003B48E6" w:rsidRPr="003B48E6" w:rsidRDefault="003B48E6" w:rsidP="003B48E6">
      <w:pPr>
        <w:spacing w:after="0"/>
        <w:contextualSpacing/>
        <w:rPr>
          <w:rFonts w:cstheme="minorHAnsi"/>
          <w:b/>
          <w:sz w:val="24"/>
          <w:szCs w:val="24"/>
          <w:highlight w:val="magenta"/>
        </w:rPr>
      </w:pPr>
      <w:r w:rsidRPr="003B48E6">
        <w:rPr>
          <w:rFonts w:cstheme="minorHAnsi"/>
          <w:b/>
          <w:sz w:val="24"/>
          <w:szCs w:val="24"/>
          <w:highlight w:val="magenta"/>
        </w:rPr>
        <w:t xml:space="preserve">5 minútová zmrzlina s </w:t>
      </w:r>
      <w:proofErr w:type="spellStart"/>
      <w:r w:rsidRPr="003B48E6">
        <w:rPr>
          <w:rFonts w:cstheme="minorHAnsi"/>
          <w:b/>
          <w:sz w:val="24"/>
          <w:szCs w:val="24"/>
          <w:highlight w:val="magenta"/>
        </w:rPr>
        <w:t>kozohonou</w:t>
      </w:r>
      <w:proofErr w:type="spellEnd"/>
    </w:p>
    <w:p w14:paraId="40B51AD9" w14:textId="64A3DC72" w:rsidR="003B48E6" w:rsidRDefault="003B48E6" w:rsidP="003B48E6">
      <w:pPr>
        <w:spacing w:after="0"/>
        <w:contextualSpacing/>
        <w:rPr>
          <w:rFonts w:cstheme="minorHAnsi"/>
          <w:sz w:val="24"/>
          <w:szCs w:val="24"/>
        </w:rPr>
      </w:pPr>
      <w:r w:rsidRPr="003B48E6">
        <w:rPr>
          <w:rFonts w:cstheme="minorHAnsi"/>
          <w:sz w:val="24"/>
          <w:szCs w:val="24"/>
        </w:rPr>
        <w:t xml:space="preserve">Tri ingrediencie a 5 minút sú všetko, čo potrebujete na dokonalú, zdravú zmrzliny bez nezdravého cukru! Nie je potrebný žiadny </w:t>
      </w:r>
      <w:proofErr w:type="spellStart"/>
      <w:r w:rsidRPr="003B48E6">
        <w:rPr>
          <w:rFonts w:cstheme="minorHAnsi"/>
          <w:sz w:val="24"/>
          <w:szCs w:val="24"/>
        </w:rPr>
        <w:t>zmrzlinovač</w:t>
      </w:r>
      <w:proofErr w:type="spellEnd"/>
      <w:r w:rsidRPr="003B48E6">
        <w:rPr>
          <w:rFonts w:cstheme="minorHAnsi"/>
          <w:sz w:val="24"/>
          <w:szCs w:val="24"/>
        </w:rPr>
        <w:t xml:space="preserve">, túto mrazenú pochúťku je možné pripraviť v kuchynskom robote alebo mixéri! Stačí mať v mrazničke odložených zopár ošúpaných a nakrájaných banánov. </w:t>
      </w:r>
    </w:p>
    <w:p w14:paraId="7D4CFE2B" w14:textId="77777777" w:rsidR="003B48E6" w:rsidRPr="003B48E6" w:rsidRDefault="003B48E6" w:rsidP="003B48E6">
      <w:pPr>
        <w:spacing w:after="0"/>
        <w:contextualSpacing/>
        <w:rPr>
          <w:rFonts w:cstheme="minorHAnsi"/>
          <w:sz w:val="24"/>
          <w:szCs w:val="24"/>
        </w:rPr>
      </w:pPr>
    </w:p>
    <w:p w14:paraId="78A23F09" w14:textId="77777777" w:rsidR="003B48E6" w:rsidRPr="003B48E6" w:rsidRDefault="003B48E6" w:rsidP="003B48E6">
      <w:pPr>
        <w:spacing w:after="0"/>
        <w:contextualSpacing/>
        <w:rPr>
          <w:rFonts w:cstheme="minorHAnsi"/>
          <w:sz w:val="24"/>
          <w:szCs w:val="24"/>
        </w:rPr>
      </w:pPr>
      <w:r w:rsidRPr="003B48E6">
        <w:rPr>
          <w:rFonts w:cstheme="minorHAnsi"/>
          <w:b/>
          <w:bCs/>
          <w:sz w:val="24"/>
          <w:szCs w:val="24"/>
        </w:rPr>
        <w:t>Budeme potrebovať</w:t>
      </w:r>
      <w:r w:rsidRPr="003B48E6">
        <w:rPr>
          <w:rFonts w:cstheme="minorHAnsi"/>
          <w:sz w:val="24"/>
          <w:szCs w:val="24"/>
        </w:rPr>
        <w:t>:</w:t>
      </w:r>
    </w:p>
    <w:p w14:paraId="035930A3" w14:textId="77777777" w:rsidR="003B48E6" w:rsidRPr="003B48E6" w:rsidRDefault="003B48E6" w:rsidP="003B48E6">
      <w:pPr>
        <w:spacing w:after="0"/>
        <w:contextualSpacing/>
        <w:rPr>
          <w:rFonts w:cstheme="minorHAnsi"/>
          <w:sz w:val="24"/>
          <w:szCs w:val="24"/>
        </w:rPr>
      </w:pPr>
      <w:r w:rsidRPr="003B48E6">
        <w:rPr>
          <w:rFonts w:cstheme="minorHAnsi"/>
          <w:sz w:val="24"/>
          <w:szCs w:val="24"/>
        </w:rPr>
        <w:t>2-3 mrazené banány</w:t>
      </w:r>
    </w:p>
    <w:p w14:paraId="0FAB9424" w14:textId="77777777" w:rsidR="003B48E6" w:rsidRPr="003B48E6" w:rsidRDefault="003B48E6" w:rsidP="003B48E6">
      <w:pPr>
        <w:spacing w:after="0"/>
        <w:contextualSpacing/>
        <w:rPr>
          <w:rFonts w:cstheme="minorHAnsi"/>
          <w:sz w:val="24"/>
          <w:szCs w:val="24"/>
        </w:rPr>
      </w:pPr>
      <w:r w:rsidRPr="003B48E6">
        <w:rPr>
          <w:rFonts w:cstheme="minorHAnsi"/>
          <w:sz w:val="24"/>
          <w:szCs w:val="24"/>
        </w:rPr>
        <w:t>1 hrsť obľúbeného čerstvého ovocia</w:t>
      </w:r>
    </w:p>
    <w:p w14:paraId="445EE206" w14:textId="77777777" w:rsidR="003B48E6" w:rsidRPr="003B48E6" w:rsidRDefault="003B48E6" w:rsidP="003B48E6">
      <w:pPr>
        <w:spacing w:after="0"/>
        <w:contextualSpacing/>
        <w:rPr>
          <w:rFonts w:cstheme="minorHAnsi"/>
          <w:sz w:val="24"/>
          <w:szCs w:val="24"/>
        </w:rPr>
      </w:pPr>
      <w:r w:rsidRPr="003B48E6">
        <w:rPr>
          <w:rFonts w:cstheme="minorHAnsi"/>
          <w:sz w:val="24"/>
          <w:szCs w:val="24"/>
        </w:rPr>
        <w:t xml:space="preserve">1 hrsť </w:t>
      </w:r>
      <w:proofErr w:type="spellStart"/>
      <w:r w:rsidRPr="003B48E6">
        <w:rPr>
          <w:rFonts w:cstheme="minorHAnsi"/>
          <w:sz w:val="24"/>
          <w:szCs w:val="24"/>
        </w:rPr>
        <w:t>kozonohy</w:t>
      </w:r>
      <w:proofErr w:type="spellEnd"/>
      <w:r w:rsidRPr="003B48E6">
        <w:rPr>
          <w:rFonts w:cstheme="minorHAnsi"/>
          <w:sz w:val="24"/>
          <w:szCs w:val="24"/>
        </w:rPr>
        <w:t xml:space="preserve"> </w:t>
      </w:r>
      <w:proofErr w:type="spellStart"/>
      <w:r w:rsidRPr="003B48E6">
        <w:rPr>
          <w:rFonts w:cstheme="minorHAnsi"/>
          <w:sz w:val="24"/>
          <w:szCs w:val="24"/>
        </w:rPr>
        <w:t>hostcovej</w:t>
      </w:r>
      <w:proofErr w:type="spellEnd"/>
    </w:p>
    <w:p w14:paraId="0711DBD2" w14:textId="77777777" w:rsidR="003B48E6" w:rsidRPr="003B48E6" w:rsidRDefault="003B48E6" w:rsidP="003B48E6">
      <w:pPr>
        <w:spacing w:after="0"/>
        <w:contextualSpacing/>
        <w:rPr>
          <w:rFonts w:cstheme="minorHAnsi"/>
          <w:sz w:val="24"/>
          <w:szCs w:val="24"/>
        </w:rPr>
      </w:pPr>
      <w:r w:rsidRPr="003B48E6">
        <w:rPr>
          <w:rFonts w:cstheme="minorHAnsi"/>
          <w:sz w:val="24"/>
          <w:szCs w:val="24"/>
        </w:rPr>
        <w:t>škorica, kakao (voliteľné)</w:t>
      </w:r>
    </w:p>
    <w:p w14:paraId="532AC062" w14:textId="77777777" w:rsidR="003B48E6" w:rsidRPr="003B48E6" w:rsidRDefault="003B48E6" w:rsidP="003B48E6">
      <w:pPr>
        <w:spacing w:after="0"/>
        <w:contextualSpacing/>
        <w:rPr>
          <w:rFonts w:cstheme="minorHAnsi"/>
          <w:sz w:val="24"/>
          <w:szCs w:val="24"/>
        </w:rPr>
      </w:pPr>
    </w:p>
    <w:p w14:paraId="2A23592D" w14:textId="77777777" w:rsidR="003B48E6" w:rsidRPr="003B48E6" w:rsidRDefault="003B48E6" w:rsidP="003B48E6">
      <w:pPr>
        <w:spacing w:after="0"/>
        <w:contextualSpacing/>
        <w:rPr>
          <w:rFonts w:cstheme="minorHAnsi"/>
          <w:sz w:val="24"/>
          <w:szCs w:val="24"/>
        </w:rPr>
      </w:pPr>
      <w:r w:rsidRPr="003B48E6">
        <w:rPr>
          <w:rFonts w:cstheme="minorHAnsi"/>
          <w:b/>
          <w:bCs/>
          <w:sz w:val="24"/>
          <w:szCs w:val="24"/>
        </w:rPr>
        <w:t>Postup</w:t>
      </w:r>
      <w:r w:rsidRPr="003B48E6">
        <w:rPr>
          <w:rFonts w:cstheme="minorHAnsi"/>
          <w:sz w:val="24"/>
          <w:szCs w:val="24"/>
        </w:rPr>
        <w:t>:</w:t>
      </w:r>
    </w:p>
    <w:p w14:paraId="7ED3DC22" w14:textId="3E08F924" w:rsidR="003B48E6" w:rsidRPr="003B48E6" w:rsidRDefault="003B48E6" w:rsidP="003B48E6">
      <w:pPr>
        <w:spacing w:after="0"/>
        <w:contextualSpacing/>
        <w:rPr>
          <w:rFonts w:cstheme="minorHAnsi"/>
          <w:sz w:val="24"/>
          <w:szCs w:val="24"/>
        </w:rPr>
      </w:pPr>
      <w:r w:rsidRPr="003B48E6">
        <w:rPr>
          <w:rFonts w:cstheme="minorHAnsi"/>
          <w:sz w:val="24"/>
          <w:szCs w:val="24"/>
        </w:rPr>
        <w:t xml:space="preserve">Lístky </w:t>
      </w:r>
      <w:proofErr w:type="spellStart"/>
      <w:r w:rsidRPr="003B48E6">
        <w:rPr>
          <w:rFonts w:cstheme="minorHAnsi"/>
          <w:sz w:val="24"/>
          <w:szCs w:val="24"/>
        </w:rPr>
        <w:t>kozonohy</w:t>
      </w:r>
      <w:proofErr w:type="spellEnd"/>
      <w:r w:rsidRPr="003B48E6">
        <w:rPr>
          <w:rFonts w:cstheme="minorHAnsi"/>
          <w:sz w:val="24"/>
          <w:szCs w:val="24"/>
        </w:rPr>
        <w:t xml:space="preserve"> si nakrájajte na menšie kúsky a spolu s ostatnými ingredienciami do hladka rozmixujte. Banán dodá zmrzline krémovú a jemnú konzistenciu.</w:t>
      </w:r>
    </w:p>
    <w:p w14:paraId="1E04C121" w14:textId="77777777" w:rsidR="003B48E6" w:rsidRPr="003B48E6" w:rsidRDefault="003B48E6" w:rsidP="003B48E6">
      <w:pPr>
        <w:spacing w:after="0"/>
        <w:contextualSpacing/>
        <w:rPr>
          <w:rFonts w:cstheme="minorHAnsi"/>
          <w:sz w:val="24"/>
          <w:szCs w:val="24"/>
        </w:rPr>
      </w:pPr>
    </w:p>
    <w:p w14:paraId="11B3ADD7" w14:textId="77777777" w:rsidR="000E20F7" w:rsidRPr="00030732" w:rsidRDefault="000E20F7" w:rsidP="00030732">
      <w:pPr>
        <w:spacing w:after="0"/>
        <w:contextualSpacing/>
        <w:jc w:val="center"/>
        <w:rPr>
          <w:rFonts w:cstheme="minorHAnsi"/>
          <w:b/>
          <w:sz w:val="24"/>
          <w:szCs w:val="24"/>
        </w:rPr>
      </w:pPr>
    </w:p>
    <w:p w14:paraId="2F4DC6E0" w14:textId="2374D58F" w:rsidR="000E20F7" w:rsidRDefault="000E20F7" w:rsidP="000E20F7">
      <w:pPr>
        <w:spacing w:after="0"/>
        <w:contextualSpacing/>
        <w:jc w:val="center"/>
        <w:rPr>
          <w:rFonts w:ascii="Times New Roman" w:hAnsi="Times New Roman" w:cs="Times New Roman"/>
          <w:sz w:val="24"/>
          <w:szCs w:val="24"/>
        </w:rPr>
      </w:pPr>
    </w:p>
    <w:p w14:paraId="160B1445" w14:textId="55D35D56" w:rsidR="00395767" w:rsidRDefault="00395767">
      <w:pPr>
        <w:rPr>
          <w:b/>
          <w:highlight w:val="cyan"/>
        </w:rPr>
      </w:pPr>
    </w:p>
    <w:p w14:paraId="0D3116F5" w14:textId="48ECA5C2" w:rsidR="00E7621C" w:rsidRPr="00E7621C" w:rsidRDefault="00E7621C" w:rsidP="00E7621C">
      <w:pPr>
        <w:spacing w:after="0"/>
        <w:contextualSpacing/>
        <w:jc w:val="center"/>
        <w:rPr>
          <w:b/>
          <w:sz w:val="24"/>
          <w:szCs w:val="24"/>
          <w:highlight w:val="cyan"/>
        </w:rPr>
      </w:pPr>
      <w:r w:rsidRPr="00E7621C">
        <w:rPr>
          <w:b/>
          <w:sz w:val="24"/>
          <w:szCs w:val="24"/>
          <w:highlight w:val="cyan"/>
        </w:rPr>
        <w:t>PŔHĽAVA DVOJDOMÁ</w:t>
      </w:r>
    </w:p>
    <w:p w14:paraId="2F4A6363" w14:textId="2C92F0CB" w:rsidR="00E7621C" w:rsidRPr="00E7621C" w:rsidRDefault="00E7621C" w:rsidP="00E7621C">
      <w:pPr>
        <w:spacing w:after="0"/>
        <w:contextualSpacing/>
        <w:jc w:val="center"/>
        <w:rPr>
          <w:sz w:val="24"/>
          <w:szCs w:val="24"/>
        </w:rPr>
      </w:pPr>
      <w:proofErr w:type="spellStart"/>
      <w:r w:rsidRPr="00E7621C">
        <w:rPr>
          <w:i/>
          <w:sz w:val="24"/>
          <w:szCs w:val="24"/>
        </w:rPr>
        <w:t>Kopřiva</w:t>
      </w:r>
      <w:proofErr w:type="spellEnd"/>
      <w:r w:rsidRPr="00E7621C">
        <w:rPr>
          <w:i/>
          <w:sz w:val="24"/>
          <w:szCs w:val="24"/>
        </w:rPr>
        <w:t xml:space="preserve"> </w:t>
      </w:r>
      <w:proofErr w:type="spellStart"/>
      <w:r w:rsidRPr="00E7621C">
        <w:rPr>
          <w:i/>
          <w:sz w:val="24"/>
          <w:szCs w:val="24"/>
        </w:rPr>
        <w:t>dvoudomá</w:t>
      </w:r>
      <w:proofErr w:type="spellEnd"/>
      <w:r w:rsidRPr="00E7621C">
        <w:rPr>
          <w:i/>
          <w:sz w:val="24"/>
          <w:szCs w:val="24"/>
        </w:rPr>
        <w:t xml:space="preserve"> </w:t>
      </w:r>
      <w:r w:rsidRPr="00E7621C">
        <w:rPr>
          <w:sz w:val="24"/>
          <w:szCs w:val="24"/>
        </w:rPr>
        <w:t xml:space="preserve">(česky) – </w:t>
      </w:r>
      <w:proofErr w:type="spellStart"/>
      <w:r w:rsidRPr="00E7621C">
        <w:rPr>
          <w:i/>
          <w:sz w:val="24"/>
          <w:szCs w:val="24"/>
        </w:rPr>
        <w:t>Urtica</w:t>
      </w:r>
      <w:proofErr w:type="spellEnd"/>
      <w:r w:rsidRPr="00E7621C">
        <w:rPr>
          <w:i/>
          <w:sz w:val="24"/>
          <w:szCs w:val="24"/>
        </w:rPr>
        <w:t xml:space="preserve"> </w:t>
      </w:r>
      <w:proofErr w:type="spellStart"/>
      <w:r w:rsidRPr="00E7621C">
        <w:rPr>
          <w:i/>
          <w:sz w:val="24"/>
          <w:szCs w:val="24"/>
        </w:rPr>
        <w:t>dioica</w:t>
      </w:r>
      <w:proofErr w:type="spellEnd"/>
      <w:r w:rsidRPr="00E7621C">
        <w:rPr>
          <w:i/>
          <w:sz w:val="24"/>
          <w:szCs w:val="24"/>
        </w:rPr>
        <w:t xml:space="preserve"> </w:t>
      </w:r>
      <w:r w:rsidRPr="00E7621C">
        <w:rPr>
          <w:sz w:val="24"/>
          <w:szCs w:val="24"/>
        </w:rPr>
        <w:t>(latinsky)</w:t>
      </w:r>
    </w:p>
    <w:p w14:paraId="565ED29D" w14:textId="77777777" w:rsidR="001D3BA8" w:rsidRDefault="001D3BA8" w:rsidP="001D3BA8">
      <w:pPr>
        <w:spacing w:after="0"/>
        <w:contextualSpacing/>
        <w:rPr>
          <w:b/>
          <w:sz w:val="24"/>
          <w:szCs w:val="24"/>
          <w:highlight w:val="cyan"/>
        </w:rPr>
      </w:pPr>
    </w:p>
    <w:p w14:paraId="74DAE2DE" w14:textId="77777777" w:rsidR="00240BCF" w:rsidRPr="00490F1A" w:rsidRDefault="00240BCF" w:rsidP="00240BCF">
      <w:pPr>
        <w:spacing w:after="0"/>
        <w:contextualSpacing/>
        <w:jc w:val="center"/>
        <w:rPr>
          <w:rFonts w:cstheme="minorHAnsi"/>
          <w:sz w:val="24"/>
          <w:szCs w:val="24"/>
        </w:rPr>
      </w:pPr>
      <w:commentRangeStart w:id="72"/>
      <w:commentRangeStart w:id="73"/>
      <w:r w:rsidRPr="00490F1A">
        <w:rPr>
          <w:rFonts w:cstheme="minorHAnsi"/>
          <w:i/>
          <w:sz w:val="24"/>
          <w:szCs w:val="24"/>
        </w:rPr>
        <w:t>„Ak začínate s divokými bylinkami a mali by ste si vybrať jednu na začiatok, tak odporúčam práve žihľavu.“</w:t>
      </w:r>
      <w:commentRangeEnd w:id="72"/>
      <w:r>
        <w:rPr>
          <w:rStyle w:val="Odkaznakomentr"/>
        </w:rPr>
        <w:commentReference w:id="72"/>
      </w:r>
      <w:commentRangeEnd w:id="73"/>
      <w:r>
        <w:rPr>
          <w:rStyle w:val="Odkaznakomentr"/>
        </w:rPr>
        <w:commentReference w:id="73"/>
      </w:r>
    </w:p>
    <w:p w14:paraId="6FA7F8AC" w14:textId="77777777" w:rsidR="00E7621C" w:rsidRPr="00490F1A" w:rsidRDefault="00E7621C" w:rsidP="00490F1A">
      <w:pPr>
        <w:spacing w:after="0"/>
        <w:contextualSpacing/>
        <w:rPr>
          <w:rFonts w:cstheme="minorHAnsi"/>
          <w:b/>
          <w:sz w:val="24"/>
          <w:szCs w:val="24"/>
          <w:highlight w:val="cyan"/>
        </w:rPr>
      </w:pPr>
    </w:p>
    <w:p w14:paraId="00DC4C57" w14:textId="77DC0A19" w:rsidR="00CE6451" w:rsidRDefault="009206CF" w:rsidP="00490F1A">
      <w:pPr>
        <w:spacing w:after="0"/>
        <w:contextualSpacing/>
        <w:rPr>
          <w:rFonts w:cstheme="minorHAnsi"/>
          <w:sz w:val="24"/>
          <w:szCs w:val="24"/>
        </w:rPr>
      </w:pPr>
      <w:r w:rsidRPr="00490F1A">
        <w:rPr>
          <w:rFonts w:cstheme="minorHAnsi"/>
          <w:sz w:val="24"/>
          <w:szCs w:val="24"/>
        </w:rPr>
        <w:t xml:space="preserve">Žihľava </w:t>
      </w:r>
      <w:r w:rsidR="008542C7" w:rsidRPr="00490F1A">
        <w:rPr>
          <w:rFonts w:cstheme="minorHAnsi"/>
          <w:sz w:val="24"/>
          <w:szCs w:val="24"/>
        </w:rPr>
        <w:t xml:space="preserve">je </w:t>
      </w:r>
      <w:proofErr w:type="spellStart"/>
      <w:r w:rsidR="008542C7" w:rsidRPr="00490F1A">
        <w:rPr>
          <w:rFonts w:cstheme="minorHAnsi"/>
          <w:sz w:val="24"/>
          <w:szCs w:val="24"/>
        </w:rPr>
        <w:t>super</w:t>
      </w:r>
      <w:r w:rsidR="00FB08F7" w:rsidRPr="00490F1A">
        <w:rPr>
          <w:rFonts w:cstheme="minorHAnsi"/>
          <w:sz w:val="24"/>
          <w:szCs w:val="24"/>
        </w:rPr>
        <w:t>liečivka</w:t>
      </w:r>
      <w:proofErr w:type="spellEnd"/>
      <w:r w:rsidR="00FB08F7" w:rsidRPr="00490F1A">
        <w:rPr>
          <w:rFonts w:cstheme="minorHAnsi"/>
          <w:sz w:val="24"/>
          <w:szCs w:val="24"/>
        </w:rPr>
        <w:t>,</w:t>
      </w:r>
      <w:r w:rsidRPr="00490F1A">
        <w:rPr>
          <w:rFonts w:cstheme="minorHAnsi"/>
          <w:sz w:val="24"/>
          <w:szCs w:val="24"/>
        </w:rPr>
        <w:t xml:space="preserve"> ktorej liečivé účinky môžet</w:t>
      </w:r>
      <w:r w:rsidR="009018E8" w:rsidRPr="00490F1A">
        <w:rPr>
          <w:rFonts w:cstheme="minorHAnsi"/>
          <w:sz w:val="24"/>
          <w:szCs w:val="24"/>
        </w:rPr>
        <w:t xml:space="preserve">e využívať takmer po celý rok. Na našom jedálničku sa ocitá takmer denne a mám </w:t>
      </w:r>
      <w:r w:rsidR="00CA479C" w:rsidRPr="00490F1A">
        <w:rPr>
          <w:rFonts w:cstheme="minorHAnsi"/>
          <w:sz w:val="24"/>
          <w:szCs w:val="24"/>
        </w:rPr>
        <w:t>ju rada, pretože</w:t>
      </w:r>
      <w:r w:rsidR="008542C7" w:rsidRPr="00490F1A">
        <w:rPr>
          <w:rFonts w:cstheme="minorHAnsi"/>
          <w:sz w:val="24"/>
          <w:szCs w:val="24"/>
        </w:rPr>
        <w:t xml:space="preserve"> sa hodí skvele </w:t>
      </w:r>
      <w:r w:rsidR="009018E8" w:rsidRPr="00490F1A">
        <w:rPr>
          <w:rFonts w:cstheme="minorHAnsi"/>
          <w:sz w:val="24"/>
          <w:szCs w:val="24"/>
        </w:rPr>
        <w:t xml:space="preserve">ako do slaných, tak aj do sladkých receptov. </w:t>
      </w:r>
    </w:p>
    <w:p w14:paraId="4F7C4CFA" w14:textId="77777777" w:rsidR="00490F1A" w:rsidRPr="00490F1A" w:rsidRDefault="00490F1A" w:rsidP="00490F1A">
      <w:pPr>
        <w:spacing w:after="0"/>
        <w:contextualSpacing/>
        <w:rPr>
          <w:rFonts w:cstheme="minorHAnsi"/>
          <w:sz w:val="24"/>
          <w:szCs w:val="24"/>
        </w:rPr>
      </w:pPr>
    </w:p>
    <w:p w14:paraId="1E694381" w14:textId="1DD24DE6" w:rsidR="009206CF" w:rsidRPr="00490F1A" w:rsidRDefault="00A7583B" w:rsidP="00490F1A">
      <w:pPr>
        <w:spacing w:after="0"/>
        <w:contextualSpacing/>
        <w:rPr>
          <w:rFonts w:cstheme="minorHAnsi"/>
          <w:sz w:val="24"/>
          <w:szCs w:val="24"/>
        </w:rPr>
      </w:pPr>
      <w:r w:rsidRPr="00490F1A">
        <w:rPr>
          <w:rFonts w:cstheme="minorHAnsi"/>
          <w:sz w:val="24"/>
          <w:szCs w:val="24"/>
        </w:rPr>
        <w:t xml:space="preserve">Ľudstvo používa žihľavu už tisíce rokov. Aj najznámejšia bylinkárka </w:t>
      </w:r>
      <w:proofErr w:type="spellStart"/>
      <w:r w:rsidRPr="00490F1A">
        <w:rPr>
          <w:rFonts w:cstheme="minorHAnsi"/>
          <w:sz w:val="24"/>
          <w:szCs w:val="24"/>
        </w:rPr>
        <w:t>Maria</w:t>
      </w:r>
      <w:proofErr w:type="spellEnd"/>
      <w:r w:rsidRPr="00490F1A">
        <w:rPr>
          <w:rFonts w:cstheme="minorHAnsi"/>
          <w:sz w:val="24"/>
          <w:szCs w:val="24"/>
        </w:rPr>
        <w:t xml:space="preserve"> </w:t>
      </w:r>
      <w:proofErr w:type="spellStart"/>
      <w:r w:rsidRPr="00490F1A">
        <w:rPr>
          <w:rFonts w:cstheme="minorHAnsi"/>
          <w:sz w:val="24"/>
          <w:szCs w:val="24"/>
        </w:rPr>
        <w:t>Treben</w:t>
      </w:r>
      <w:proofErr w:type="spellEnd"/>
      <w:r w:rsidRPr="00490F1A">
        <w:rPr>
          <w:rFonts w:cstheme="minorHAnsi"/>
          <w:sz w:val="24"/>
          <w:szCs w:val="24"/>
        </w:rPr>
        <w:t xml:space="preserve"> tvrdila, že keby ľudstvo vedelo, aký má zázračný liečivý účinok, nepestovalo by nič iné</w:t>
      </w:r>
      <w:r w:rsidR="007239CD" w:rsidRPr="00490F1A">
        <w:rPr>
          <w:rFonts w:cstheme="minorHAnsi"/>
          <w:sz w:val="24"/>
          <w:szCs w:val="24"/>
        </w:rPr>
        <w:t>,</w:t>
      </w:r>
      <w:r w:rsidRPr="00490F1A">
        <w:rPr>
          <w:rFonts w:cstheme="minorHAnsi"/>
          <w:sz w:val="24"/>
          <w:szCs w:val="24"/>
        </w:rPr>
        <w:t xml:space="preserve"> len žihľavu.</w:t>
      </w:r>
      <w:r w:rsidRPr="00490F1A">
        <w:rPr>
          <w:rFonts w:cstheme="minorHAnsi"/>
          <w:color w:val="050505"/>
          <w:sz w:val="24"/>
          <w:szCs w:val="24"/>
          <w:shd w:val="clear" w:color="auto" w:fill="FFFFFF"/>
        </w:rPr>
        <w:t xml:space="preserve"> </w:t>
      </w:r>
      <w:r w:rsidR="009206CF" w:rsidRPr="00490F1A">
        <w:rPr>
          <w:rFonts w:cstheme="minorHAnsi"/>
          <w:sz w:val="24"/>
          <w:szCs w:val="24"/>
        </w:rPr>
        <w:t xml:space="preserve">Napriek </w:t>
      </w:r>
      <w:r w:rsidR="008542C7" w:rsidRPr="00490F1A">
        <w:rPr>
          <w:rFonts w:cstheme="minorHAnsi"/>
          <w:sz w:val="24"/>
          <w:szCs w:val="24"/>
        </w:rPr>
        <w:t>jej</w:t>
      </w:r>
      <w:r w:rsidR="009206CF" w:rsidRPr="00490F1A">
        <w:rPr>
          <w:rFonts w:cstheme="minorHAnsi"/>
          <w:sz w:val="24"/>
          <w:szCs w:val="24"/>
        </w:rPr>
        <w:t xml:space="preserve"> „ostrému“ vzhľadu ju </w:t>
      </w:r>
      <w:r w:rsidR="008542C7" w:rsidRPr="00490F1A">
        <w:rPr>
          <w:rFonts w:cstheme="minorHAnsi"/>
          <w:sz w:val="24"/>
          <w:szCs w:val="24"/>
        </w:rPr>
        <w:t>možno</w:t>
      </w:r>
      <w:r w:rsidR="009206CF" w:rsidRPr="00490F1A">
        <w:rPr>
          <w:rFonts w:cstheme="minorHAnsi"/>
          <w:sz w:val="24"/>
          <w:szCs w:val="24"/>
        </w:rPr>
        <w:t xml:space="preserve"> označiť </w:t>
      </w:r>
      <w:r w:rsidR="008542C7" w:rsidRPr="00490F1A">
        <w:rPr>
          <w:rFonts w:cstheme="minorHAnsi"/>
          <w:sz w:val="24"/>
          <w:szCs w:val="24"/>
        </w:rPr>
        <w:t>za</w:t>
      </w:r>
      <w:r w:rsidR="009206CF" w:rsidRPr="00490F1A">
        <w:rPr>
          <w:rFonts w:cstheme="minorHAnsi"/>
          <w:sz w:val="24"/>
          <w:szCs w:val="24"/>
        </w:rPr>
        <w:t xml:space="preserve"> kráľovnú divokých byliniek.</w:t>
      </w:r>
    </w:p>
    <w:p w14:paraId="474F718C" w14:textId="77777777" w:rsidR="00061D76" w:rsidRPr="00490F1A" w:rsidRDefault="00061D76" w:rsidP="00490F1A">
      <w:pPr>
        <w:spacing w:after="0"/>
        <w:contextualSpacing/>
        <w:rPr>
          <w:rFonts w:cstheme="minorHAnsi"/>
          <w:sz w:val="24"/>
          <w:szCs w:val="24"/>
        </w:rPr>
      </w:pPr>
    </w:p>
    <w:p w14:paraId="700262CC" w14:textId="3D53DFCD" w:rsidR="009206CF" w:rsidRPr="000201F9" w:rsidRDefault="007565BB" w:rsidP="00490F1A">
      <w:pPr>
        <w:spacing w:after="0"/>
        <w:contextualSpacing/>
        <w:rPr>
          <w:rFonts w:cstheme="minorHAnsi"/>
          <w:b/>
          <w:sz w:val="24"/>
          <w:szCs w:val="24"/>
        </w:rPr>
      </w:pPr>
      <w:r w:rsidRPr="000201F9">
        <w:rPr>
          <w:rFonts w:cstheme="minorHAnsi"/>
          <w:b/>
          <w:sz w:val="24"/>
          <w:szCs w:val="24"/>
        </w:rPr>
        <w:t>Pŕhľava dvojdomá:</w:t>
      </w:r>
    </w:p>
    <w:p w14:paraId="41EEE089" w14:textId="3D967BAD" w:rsidR="009206CF" w:rsidRPr="007565BB" w:rsidRDefault="000201F9" w:rsidP="007565BB">
      <w:pPr>
        <w:pStyle w:val="Odsekzoznamu"/>
        <w:numPr>
          <w:ilvl w:val="0"/>
          <w:numId w:val="40"/>
        </w:numPr>
        <w:spacing w:after="0"/>
        <w:rPr>
          <w:rFonts w:cstheme="minorHAnsi"/>
          <w:b/>
          <w:sz w:val="24"/>
          <w:szCs w:val="24"/>
        </w:rPr>
      </w:pPr>
      <w:r>
        <w:rPr>
          <w:rFonts w:cstheme="minorHAnsi"/>
          <w:b/>
          <w:sz w:val="24"/>
          <w:szCs w:val="24"/>
        </w:rPr>
        <w:t xml:space="preserve">je </w:t>
      </w:r>
      <w:r w:rsidR="009206CF" w:rsidRPr="00652BDD">
        <w:rPr>
          <w:rFonts w:cstheme="minorHAnsi"/>
          <w:b/>
          <w:sz w:val="24"/>
          <w:szCs w:val="24"/>
        </w:rPr>
        <w:t>neuveriteľne univerzálna</w:t>
      </w:r>
      <w:r w:rsidR="007565BB">
        <w:rPr>
          <w:rFonts w:cstheme="minorHAnsi"/>
          <w:b/>
          <w:sz w:val="24"/>
          <w:szCs w:val="24"/>
        </w:rPr>
        <w:t xml:space="preserve">: </w:t>
      </w:r>
      <w:r w:rsidR="009206CF" w:rsidRPr="007565BB">
        <w:rPr>
          <w:rFonts w:cstheme="minorHAnsi"/>
          <w:sz w:val="24"/>
          <w:szCs w:val="24"/>
        </w:rPr>
        <w:t xml:space="preserve">Svojou chuťou nepokazí žiadne smoothie či šalát. </w:t>
      </w:r>
      <w:r w:rsidR="008542C7" w:rsidRPr="007565BB">
        <w:rPr>
          <w:rFonts w:cstheme="minorHAnsi"/>
          <w:b/>
          <w:sz w:val="24"/>
          <w:szCs w:val="24"/>
        </w:rPr>
        <w:t>Je to n</w:t>
      </w:r>
      <w:r w:rsidR="009206CF" w:rsidRPr="007565BB">
        <w:rPr>
          <w:rFonts w:cstheme="minorHAnsi"/>
          <w:b/>
          <w:sz w:val="24"/>
          <w:szCs w:val="24"/>
        </w:rPr>
        <w:t>ajčastejšia bylinka</w:t>
      </w:r>
      <w:r w:rsidR="009206CF" w:rsidRPr="007565BB">
        <w:rPr>
          <w:rFonts w:cstheme="minorHAnsi"/>
          <w:sz w:val="24"/>
          <w:szCs w:val="24"/>
        </w:rPr>
        <w:t xml:space="preserve">, z ktorej pripravujeme dezerty či koláče pre deti. </w:t>
      </w:r>
      <w:proofErr w:type="spellStart"/>
      <w:r w:rsidR="009206CF" w:rsidRPr="007565BB">
        <w:rPr>
          <w:rFonts w:cstheme="minorHAnsi"/>
          <w:sz w:val="24"/>
          <w:szCs w:val="24"/>
        </w:rPr>
        <w:t>Maceráty</w:t>
      </w:r>
      <w:proofErr w:type="spellEnd"/>
      <w:r w:rsidR="009206CF" w:rsidRPr="007565BB">
        <w:rPr>
          <w:rFonts w:cstheme="minorHAnsi"/>
          <w:sz w:val="24"/>
          <w:szCs w:val="24"/>
        </w:rPr>
        <w:t xml:space="preserve"> zo žihľavy sú skvelou alternatívou čaju. Pridávam ju do </w:t>
      </w:r>
      <w:proofErr w:type="spellStart"/>
      <w:r w:rsidR="009206CF" w:rsidRPr="007565BB">
        <w:rPr>
          <w:rFonts w:cstheme="minorHAnsi"/>
          <w:sz w:val="24"/>
          <w:szCs w:val="24"/>
        </w:rPr>
        <w:t>kváskového</w:t>
      </w:r>
      <w:proofErr w:type="spellEnd"/>
      <w:r w:rsidR="009206CF" w:rsidRPr="007565BB">
        <w:rPr>
          <w:rFonts w:cstheme="minorHAnsi"/>
          <w:sz w:val="24"/>
          <w:szCs w:val="24"/>
        </w:rPr>
        <w:t xml:space="preserve"> chleba či dcére </w:t>
      </w:r>
      <w:r w:rsidR="00FD613C" w:rsidRPr="007565BB">
        <w:rPr>
          <w:rFonts w:cstheme="minorHAnsi"/>
          <w:sz w:val="24"/>
          <w:szCs w:val="24"/>
        </w:rPr>
        <w:t xml:space="preserve">na </w:t>
      </w:r>
      <w:r w:rsidR="009206CF" w:rsidRPr="007565BB">
        <w:rPr>
          <w:rFonts w:cstheme="minorHAnsi"/>
          <w:sz w:val="24"/>
          <w:szCs w:val="24"/>
        </w:rPr>
        <w:t>zápary na podporu rastu vlasov. Jednoducho sa dá „</w:t>
      </w:r>
      <w:r w:rsidR="00FD613C" w:rsidRPr="007565BB">
        <w:rPr>
          <w:rFonts w:cstheme="minorHAnsi"/>
          <w:sz w:val="24"/>
          <w:szCs w:val="24"/>
        </w:rPr>
        <w:t>spotrebovať</w:t>
      </w:r>
      <w:r w:rsidR="009206CF" w:rsidRPr="007565BB">
        <w:rPr>
          <w:rFonts w:cstheme="minorHAnsi"/>
          <w:sz w:val="24"/>
          <w:szCs w:val="24"/>
        </w:rPr>
        <w:t>“ vo všetkých oblastiach. Spôsobov jej využitia a účinkov by bolo aj na jednu samostatnú knihu.</w:t>
      </w:r>
    </w:p>
    <w:p w14:paraId="2BD760FD" w14:textId="44124E02" w:rsidR="009206CF" w:rsidRPr="000201F9" w:rsidRDefault="000201F9" w:rsidP="000201F9">
      <w:pPr>
        <w:pStyle w:val="Odsekzoznamu"/>
        <w:numPr>
          <w:ilvl w:val="0"/>
          <w:numId w:val="40"/>
        </w:numPr>
        <w:spacing w:after="0"/>
        <w:rPr>
          <w:rFonts w:cstheme="minorHAnsi"/>
          <w:b/>
          <w:sz w:val="24"/>
          <w:szCs w:val="24"/>
        </w:rPr>
      </w:pPr>
      <w:r>
        <w:rPr>
          <w:rFonts w:cstheme="minorHAnsi"/>
          <w:b/>
          <w:sz w:val="24"/>
          <w:szCs w:val="24"/>
        </w:rPr>
        <w:t>je s</w:t>
      </w:r>
      <w:r w:rsidR="009206CF" w:rsidRPr="00652BDD">
        <w:rPr>
          <w:rFonts w:cstheme="minorHAnsi"/>
          <w:b/>
          <w:sz w:val="24"/>
          <w:szCs w:val="24"/>
        </w:rPr>
        <w:t xml:space="preserve">uper </w:t>
      </w:r>
      <w:r w:rsidR="008542C7" w:rsidRPr="00652BDD">
        <w:rPr>
          <w:rFonts w:cstheme="minorHAnsi"/>
          <w:b/>
          <w:sz w:val="24"/>
          <w:szCs w:val="24"/>
        </w:rPr>
        <w:t>bojovníčka</w:t>
      </w:r>
      <w:r w:rsidR="009206CF" w:rsidRPr="00652BDD">
        <w:rPr>
          <w:rFonts w:cstheme="minorHAnsi"/>
          <w:b/>
          <w:sz w:val="24"/>
          <w:szCs w:val="24"/>
        </w:rPr>
        <w:t xml:space="preserve"> za naše zdravie</w:t>
      </w:r>
      <w:r>
        <w:rPr>
          <w:rFonts w:cstheme="minorHAnsi"/>
          <w:b/>
          <w:sz w:val="24"/>
          <w:szCs w:val="24"/>
        </w:rPr>
        <w:t xml:space="preserve">: </w:t>
      </w:r>
      <w:r w:rsidR="009206CF" w:rsidRPr="000201F9">
        <w:rPr>
          <w:rFonts w:cstheme="minorHAnsi"/>
          <w:sz w:val="24"/>
          <w:szCs w:val="24"/>
        </w:rPr>
        <w:t xml:space="preserve">Má čistiace, protizápalové a regeneračné účinky. Jarné </w:t>
      </w:r>
      <w:proofErr w:type="spellStart"/>
      <w:r w:rsidR="009206CF" w:rsidRPr="000201F9">
        <w:rPr>
          <w:rFonts w:cstheme="minorHAnsi"/>
          <w:sz w:val="24"/>
          <w:szCs w:val="24"/>
        </w:rPr>
        <w:t>detoxikačné</w:t>
      </w:r>
      <w:proofErr w:type="spellEnd"/>
      <w:r w:rsidR="009206CF" w:rsidRPr="000201F9">
        <w:rPr>
          <w:rFonts w:cstheme="minorHAnsi"/>
          <w:sz w:val="24"/>
          <w:szCs w:val="24"/>
        </w:rPr>
        <w:t xml:space="preserve"> kúry sa nesmú bez nej zaobísť. Je liečivá celá</w:t>
      </w:r>
      <w:r w:rsidR="00FD613C" w:rsidRPr="000201F9">
        <w:rPr>
          <w:rFonts w:cstheme="minorHAnsi"/>
          <w:sz w:val="24"/>
          <w:szCs w:val="24"/>
        </w:rPr>
        <w:t>,</w:t>
      </w:r>
      <w:r w:rsidR="009206CF" w:rsidRPr="000201F9">
        <w:rPr>
          <w:rFonts w:cstheme="minorHAnsi"/>
          <w:sz w:val="24"/>
          <w:szCs w:val="24"/>
        </w:rPr>
        <w:t xml:space="preserve"> od koreňov po semiačka. Okrem t</w:t>
      </w:r>
      <w:r w:rsidR="008542C7" w:rsidRPr="000201F9">
        <w:rPr>
          <w:rFonts w:cstheme="minorHAnsi"/>
          <w:sz w:val="24"/>
          <w:szCs w:val="24"/>
        </w:rPr>
        <w:t>oho obsahuje prírodnú náhradu sé</w:t>
      </w:r>
      <w:r w:rsidR="009206CF" w:rsidRPr="000201F9">
        <w:rPr>
          <w:rFonts w:cstheme="minorHAnsi"/>
          <w:sz w:val="24"/>
          <w:szCs w:val="24"/>
        </w:rPr>
        <w:t>rotoní</w:t>
      </w:r>
      <w:r w:rsidR="00FD613C" w:rsidRPr="000201F9">
        <w:rPr>
          <w:rFonts w:cstheme="minorHAnsi"/>
          <w:sz w:val="24"/>
          <w:szCs w:val="24"/>
        </w:rPr>
        <w:t>n</w:t>
      </w:r>
      <w:r w:rsidR="009206CF" w:rsidRPr="000201F9">
        <w:rPr>
          <w:rFonts w:cstheme="minorHAnsi"/>
          <w:sz w:val="24"/>
          <w:szCs w:val="24"/>
        </w:rPr>
        <w:t>u – hormónu šťastia. No kto by ju nemiloval</w:t>
      </w:r>
      <w:r w:rsidR="00FD613C" w:rsidRPr="000201F9">
        <w:rPr>
          <w:rFonts w:cstheme="minorHAnsi"/>
          <w:sz w:val="24"/>
          <w:szCs w:val="24"/>
        </w:rPr>
        <w:t>?</w:t>
      </w:r>
      <w:r w:rsidR="009206CF" w:rsidRPr="000201F9">
        <w:rPr>
          <w:rFonts w:cstheme="minorHAnsi"/>
          <w:sz w:val="24"/>
          <w:szCs w:val="24"/>
        </w:rPr>
        <w:t xml:space="preserve"> </w:t>
      </w:r>
    </w:p>
    <w:p w14:paraId="13E5AA28" w14:textId="06080012" w:rsidR="009206CF" w:rsidRPr="000201F9" w:rsidRDefault="000201F9" w:rsidP="000201F9">
      <w:pPr>
        <w:pStyle w:val="Odsekzoznamu"/>
        <w:numPr>
          <w:ilvl w:val="0"/>
          <w:numId w:val="40"/>
        </w:numPr>
        <w:spacing w:after="0"/>
        <w:rPr>
          <w:rFonts w:cstheme="minorHAnsi"/>
          <w:b/>
          <w:sz w:val="24"/>
          <w:szCs w:val="24"/>
        </w:rPr>
      </w:pPr>
      <w:r>
        <w:rPr>
          <w:rFonts w:cstheme="minorHAnsi"/>
          <w:b/>
          <w:sz w:val="24"/>
          <w:szCs w:val="24"/>
        </w:rPr>
        <w:t>r</w:t>
      </w:r>
      <w:r w:rsidR="009206CF" w:rsidRPr="00652BDD">
        <w:rPr>
          <w:rFonts w:cstheme="minorHAnsi"/>
          <w:b/>
          <w:sz w:val="24"/>
          <w:szCs w:val="24"/>
        </w:rPr>
        <w:t>astie takmer celoročne a skoro všade</w:t>
      </w:r>
      <w:r>
        <w:rPr>
          <w:rFonts w:cstheme="minorHAnsi"/>
          <w:b/>
          <w:sz w:val="24"/>
          <w:szCs w:val="24"/>
        </w:rPr>
        <w:t xml:space="preserve">: </w:t>
      </w:r>
      <w:r w:rsidR="009206CF" w:rsidRPr="000201F9">
        <w:rPr>
          <w:rFonts w:cstheme="minorHAnsi"/>
          <w:sz w:val="24"/>
          <w:szCs w:val="24"/>
        </w:rPr>
        <w:t xml:space="preserve">Obrovskou výhodou žihľavy je jej dostupnosť a využiteľnosť po celý rok. Dá sa zbierať od skorej jari do neskorej jesene. Jej výhodou je, že keď ju pokosíte, narastú zase nové a svieže rastlinky.  </w:t>
      </w:r>
    </w:p>
    <w:p w14:paraId="3DA4D08B" w14:textId="5282E0F8" w:rsidR="00061D76" w:rsidRPr="000201F9" w:rsidRDefault="000201F9" w:rsidP="000201F9">
      <w:pPr>
        <w:pStyle w:val="Odsekzoznamu"/>
        <w:numPr>
          <w:ilvl w:val="0"/>
          <w:numId w:val="40"/>
        </w:numPr>
        <w:spacing w:after="0"/>
        <w:rPr>
          <w:rFonts w:cstheme="minorHAnsi"/>
          <w:b/>
          <w:sz w:val="24"/>
          <w:szCs w:val="24"/>
        </w:rPr>
      </w:pPr>
      <w:r>
        <w:rPr>
          <w:rFonts w:cstheme="minorHAnsi"/>
          <w:b/>
          <w:sz w:val="24"/>
          <w:szCs w:val="24"/>
        </w:rPr>
        <w:t>má ž</w:t>
      </w:r>
      <w:r w:rsidR="009206CF" w:rsidRPr="00490F1A">
        <w:rPr>
          <w:rFonts w:cstheme="minorHAnsi"/>
          <w:b/>
          <w:sz w:val="24"/>
          <w:szCs w:val="24"/>
        </w:rPr>
        <w:t>ihľavové semiačka</w:t>
      </w:r>
      <w:r>
        <w:rPr>
          <w:rFonts w:cstheme="minorHAnsi"/>
          <w:b/>
          <w:sz w:val="24"/>
          <w:szCs w:val="24"/>
        </w:rPr>
        <w:t xml:space="preserve">, ktoré sú </w:t>
      </w:r>
      <w:proofErr w:type="spellStart"/>
      <w:r w:rsidR="009206CF" w:rsidRPr="00490F1A">
        <w:rPr>
          <w:rFonts w:cstheme="minorHAnsi"/>
          <w:b/>
          <w:sz w:val="24"/>
          <w:szCs w:val="24"/>
        </w:rPr>
        <w:t>superpotravin</w:t>
      </w:r>
      <w:r>
        <w:rPr>
          <w:rFonts w:cstheme="minorHAnsi"/>
          <w:b/>
          <w:sz w:val="24"/>
          <w:szCs w:val="24"/>
        </w:rPr>
        <w:t>ou</w:t>
      </w:r>
      <w:proofErr w:type="spellEnd"/>
      <w:r>
        <w:rPr>
          <w:rFonts w:cstheme="minorHAnsi"/>
          <w:b/>
          <w:sz w:val="24"/>
          <w:szCs w:val="24"/>
        </w:rPr>
        <w:t xml:space="preserve">: </w:t>
      </w:r>
      <w:r w:rsidR="00061D76" w:rsidRPr="000201F9">
        <w:rPr>
          <w:rFonts w:cstheme="minorHAnsi"/>
          <w:sz w:val="24"/>
          <w:szCs w:val="24"/>
        </w:rPr>
        <w:t>V modernej gastronómii sa teraz hojne používa výraz „</w:t>
      </w:r>
      <w:proofErr w:type="spellStart"/>
      <w:r w:rsidR="00061D76" w:rsidRPr="000201F9">
        <w:rPr>
          <w:rFonts w:cstheme="minorHAnsi"/>
          <w:sz w:val="24"/>
          <w:szCs w:val="24"/>
        </w:rPr>
        <w:t>superfood</w:t>
      </w:r>
      <w:proofErr w:type="spellEnd"/>
      <w:r w:rsidR="00061D76" w:rsidRPr="000201F9">
        <w:rPr>
          <w:rFonts w:cstheme="minorHAnsi"/>
          <w:sz w:val="24"/>
          <w:szCs w:val="24"/>
        </w:rPr>
        <w:t xml:space="preserve">“ na potraviny, ktoré majú vysoký obsah zdraviu prospešných </w:t>
      </w:r>
      <w:proofErr w:type="spellStart"/>
      <w:r w:rsidR="00061D76" w:rsidRPr="000201F9">
        <w:rPr>
          <w:rFonts w:cstheme="minorHAnsi"/>
          <w:sz w:val="24"/>
          <w:szCs w:val="24"/>
        </w:rPr>
        <w:t>bioaktívnych</w:t>
      </w:r>
      <w:proofErr w:type="spellEnd"/>
      <w:r w:rsidR="00061D76" w:rsidRPr="000201F9">
        <w:rPr>
          <w:rFonts w:cstheme="minorHAnsi"/>
          <w:sz w:val="24"/>
          <w:szCs w:val="24"/>
        </w:rPr>
        <w:t xml:space="preserve"> látok a koncentruje sa v nich veľké množstvo vitamínov a minerálov. Pokojne môžeme medzi </w:t>
      </w:r>
      <w:proofErr w:type="spellStart"/>
      <w:r w:rsidR="00061D76" w:rsidRPr="000201F9">
        <w:rPr>
          <w:rFonts w:cstheme="minorHAnsi"/>
          <w:sz w:val="24"/>
          <w:szCs w:val="24"/>
        </w:rPr>
        <w:t>ne</w:t>
      </w:r>
      <w:proofErr w:type="spellEnd"/>
      <w:r w:rsidR="00061D76" w:rsidRPr="000201F9">
        <w:rPr>
          <w:rFonts w:cstheme="minorHAnsi"/>
          <w:sz w:val="24"/>
          <w:szCs w:val="24"/>
        </w:rPr>
        <w:t xml:space="preserve"> zaradiť aj semiačka žihľavy, ktoré sú skvelé pre pokožku, vlasy, mozog, podporu obličiek či posilnenie nadobličiek. Sú plné vitamínu C a esenciálnych mastných kyselín. Už samotná vôňa pri ich sušení má u</w:t>
      </w:r>
      <w:r w:rsidR="00A22CD4" w:rsidRPr="000201F9">
        <w:rPr>
          <w:rFonts w:cstheme="minorHAnsi"/>
          <w:sz w:val="24"/>
          <w:szCs w:val="24"/>
        </w:rPr>
        <w:t>pokoju</w:t>
      </w:r>
      <w:r w:rsidR="00061D76" w:rsidRPr="000201F9">
        <w:rPr>
          <w:rFonts w:cstheme="minorHAnsi"/>
          <w:sz w:val="24"/>
          <w:szCs w:val="24"/>
        </w:rPr>
        <w:t>júci účinok.</w:t>
      </w:r>
      <w:r w:rsidR="00061D76" w:rsidRPr="000201F9">
        <w:rPr>
          <w:rFonts w:cstheme="minorHAnsi"/>
          <w:b/>
          <w:bCs/>
          <w:sz w:val="24"/>
          <w:szCs w:val="24"/>
        </w:rPr>
        <w:t> Obzvlášť sú vhodné pre tých, ktor</w:t>
      </w:r>
      <w:r w:rsidR="00A22CD4" w:rsidRPr="000201F9">
        <w:rPr>
          <w:rFonts w:cstheme="minorHAnsi"/>
          <w:b/>
          <w:bCs/>
          <w:sz w:val="24"/>
          <w:szCs w:val="24"/>
        </w:rPr>
        <w:t>í</w:t>
      </w:r>
      <w:r w:rsidR="00061D76" w:rsidRPr="000201F9">
        <w:rPr>
          <w:rFonts w:cstheme="minorHAnsi"/>
          <w:b/>
          <w:bCs/>
          <w:sz w:val="24"/>
          <w:szCs w:val="24"/>
        </w:rPr>
        <w:t xml:space="preserve"> trpia silnou únavou a vyhore</w:t>
      </w:r>
      <w:r w:rsidR="00790BE8" w:rsidRPr="000201F9">
        <w:rPr>
          <w:rFonts w:cstheme="minorHAnsi"/>
          <w:b/>
          <w:bCs/>
          <w:sz w:val="24"/>
          <w:szCs w:val="24"/>
        </w:rPr>
        <w:t>n</w:t>
      </w:r>
      <w:r w:rsidR="00061D76" w:rsidRPr="000201F9">
        <w:rPr>
          <w:rFonts w:cstheme="minorHAnsi"/>
          <w:b/>
          <w:bCs/>
          <w:sz w:val="24"/>
          <w:szCs w:val="24"/>
        </w:rPr>
        <w:t>ím, pri chronických bolestiach, depresii a úzkosti. </w:t>
      </w:r>
    </w:p>
    <w:p w14:paraId="76E13DE2" w14:textId="77777777" w:rsidR="00061D76" w:rsidRPr="00490F1A" w:rsidRDefault="00061D76" w:rsidP="00490F1A">
      <w:pPr>
        <w:pStyle w:val="Odsekzoznamu"/>
        <w:spacing w:after="0"/>
        <w:rPr>
          <w:rFonts w:cstheme="minorHAnsi"/>
          <w:sz w:val="24"/>
          <w:szCs w:val="24"/>
        </w:rPr>
      </w:pPr>
    </w:p>
    <w:p w14:paraId="3A0FFBB1" w14:textId="77777777" w:rsidR="009206CF" w:rsidRPr="00490F1A" w:rsidRDefault="00061D76" w:rsidP="00490F1A">
      <w:pPr>
        <w:pStyle w:val="Odsekzoznamu"/>
        <w:spacing w:after="0"/>
        <w:rPr>
          <w:rFonts w:cstheme="minorHAnsi"/>
          <w:i/>
          <w:sz w:val="24"/>
          <w:szCs w:val="24"/>
        </w:rPr>
      </w:pPr>
      <w:r w:rsidRPr="00490F1A">
        <w:rPr>
          <w:rFonts w:cstheme="minorHAnsi"/>
          <w:i/>
          <w:sz w:val="24"/>
          <w:szCs w:val="24"/>
        </w:rPr>
        <w:t xml:space="preserve"> </w:t>
      </w:r>
    </w:p>
    <w:p w14:paraId="1237810E" w14:textId="77777777" w:rsidR="00CA479C" w:rsidRPr="00490F1A" w:rsidRDefault="00CA479C" w:rsidP="00490F1A">
      <w:pPr>
        <w:spacing w:after="0"/>
        <w:contextualSpacing/>
        <w:rPr>
          <w:rFonts w:cstheme="minorHAnsi"/>
          <w:b/>
          <w:sz w:val="24"/>
          <w:szCs w:val="24"/>
        </w:rPr>
      </w:pPr>
      <w:r w:rsidRPr="00652BDD">
        <w:rPr>
          <w:rFonts w:cstheme="minorHAnsi"/>
          <w:b/>
          <w:sz w:val="24"/>
          <w:szCs w:val="24"/>
          <w:highlight w:val="yellow"/>
        </w:rPr>
        <w:t>Zaujímavé fakty:</w:t>
      </w:r>
    </w:p>
    <w:p w14:paraId="765EC20F" w14:textId="7C0CFF83" w:rsidR="00A7583B" w:rsidRPr="00490F1A" w:rsidRDefault="00A7583B" w:rsidP="00490F1A">
      <w:pPr>
        <w:pStyle w:val="Odsekzoznamu"/>
        <w:numPr>
          <w:ilvl w:val="0"/>
          <w:numId w:val="24"/>
        </w:numPr>
        <w:spacing w:after="0"/>
        <w:rPr>
          <w:rFonts w:cstheme="minorHAnsi"/>
          <w:b/>
          <w:sz w:val="24"/>
          <w:szCs w:val="24"/>
        </w:rPr>
      </w:pPr>
      <w:r w:rsidRPr="00490F1A">
        <w:rPr>
          <w:rFonts w:cstheme="minorHAnsi"/>
          <w:sz w:val="24"/>
          <w:szCs w:val="24"/>
        </w:rPr>
        <w:t>Žihľavové stonky sú hrubšie ako bavlna a v minulosti sa používali pri výrobe odevov</w:t>
      </w:r>
      <w:r w:rsidR="00790BE8" w:rsidRPr="00490F1A">
        <w:rPr>
          <w:rFonts w:cstheme="minorHAnsi"/>
          <w:sz w:val="24"/>
          <w:szCs w:val="24"/>
        </w:rPr>
        <w:t>,</w:t>
      </w:r>
      <w:r w:rsidRPr="00490F1A">
        <w:rPr>
          <w:rFonts w:cstheme="minorHAnsi"/>
          <w:sz w:val="24"/>
          <w:szCs w:val="24"/>
        </w:rPr>
        <w:t xml:space="preserve"> podobne ako ľan.</w:t>
      </w:r>
    </w:p>
    <w:p w14:paraId="2C47C0B2" w14:textId="653FCDD7" w:rsidR="00A7583B" w:rsidRPr="00490F1A" w:rsidRDefault="00A7583B" w:rsidP="00490F1A">
      <w:pPr>
        <w:pStyle w:val="Odsekzoznamu"/>
        <w:numPr>
          <w:ilvl w:val="0"/>
          <w:numId w:val="24"/>
        </w:numPr>
        <w:spacing w:after="0"/>
        <w:rPr>
          <w:rFonts w:cstheme="minorHAnsi"/>
          <w:b/>
          <w:sz w:val="24"/>
          <w:szCs w:val="24"/>
        </w:rPr>
      </w:pPr>
      <w:r w:rsidRPr="00490F1A">
        <w:rPr>
          <w:rFonts w:cstheme="minorHAnsi"/>
          <w:sz w:val="24"/>
          <w:szCs w:val="24"/>
        </w:rPr>
        <w:lastRenderedPageBreak/>
        <w:t xml:space="preserve">Ak sa veľmi popŕhlite a pálenie veľmi bolí, pomôže pasta zo sódy bikarbóny. </w:t>
      </w:r>
      <w:r w:rsidR="00A13B31" w:rsidRPr="00490F1A">
        <w:rPr>
          <w:rFonts w:cstheme="minorHAnsi"/>
          <w:sz w:val="24"/>
          <w:szCs w:val="24"/>
        </w:rPr>
        <w:t>Vyrobíte ju jednoducho</w:t>
      </w:r>
      <w:r w:rsidR="00790BE8" w:rsidRPr="00490F1A">
        <w:rPr>
          <w:rFonts w:cstheme="minorHAnsi"/>
          <w:sz w:val="24"/>
          <w:szCs w:val="24"/>
        </w:rPr>
        <w:t>, a to</w:t>
      </w:r>
      <w:r w:rsidR="00A13B31" w:rsidRPr="00490F1A">
        <w:rPr>
          <w:rFonts w:cstheme="minorHAnsi"/>
          <w:sz w:val="24"/>
          <w:szCs w:val="24"/>
        </w:rPr>
        <w:t xml:space="preserve"> zmiešaním trošk</w:t>
      </w:r>
      <w:r w:rsidR="008542C7" w:rsidRPr="00490F1A">
        <w:rPr>
          <w:rFonts w:cstheme="minorHAnsi"/>
          <w:sz w:val="24"/>
          <w:szCs w:val="24"/>
        </w:rPr>
        <w:t>y</w:t>
      </w:r>
      <w:r w:rsidR="00A13B31" w:rsidRPr="00490F1A">
        <w:rPr>
          <w:rFonts w:cstheme="minorHAnsi"/>
          <w:sz w:val="24"/>
          <w:szCs w:val="24"/>
        </w:rPr>
        <w:t xml:space="preserve"> vody so sódou na hustú kašu. </w:t>
      </w:r>
    </w:p>
    <w:p w14:paraId="57B84142" w14:textId="491EE240" w:rsidR="00A13B31" w:rsidRPr="00490F1A" w:rsidRDefault="00A13B31" w:rsidP="00490F1A">
      <w:pPr>
        <w:pStyle w:val="Odsekzoznamu"/>
        <w:numPr>
          <w:ilvl w:val="0"/>
          <w:numId w:val="24"/>
        </w:numPr>
        <w:spacing w:after="0"/>
        <w:rPr>
          <w:rFonts w:cstheme="minorHAnsi"/>
          <w:sz w:val="24"/>
          <w:szCs w:val="24"/>
        </w:rPr>
      </w:pPr>
      <w:r w:rsidRPr="00490F1A">
        <w:rPr>
          <w:rFonts w:cstheme="minorHAnsi"/>
          <w:sz w:val="24"/>
          <w:szCs w:val="24"/>
        </w:rPr>
        <w:t xml:space="preserve">Aj keď môžu byť ľudia </w:t>
      </w:r>
      <w:r w:rsidR="00D41C58" w:rsidRPr="00490F1A">
        <w:rPr>
          <w:rFonts w:cstheme="minorHAnsi"/>
          <w:sz w:val="24"/>
          <w:szCs w:val="24"/>
        </w:rPr>
        <w:t xml:space="preserve">na žihľavu </w:t>
      </w:r>
      <w:r w:rsidRPr="00490F1A">
        <w:rPr>
          <w:rFonts w:cstheme="minorHAnsi"/>
          <w:sz w:val="24"/>
          <w:szCs w:val="24"/>
        </w:rPr>
        <w:t>alergickí, používa sa aj na liečbu niektorých alergií, najmä sennej nádchy.</w:t>
      </w:r>
    </w:p>
    <w:p w14:paraId="52AC5D96" w14:textId="77777777" w:rsidR="00A13B31" w:rsidRPr="00490F1A" w:rsidRDefault="00A13B31" w:rsidP="00490F1A">
      <w:pPr>
        <w:pStyle w:val="Odsekzoznamu"/>
        <w:numPr>
          <w:ilvl w:val="0"/>
          <w:numId w:val="24"/>
        </w:numPr>
        <w:spacing w:after="0"/>
        <w:rPr>
          <w:rFonts w:cstheme="minorHAnsi"/>
          <w:sz w:val="24"/>
          <w:szCs w:val="24"/>
        </w:rPr>
      </w:pPr>
      <w:r w:rsidRPr="00490F1A">
        <w:rPr>
          <w:rFonts w:cstheme="minorHAnsi"/>
          <w:sz w:val="24"/>
          <w:szCs w:val="24"/>
        </w:rPr>
        <w:t xml:space="preserve">Ktorý názov je správny, žihľava alebo pŕhľava? Aj keď bežným užívateľom je to jedno, v odbornej terminológii je oficiálny platný názov pŕhľava. Názov žihľava sa používa skôr v hovorovej reči. </w:t>
      </w:r>
    </w:p>
    <w:p w14:paraId="398F30D0" w14:textId="6CD81D82" w:rsidR="00A13B31" w:rsidRPr="00490F1A" w:rsidRDefault="00A13B31" w:rsidP="00490F1A">
      <w:pPr>
        <w:pStyle w:val="Odsekzoznamu"/>
        <w:numPr>
          <w:ilvl w:val="0"/>
          <w:numId w:val="24"/>
        </w:numPr>
        <w:spacing w:after="0"/>
        <w:rPr>
          <w:rFonts w:cstheme="minorHAnsi"/>
          <w:sz w:val="24"/>
          <w:szCs w:val="24"/>
        </w:rPr>
      </w:pPr>
      <w:r w:rsidRPr="00490F1A">
        <w:rPr>
          <w:rFonts w:cstheme="minorHAnsi"/>
          <w:sz w:val="24"/>
          <w:szCs w:val="24"/>
        </w:rPr>
        <w:t xml:space="preserve">Jej názov pochádza zo staroslovanskej </w:t>
      </w:r>
      <w:proofErr w:type="spellStart"/>
      <w:r w:rsidRPr="00490F1A">
        <w:rPr>
          <w:rFonts w:cstheme="minorHAnsi"/>
          <w:sz w:val="24"/>
          <w:szCs w:val="24"/>
        </w:rPr>
        <w:t>kop</w:t>
      </w:r>
      <w:r w:rsidR="00D41C58" w:rsidRPr="00490F1A">
        <w:rPr>
          <w:rFonts w:cstheme="minorHAnsi"/>
          <w:sz w:val="24"/>
          <w:szCs w:val="24"/>
        </w:rPr>
        <w:t>r</w:t>
      </w:r>
      <w:r w:rsidRPr="00490F1A">
        <w:rPr>
          <w:rFonts w:cstheme="minorHAnsi"/>
          <w:sz w:val="24"/>
          <w:szCs w:val="24"/>
        </w:rPr>
        <w:t>ivy</w:t>
      </w:r>
      <w:proofErr w:type="spellEnd"/>
      <w:r w:rsidRPr="00490F1A">
        <w:rPr>
          <w:rFonts w:cstheme="minorHAnsi"/>
          <w:sz w:val="24"/>
          <w:szCs w:val="24"/>
        </w:rPr>
        <w:t xml:space="preserve">. Bratia </w:t>
      </w:r>
      <w:r w:rsidR="000A18AD" w:rsidRPr="00490F1A">
        <w:rPr>
          <w:rFonts w:cstheme="minorHAnsi"/>
          <w:sz w:val="24"/>
          <w:szCs w:val="24"/>
        </w:rPr>
        <w:t>Č</w:t>
      </w:r>
      <w:r w:rsidRPr="00490F1A">
        <w:rPr>
          <w:rFonts w:cstheme="minorHAnsi"/>
          <w:sz w:val="24"/>
          <w:szCs w:val="24"/>
        </w:rPr>
        <w:t>e</w:t>
      </w:r>
      <w:r w:rsidR="000A18AD" w:rsidRPr="00490F1A">
        <w:rPr>
          <w:rFonts w:cstheme="minorHAnsi"/>
          <w:sz w:val="24"/>
          <w:szCs w:val="24"/>
        </w:rPr>
        <w:t>s</w:t>
      </w:r>
      <w:r w:rsidRPr="00490F1A">
        <w:rPr>
          <w:rFonts w:cstheme="minorHAnsi"/>
          <w:sz w:val="24"/>
          <w:szCs w:val="24"/>
        </w:rPr>
        <w:t xml:space="preserve">i si to krásne upravili na </w:t>
      </w:r>
      <w:proofErr w:type="spellStart"/>
      <w:r w:rsidRPr="00490F1A">
        <w:rPr>
          <w:rFonts w:cstheme="minorHAnsi"/>
          <w:sz w:val="24"/>
          <w:szCs w:val="24"/>
        </w:rPr>
        <w:t>kopřivu</w:t>
      </w:r>
      <w:proofErr w:type="spellEnd"/>
      <w:r w:rsidRPr="00490F1A">
        <w:rPr>
          <w:rFonts w:cstheme="minorHAnsi"/>
          <w:sz w:val="24"/>
          <w:szCs w:val="24"/>
        </w:rPr>
        <w:t xml:space="preserve">. </w:t>
      </w:r>
    </w:p>
    <w:p w14:paraId="281A35CB" w14:textId="77777777" w:rsidR="00652BDD" w:rsidRDefault="00652BDD" w:rsidP="00490F1A">
      <w:pPr>
        <w:spacing w:after="0"/>
        <w:contextualSpacing/>
        <w:rPr>
          <w:rFonts w:cstheme="minorHAnsi"/>
          <w:b/>
          <w:sz w:val="24"/>
          <w:szCs w:val="24"/>
        </w:rPr>
      </w:pPr>
    </w:p>
    <w:p w14:paraId="455075ED" w14:textId="0E6086A6" w:rsidR="00C06AB0" w:rsidRPr="00490F1A" w:rsidRDefault="00C06AB0" w:rsidP="00490F1A">
      <w:pPr>
        <w:spacing w:after="0"/>
        <w:contextualSpacing/>
        <w:rPr>
          <w:rFonts w:cstheme="minorHAnsi"/>
          <w:b/>
          <w:sz w:val="24"/>
          <w:szCs w:val="24"/>
        </w:rPr>
      </w:pPr>
      <w:r w:rsidRPr="00490F1A">
        <w:rPr>
          <w:rFonts w:cstheme="minorHAnsi"/>
          <w:b/>
          <w:sz w:val="24"/>
          <w:szCs w:val="24"/>
        </w:rPr>
        <w:t>Ako rastlinku spoznať?</w:t>
      </w:r>
    </w:p>
    <w:p w14:paraId="3AC8E12F" w14:textId="108E7C06" w:rsidR="00C06AB0" w:rsidRDefault="00C06AB0" w:rsidP="00490F1A">
      <w:pPr>
        <w:spacing w:after="0"/>
        <w:contextualSpacing/>
        <w:rPr>
          <w:rFonts w:cstheme="minorHAnsi"/>
          <w:sz w:val="24"/>
          <w:szCs w:val="24"/>
        </w:rPr>
      </w:pPr>
      <w:r w:rsidRPr="00490F1A">
        <w:rPr>
          <w:rFonts w:cstheme="minorHAnsi"/>
          <w:sz w:val="24"/>
          <w:szCs w:val="24"/>
        </w:rPr>
        <w:t xml:space="preserve">Myslím, že pŕhľavu netreba špeciálne predstavovať. Spoznáme ju ľahko, stačí sa jej dotknúť a navždy si ju zapamätáme. </w:t>
      </w:r>
      <w:r w:rsidR="00D401B3" w:rsidRPr="00490F1A">
        <w:rPr>
          <w:rFonts w:cstheme="minorHAnsi"/>
          <w:sz w:val="24"/>
          <w:szCs w:val="24"/>
        </w:rPr>
        <w:t>Rastlina má srdcovité chlpaté listy, ktoré veľmi nepríjemn</w:t>
      </w:r>
      <w:r w:rsidR="000A18AD" w:rsidRPr="00490F1A">
        <w:rPr>
          <w:rFonts w:cstheme="minorHAnsi"/>
          <w:sz w:val="24"/>
          <w:szCs w:val="24"/>
        </w:rPr>
        <w:t>e</w:t>
      </w:r>
      <w:r w:rsidR="00D401B3" w:rsidRPr="00490F1A">
        <w:rPr>
          <w:rFonts w:cstheme="minorHAnsi"/>
          <w:sz w:val="24"/>
          <w:szCs w:val="24"/>
        </w:rPr>
        <w:t xml:space="preserve"> pichajú a pŕhlia. Žihľava nie je žiadna malinká a nenápadná rastlinka, vie narásť do pomerne veľkých výšok. Niektoré žihľavy v našej záhrade sú na jeseň vyššie ako ja (a to mám 174 cm!). </w:t>
      </w:r>
    </w:p>
    <w:p w14:paraId="4538AC66" w14:textId="77777777" w:rsidR="00652BDD" w:rsidRPr="00490F1A" w:rsidRDefault="00652BDD" w:rsidP="00490F1A">
      <w:pPr>
        <w:spacing w:after="0"/>
        <w:contextualSpacing/>
        <w:rPr>
          <w:rFonts w:cstheme="minorHAnsi"/>
          <w:sz w:val="24"/>
          <w:szCs w:val="24"/>
        </w:rPr>
      </w:pPr>
    </w:p>
    <w:p w14:paraId="4773AAFB" w14:textId="1B3DAB45" w:rsidR="00B837BE" w:rsidRPr="00490F1A" w:rsidRDefault="00652BDD" w:rsidP="00490F1A">
      <w:pPr>
        <w:spacing w:after="0"/>
        <w:contextualSpacing/>
        <w:rPr>
          <w:rFonts w:cstheme="minorHAnsi"/>
          <w:b/>
          <w:sz w:val="24"/>
          <w:szCs w:val="24"/>
        </w:rPr>
      </w:pPr>
      <w:r w:rsidRPr="00652BDD">
        <w:rPr>
          <w:rFonts w:cstheme="minorHAnsi"/>
          <w:b/>
          <w:sz w:val="24"/>
          <w:szCs w:val="24"/>
          <w:highlight w:val="yellow"/>
        </w:rPr>
        <w:t>TIP: A</w:t>
      </w:r>
      <w:r w:rsidR="00726EC3" w:rsidRPr="00652BDD">
        <w:rPr>
          <w:rFonts w:cstheme="minorHAnsi"/>
          <w:b/>
          <w:sz w:val="24"/>
          <w:szCs w:val="24"/>
          <w:highlight w:val="yellow"/>
        </w:rPr>
        <w:t>ko s</w:t>
      </w:r>
      <w:r w:rsidR="00B837BE" w:rsidRPr="00652BDD">
        <w:rPr>
          <w:rFonts w:cstheme="minorHAnsi"/>
          <w:b/>
          <w:sz w:val="24"/>
          <w:szCs w:val="24"/>
          <w:highlight w:val="yellow"/>
        </w:rPr>
        <w:t xml:space="preserve">a zbaviť nepríjemného </w:t>
      </w:r>
      <w:commentRangeStart w:id="74"/>
      <w:r w:rsidR="00B837BE" w:rsidRPr="00652BDD">
        <w:rPr>
          <w:rFonts w:cstheme="minorHAnsi"/>
          <w:b/>
          <w:sz w:val="24"/>
          <w:szCs w:val="24"/>
          <w:highlight w:val="yellow"/>
        </w:rPr>
        <w:t>pŕhlenia</w:t>
      </w:r>
      <w:commentRangeEnd w:id="74"/>
      <w:r w:rsidR="00240BCF">
        <w:rPr>
          <w:rStyle w:val="Odkaznakomentr"/>
        </w:rPr>
        <w:commentReference w:id="74"/>
      </w:r>
      <w:r w:rsidR="00B837BE" w:rsidRPr="00652BDD">
        <w:rPr>
          <w:rFonts w:cstheme="minorHAnsi"/>
          <w:b/>
          <w:sz w:val="24"/>
          <w:szCs w:val="24"/>
          <w:highlight w:val="yellow"/>
        </w:rPr>
        <w:t>?</w:t>
      </w:r>
      <w:r w:rsidR="00240BCF">
        <w:rPr>
          <w:rFonts w:cstheme="minorHAnsi"/>
          <w:b/>
          <w:sz w:val="24"/>
          <w:szCs w:val="24"/>
        </w:rPr>
        <w:t xml:space="preserve"> </w:t>
      </w:r>
    </w:p>
    <w:p w14:paraId="3B733008" w14:textId="57747964" w:rsidR="00726EC3" w:rsidRPr="00490F1A" w:rsidRDefault="00726EC3" w:rsidP="00490F1A">
      <w:pPr>
        <w:spacing w:after="0"/>
        <w:contextualSpacing/>
        <w:rPr>
          <w:rFonts w:cstheme="minorHAnsi"/>
          <w:b/>
          <w:sz w:val="24"/>
          <w:szCs w:val="24"/>
        </w:rPr>
      </w:pPr>
      <w:r w:rsidRPr="00490F1A">
        <w:rPr>
          <w:rFonts w:cstheme="minorHAnsi"/>
          <w:sz w:val="24"/>
          <w:szCs w:val="24"/>
        </w:rPr>
        <w:t xml:space="preserve">Celé stonky položte na utierku, preložte napoly a prejdite párkrát valčekom. Takto dôjde k narušeniu chĺpkov a môžete s ňou ďalej pracovať. </w:t>
      </w:r>
    </w:p>
    <w:p w14:paraId="26B4DFF1" w14:textId="77777777" w:rsidR="00652BDD" w:rsidRDefault="00652BDD" w:rsidP="00490F1A">
      <w:pPr>
        <w:spacing w:after="0"/>
        <w:contextualSpacing/>
        <w:rPr>
          <w:rFonts w:cstheme="minorHAnsi"/>
          <w:b/>
          <w:sz w:val="24"/>
          <w:szCs w:val="24"/>
        </w:rPr>
      </w:pPr>
    </w:p>
    <w:p w14:paraId="0CDE1DB5" w14:textId="2A3AA411" w:rsidR="00CA479C" w:rsidRPr="00490F1A" w:rsidRDefault="00CA479C" w:rsidP="00490F1A">
      <w:pPr>
        <w:spacing w:after="0"/>
        <w:contextualSpacing/>
        <w:rPr>
          <w:rFonts w:cstheme="minorHAnsi"/>
          <w:b/>
          <w:sz w:val="24"/>
          <w:szCs w:val="24"/>
        </w:rPr>
      </w:pPr>
      <w:r w:rsidRPr="00490F1A">
        <w:rPr>
          <w:rFonts w:cstheme="minorHAnsi"/>
          <w:b/>
          <w:sz w:val="24"/>
          <w:szCs w:val="24"/>
        </w:rPr>
        <w:t>Kedy ju zbierať?</w:t>
      </w:r>
    </w:p>
    <w:p w14:paraId="40267063" w14:textId="2A61C792" w:rsidR="00A13B31" w:rsidRPr="00490F1A" w:rsidRDefault="00ED1DF4" w:rsidP="00490F1A">
      <w:pPr>
        <w:spacing w:after="0"/>
        <w:contextualSpacing/>
        <w:rPr>
          <w:rFonts w:cstheme="minorHAnsi"/>
          <w:sz w:val="24"/>
          <w:szCs w:val="24"/>
        </w:rPr>
      </w:pPr>
      <w:r w:rsidRPr="00490F1A">
        <w:rPr>
          <w:rFonts w:cstheme="minorHAnsi"/>
          <w:sz w:val="24"/>
          <w:szCs w:val="24"/>
        </w:rPr>
        <w:t xml:space="preserve">Obrovskou výhodou žihľavy je jej dostupnosť. </w:t>
      </w:r>
      <w:r w:rsidR="00A13B31" w:rsidRPr="00490F1A">
        <w:rPr>
          <w:rFonts w:cstheme="minorHAnsi"/>
          <w:sz w:val="24"/>
          <w:szCs w:val="24"/>
        </w:rPr>
        <w:t>Skoro na jar jej mladé, jemne fialové</w:t>
      </w:r>
      <w:r w:rsidRPr="00490F1A">
        <w:rPr>
          <w:rFonts w:cstheme="minorHAnsi"/>
          <w:sz w:val="24"/>
          <w:szCs w:val="24"/>
        </w:rPr>
        <w:t xml:space="preserve"> lístky ešte nepŕhlia, môžete ich </w:t>
      </w:r>
      <w:r w:rsidR="005640E4" w:rsidRPr="00490F1A">
        <w:rPr>
          <w:rFonts w:cstheme="minorHAnsi"/>
          <w:sz w:val="24"/>
          <w:szCs w:val="24"/>
        </w:rPr>
        <w:t>pokojne</w:t>
      </w:r>
      <w:r w:rsidRPr="00490F1A">
        <w:rPr>
          <w:rFonts w:cstheme="minorHAnsi"/>
          <w:sz w:val="24"/>
          <w:szCs w:val="24"/>
        </w:rPr>
        <w:t xml:space="preserve"> zbierať aj holými rukami. Neskôr</w:t>
      </w:r>
      <w:r w:rsidR="005640E4" w:rsidRPr="00490F1A">
        <w:rPr>
          <w:rFonts w:cstheme="minorHAnsi"/>
          <w:sz w:val="24"/>
          <w:szCs w:val="24"/>
        </w:rPr>
        <w:t>,</w:t>
      </w:r>
      <w:r w:rsidRPr="00490F1A">
        <w:rPr>
          <w:rFonts w:cstheme="minorHAnsi"/>
          <w:sz w:val="24"/>
          <w:szCs w:val="24"/>
        </w:rPr>
        <w:t xml:space="preserve"> </w:t>
      </w:r>
      <w:r w:rsidR="00B837BE" w:rsidRPr="00490F1A">
        <w:rPr>
          <w:rFonts w:cstheme="minorHAnsi"/>
          <w:sz w:val="24"/>
          <w:szCs w:val="24"/>
        </w:rPr>
        <w:t>ako žihľava rastie</w:t>
      </w:r>
      <w:r w:rsidR="005640E4" w:rsidRPr="00490F1A">
        <w:rPr>
          <w:rFonts w:cstheme="minorHAnsi"/>
          <w:sz w:val="24"/>
          <w:szCs w:val="24"/>
        </w:rPr>
        <w:t>,</w:t>
      </w:r>
      <w:r w:rsidR="00B837BE" w:rsidRPr="00490F1A">
        <w:rPr>
          <w:rFonts w:cstheme="minorHAnsi"/>
          <w:sz w:val="24"/>
          <w:szCs w:val="24"/>
        </w:rPr>
        <w:t xml:space="preserve"> zbierajte iba vrchných cca 10 cm rastliny. Obsahujú nízky obsah dusičnanov</w:t>
      </w:r>
      <w:r w:rsidRPr="00490F1A">
        <w:rPr>
          <w:rFonts w:cstheme="minorHAnsi"/>
          <w:sz w:val="24"/>
          <w:szCs w:val="24"/>
        </w:rPr>
        <w:t xml:space="preserve">. </w:t>
      </w:r>
    </w:p>
    <w:p w14:paraId="6FD2F707" w14:textId="77777777" w:rsidR="00652BDD" w:rsidRDefault="00652BDD" w:rsidP="00490F1A">
      <w:pPr>
        <w:spacing w:after="0"/>
        <w:contextualSpacing/>
        <w:rPr>
          <w:rFonts w:cstheme="minorHAnsi"/>
          <w:sz w:val="24"/>
          <w:szCs w:val="24"/>
        </w:rPr>
      </w:pPr>
    </w:p>
    <w:p w14:paraId="1DB25252" w14:textId="5184D457" w:rsidR="006F5510" w:rsidRPr="00490F1A" w:rsidRDefault="00ED1DF4" w:rsidP="00490F1A">
      <w:pPr>
        <w:spacing w:after="0"/>
        <w:contextualSpacing/>
        <w:rPr>
          <w:rFonts w:cstheme="minorHAnsi"/>
          <w:sz w:val="24"/>
          <w:szCs w:val="24"/>
        </w:rPr>
      </w:pPr>
      <w:r w:rsidRPr="00490F1A">
        <w:rPr>
          <w:rFonts w:cstheme="minorHAnsi"/>
          <w:sz w:val="24"/>
          <w:szCs w:val="24"/>
        </w:rPr>
        <w:t xml:space="preserve">Na sušenie môžete zbierať aj celé byle, ktoré sa ľahko sušia. Potom iba jednoducho stiahnete suché listy zo stonky. </w:t>
      </w:r>
      <w:r w:rsidR="006F5510" w:rsidRPr="00490F1A">
        <w:rPr>
          <w:rFonts w:cstheme="minorHAnsi"/>
          <w:sz w:val="24"/>
          <w:szCs w:val="24"/>
        </w:rPr>
        <w:t>Dobre usušenú žihľavu spoznáte tak, že má tmavozelenú farbu a príjemne vonia.</w:t>
      </w:r>
    </w:p>
    <w:p w14:paraId="6982946C" w14:textId="77777777" w:rsidR="00652BDD" w:rsidRDefault="00652BDD" w:rsidP="00490F1A">
      <w:pPr>
        <w:spacing w:after="0"/>
        <w:contextualSpacing/>
        <w:rPr>
          <w:rFonts w:cstheme="minorHAnsi"/>
          <w:b/>
          <w:sz w:val="24"/>
          <w:szCs w:val="24"/>
        </w:rPr>
      </w:pPr>
    </w:p>
    <w:p w14:paraId="5D0CCAC9" w14:textId="507311E6" w:rsidR="00CA479C" w:rsidRPr="00490F1A" w:rsidRDefault="00CA479C" w:rsidP="00490F1A">
      <w:pPr>
        <w:spacing w:after="0"/>
        <w:contextualSpacing/>
        <w:rPr>
          <w:rFonts w:cstheme="minorHAnsi"/>
          <w:b/>
          <w:sz w:val="24"/>
          <w:szCs w:val="24"/>
        </w:rPr>
      </w:pPr>
      <w:r w:rsidRPr="00490F1A">
        <w:rPr>
          <w:rFonts w:cstheme="minorHAnsi"/>
          <w:b/>
          <w:sz w:val="24"/>
          <w:szCs w:val="24"/>
        </w:rPr>
        <w:t>Čo obsahuje:</w:t>
      </w:r>
    </w:p>
    <w:p w14:paraId="4ECC674C" w14:textId="0B5BB731" w:rsidR="00CA479C" w:rsidRDefault="00CA479C" w:rsidP="00490F1A">
      <w:pPr>
        <w:spacing w:after="0"/>
        <w:contextualSpacing/>
        <w:rPr>
          <w:rFonts w:cstheme="minorHAnsi"/>
          <w:sz w:val="24"/>
          <w:szCs w:val="24"/>
        </w:rPr>
      </w:pPr>
      <w:r w:rsidRPr="00490F1A">
        <w:rPr>
          <w:rFonts w:cstheme="minorHAnsi"/>
          <w:sz w:val="24"/>
          <w:szCs w:val="24"/>
        </w:rPr>
        <w:t>Žihľava obsahuje množstvo vitamínov</w:t>
      </w:r>
      <w:r w:rsidR="00780D3E" w:rsidRPr="00490F1A">
        <w:rPr>
          <w:rFonts w:cstheme="minorHAnsi"/>
          <w:sz w:val="24"/>
          <w:szCs w:val="24"/>
        </w:rPr>
        <w:t>. Okrem vitamínu C, ktorého obsahuje 6-krát viac ako citró</w:t>
      </w:r>
      <w:r w:rsidR="008904AB" w:rsidRPr="00490F1A">
        <w:rPr>
          <w:rFonts w:cstheme="minorHAnsi"/>
          <w:sz w:val="24"/>
          <w:szCs w:val="24"/>
        </w:rPr>
        <w:t xml:space="preserve">n, </w:t>
      </w:r>
      <w:r w:rsidR="00780D3E" w:rsidRPr="00490F1A">
        <w:rPr>
          <w:rFonts w:cstheme="minorHAnsi"/>
          <w:sz w:val="24"/>
          <w:szCs w:val="24"/>
        </w:rPr>
        <w:t xml:space="preserve">je výnimočná </w:t>
      </w:r>
      <w:r w:rsidR="008904AB" w:rsidRPr="00490F1A">
        <w:rPr>
          <w:rFonts w:cstheme="minorHAnsi"/>
          <w:sz w:val="24"/>
          <w:szCs w:val="24"/>
        </w:rPr>
        <w:t>vďaka širokej škále</w:t>
      </w:r>
      <w:r w:rsidR="00A7583B" w:rsidRPr="00490F1A">
        <w:rPr>
          <w:rFonts w:cstheme="minorHAnsi"/>
          <w:sz w:val="24"/>
          <w:szCs w:val="24"/>
        </w:rPr>
        <w:t xml:space="preserve"> mineráln</w:t>
      </w:r>
      <w:r w:rsidR="00780D3E" w:rsidRPr="00490F1A">
        <w:rPr>
          <w:rFonts w:cstheme="minorHAnsi"/>
          <w:sz w:val="24"/>
          <w:szCs w:val="24"/>
        </w:rPr>
        <w:t xml:space="preserve">ych látok ako draslík, horčík, </w:t>
      </w:r>
      <w:r w:rsidR="00A7583B" w:rsidRPr="00490F1A">
        <w:rPr>
          <w:rFonts w:cstheme="minorHAnsi"/>
          <w:sz w:val="24"/>
          <w:szCs w:val="24"/>
        </w:rPr>
        <w:t>vápn</w:t>
      </w:r>
      <w:r w:rsidR="00F3071A" w:rsidRPr="00490F1A">
        <w:rPr>
          <w:rFonts w:cstheme="minorHAnsi"/>
          <w:sz w:val="24"/>
          <w:szCs w:val="24"/>
        </w:rPr>
        <w:t>i</w:t>
      </w:r>
      <w:r w:rsidR="00A7583B" w:rsidRPr="00490F1A">
        <w:rPr>
          <w:rFonts w:cstheme="minorHAnsi"/>
          <w:sz w:val="24"/>
          <w:szCs w:val="24"/>
        </w:rPr>
        <w:t>k</w:t>
      </w:r>
      <w:r w:rsidR="00780D3E" w:rsidRPr="00490F1A">
        <w:rPr>
          <w:rFonts w:cstheme="minorHAnsi"/>
          <w:sz w:val="24"/>
          <w:szCs w:val="24"/>
        </w:rPr>
        <w:t>, mangán či bór</w:t>
      </w:r>
      <w:r w:rsidR="00A7583B" w:rsidRPr="00490F1A">
        <w:rPr>
          <w:rFonts w:cstheme="minorHAnsi"/>
          <w:sz w:val="24"/>
          <w:szCs w:val="24"/>
        </w:rPr>
        <w:t xml:space="preserve">. Obsahuje aj vitamín krásy </w:t>
      </w:r>
      <w:r w:rsidR="008904AB" w:rsidRPr="00490F1A">
        <w:rPr>
          <w:rFonts w:cstheme="minorHAnsi"/>
          <w:sz w:val="24"/>
          <w:szCs w:val="24"/>
        </w:rPr>
        <w:t>–</w:t>
      </w:r>
      <w:r w:rsidR="00A7583B" w:rsidRPr="00490F1A">
        <w:rPr>
          <w:rFonts w:cstheme="minorHAnsi"/>
          <w:sz w:val="24"/>
          <w:szCs w:val="24"/>
        </w:rPr>
        <w:t xml:space="preserve"> </w:t>
      </w:r>
      <w:proofErr w:type="spellStart"/>
      <w:r w:rsidR="00A7583B" w:rsidRPr="00490F1A">
        <w:rPr>
          <w:rFonts w:cstheme="minorHAnsi"/>
          <w:sz w:val="24"/>
          <w:szCs w:val="24"/>
        </w:rPr>
        <w:t>retinol</w:t>
      </w:r>
      <w:proofErr w:type="spellEnd"/>
      <w:r w:rsidR="00A7583B" w:rsidRPr="00490F1A">
        <w:rPr>
          <w:rFonts w:cstheme="minorHAnsi"/>
          <w:sz w:val="24"/>
          <w:szCs w:val="24"/>
        </w:rPr>
        <w:t xml:space="preserve">, čo je </w:t>
      </w:r>
      <w:r w:rsidRPr="00490F1A">
        <w:rPr>
          <w:rFonts w:cstheme="minorHAnsi"/>
          <w:sz w:val="24"/>
          <w:szCs w:val="24"/>
        </w:rPr>
        <w:t xml:space="preserve">vitamín A. </w:t>
      </w:r>
      <w:r w:rsidR="00A7583B" w:rsidRPr="00490F1A">
        <w:rPr>
          <w:rFonts w:cstheme="minorHAnsi"/>
          <w:sz w:val="24"/>
          <w:szCs w:val="24"/>
        </w:rPr>
        <w:t>Tento vitamín telo naplno využije</w:t>
      </w:r>
      <w:r w:rsidRPr="00490F1A">
        <w:rPr>
          <w:rFonts w:cstheme="minorHAnsi"/>
          <w:sz w:val="24"/>
          <w:szCs w:val="24"/>
        </w:rPr>
        <w:t xml:space="preserve">, </w:t>
      </w:r>
      <w:r w:rsidR="00A7583B" w:rsidRPr="00490F1A">
        <w:rPr>
          <w:rFonts w:cstheme="minorHAnsi"/>
          <w:sz w:val="24"/>
          <w:szCs w:val="24"/>
        </w:rPr>
        <w:t>keď sa spojí s nejakým tukom</w:t>
      </w:r>
      <w:r w:rsidRPr="00490F1A">
        <w:rPr>
          <w:rFonts w:cstheme="minorHAnsi"/>
          <w:sz w:val="24"/>
          <w:szCs w:val="24"/>
        </w:rPr>
        <w:t xml:space="preserve">. Preto si </w:t>
      </w:r>
      <w:r w:rsidR="00A7583B" w:rsidRPr="00490F1A">
        <w:rPr>
          <w:rFonts w:cstheme="minorHAnsi"/>
          <w:sz w:val="24"/>
          <w:szCs w:val="24"/>
        </w:rPr>
        <w:t>pridáva</w:t>
      </w:r>
      <w:r w:rsidR="008904AB" w:rsidRPr="00490F1A">
        <w:rPr>
          <w:rFonts w:cstheme="minorHAnsi"/>
          <w:sz w:val="24"/>
          <w:szCs w:val="24"/>
        </w:rPr>
        <w:t>jte k</w:t>
      </w:r>
      <w:r w:rsidRPr="00490F1A">
        <w:rPr>
          <w:rFonts w:cstheme="minorHAnsi"/>
          <w:sz w:val="24"/>
          <w:szCs w:val="24"/>
        </w:rPr>
        <w:t xml:space="preserve"> žihľave kvalitné</w:t>
      </w:r>
      <w:r w:rsidR="00A7583B" w:rsidRPr="00490F1A">
        <w:rPr>
          <w:rFonts w:cstheme="minorHAnsi"/>
          <w:sz w:val="24"/>
          <w:szCs w:val="24"/>
        </w:rPr>
        <w:t>, za studena lisované</w:t>
      </w:r>
      <w:r w:rsidRPr="00490F1A">
        <w:rPr>
          <w:rFonts w:cstheme="minorHAnsi"/>
          <w:sz w:val="24"/>
          <w:szCs w:val="24"/>
        </w:rPr>
        <w:t xml:space="preserve"> olej</w:t>
      </w:r>
      <w:r w:rsidR="00A7583B" w:rsidRPr="00490F1A">
        <w:rPr>
          <w:rFonts w:cstheme="minorHAnsi"/>
          <w:sz w:val="24"/>
          <w:szCs w:val="24"/>
        </w:rPr>
        <w:t>e</w:t>
      </w:r>
      <w:r w:rsidRPr="00490F1A">
        <w:rPr>
          <w:rFonts w:cstheme="minorHAnsi"/>
          <w:sz w:val="24"/>
          <w:szCs w:val="24"/>
        </w:rPr>
        <w:t>.</w:t>
      </w:r>
    </w:p>
    <w:p w14:paraId="588F78CA" w14:textId="77777777" w:rsidR="00652BDD" w:rsidRPr="00490F1A" w:rsidRDefault="00652BDD" w:rsidP="00490F1A">
      <w:pPr>
        <w:spacing w:after="0"/>
        <w:contextualSpacing/>
        <w:rPr>
          <w:rFonts w:cstheme="minorHAnsi"/>
          <w:sz w:val="24"/>
          <w:szCs w:val="24"/>
        </w:rPr>
      </w:pPr>
    </w:p>
    <w:p w14:paraId="12A3A621" w14:textId="17D0113F" w:rsidR="00CA479C" w:rsidRPr="00490F1A" w:rsidRDefault="00CA479C" w:rsidP="00490F1A">
      <w:pPr>
        <w:spacing w:after="0"/>
        <w:contextualSpacing/>
        <w:rPr>
          <w:rFonts w:cstheme="minorHAnsi"/>
          <w:b/>
          <w:sz w:val="24"/>
          <w:szCs w:val="24"/>
        </w:rPr>
      </w:pPr>
      <w:r w:rsidRPr="00490F1A">
        <w:rPr>
          <w:rFonts w:cstheme="minorHAnsi"/>
          <w:b/>
          <w:sz w:val="24"/>
          <w:szCs w:val="24"/>
        </w:rPr>
        <w:t>Pri aký</w:t>
      </w:r>
      <w:r w:rsidR="00976E28" w:rsidRPr="00490F1A">
        <w:rPr>
          <w:rFonts w:cstheme="minorHAnsi"/>
          <w:b/>
          <w:sz w:val="24"/>
          <w:szCs w:val="24"/>
        </w:rPr>
        <w:t>ch</w:t>
      </w:r>
      <w:r w:rsidRPr="00490F1A">
        <w:rPr>
          <w:rFonts w:cstheme="minorHAnsi"/>
          <w:b/>
          <w:sz w:val="24"/>
          <w:szCs w:val="24"/>
        </w:rPr>
        <w:t xml:space="preserve"> problémoch </w:t>
      </w:r>
      <w:r w:rsidR="00652BDD">
        <w:rPr>
          <w:rFonts w:cstheme="minorHAnsi"/>
          <w:b/>
          <w:sz w:val="24"/>
          <w:szCs w:val="24"/>
        </w:rPr>
        <w:t>vám</w:t>
      </w:r>
      <w:r w:rsidRPr="00490F1A">
        <w:rPr>
          <w:rFonts w:cstheme="minorHAnsi"/>
          <w:b/>
          <w:sz w:val="24"/>
          <w:szCs w:val="24"/>
        </w:rPr>
        <w:t xml:space="preserve"> pomôže?</w:t>
      </w:r>
    </w:p>
    <w:p w14:paraId="2B28F976" w14:textId="23A08413" w:rsidR="00ED1DF4" w:rsidRDefault="00ED1DF4" w:rsidP="00490F1A">
      <w:pPr>
        <w:spacing w:after="0"/>
        <w:contextualSpacing/>
        <w:rPr>
          <w:rFonts w:cstheme="minorHAnsi"/>
          <w:sz w:val="24"/>
          <w:szCs w:val="24"/>
        </w:rPr>
      </w:pPr>
      <w:r w:rsidRPr="00490F1A">
        <w:rPr>
          <w:rFonts w:cstheme="minorHAnsi"/>
          <w:sz w:val="24"/>
          <w:szCs w:val="24"/>
        </w:rPr>
        <w:t>Mám zistenú alergiu na roztoče, s ktorou žijem</w:t>
      </w:r>
      <w:r w:rsidR="00244844" w:rsidRPr="00490F1A">
        <w:rPr>
          <w:rFonts w:cstheme="minorHAnsi"/>
          <w:sz w:val="24"/>
          <w:szCs w:val="24"/>
        </w:rPr>
        <w:t>,</w:t>
      </w:r>
      <w:r w:rsidRPr="00490F1A">
        <w:rPr>
          <w:rFonts w:cstheme="minorHAnsi"/>
          <w:sz w:val="24"/>
          <w:szCs w:val="24"/>
        </w:rPr>
        <w:t xml:space="preserve"> </w:t>
      </w:r>
      <w:r w:rsidR="006F5510" w:rsidRPr="00490F1A">
        <w:rPr>
          <w:rFonts w:cstheme="minorHAnsi"/>
          <w:sz w:val="24"/>
          <w:szCs w:val="24"/>
        </w:rPr>
        <w:t>chvalabohu</w:t>
      </w:r>
      <w:r w:rsidR="00244844" w:rsidRPr="00490F1A">
        <w:rPr>
          <w:rFonts w:cstheme="minorHAnsi"/>
          <w:sz w:val="24"/>
          <w:szCs w:val="24"/>
        </w:rPr>
        <w:t>,</w:t>
      </w:r>
      <w:r w:rsidRPr="00490F1A">
        <w:rPr>
          <w:rFonts w:cstheme="minorHAnsi"/>
          <w:sz w:val="24"/>
          <w:szCs w:val="24"/>
        </w:rPr>
        <w:t xml:space="preserve"> v symbióze. </w:t>
      </w:r>
      <w:r w:rsidR="00244844" w:rsidRPr="00490F1A">
        <w:rPr>
          <w:rFonts w:cstheme="minorHAnsi"/>
          <w:sz w:val="24"/>
          <w:szCs w:val="24"/>
        </w:rPr>
        <w:t>No</w:t>
      </w:r>
      <w:r w:rsidRPr="00490F1A">
        <w:rPr>
          <w:rFonts w:cstheme="minorHAnsi"/>
          <w:sz w:val="24"/>
          <w:szCs w:val="24"/>
        </w:rPr>
        <w:t xml:space="preserve"> nenechávam nič na náhodu a každý rok na jar si doprajem extra porcie žihľavy, najmä v podobe smoothie</w:t>
      </w:r>
      <w:r w:rsidR="006F5510" w:rsidRPr="00490F1A">
        <w:rPr>
          <w:rFonts w:cstheme="minorHAnsi"/>
          <w:sz w:val="24"/>
          <w:szCs w:val="24"/>
        </w:rPr>
        <w:t xml:space="preserve">, </w:t>
      </w:r>
      <w:r w:rsidR="008C4ECF" w:rsidRPr="00490F1A">
        <w:rPr>
          <w:rFonts w:cstheme="minorHAnsi"/>
          <w:sz w:val="24"/>
          <w:szCs w:val="24"/>
        </w:rPr>
        <w:t>štiav</w:t>
      </w:r>
      <w:r w:rsidRPr="00490F1A">
        <w:rPr>
          <w:rFonts w:cstheme="minorHAnsi"/>
          <w:sz w:val="24"/>
          <w:szCs w:val="24"/>
        </w:rPr>
        <w:t xml:space="preserve"> či zelených kaší.</w:t>
      </w:r>
    </w:p>
    <w:p w14:paraId="5FF78B77" w14:textId="77777777" w:rsidR="00652BDD" w:rsidRPr="00490F1A" w:rsidRDefault="00652BDD" w:rsidP="00490F1A">
      <w:pPr>
        <w:spacing w:after="0"/>
        <w:contextualSpacing/>
        <w:rPr>
          <w:rFonts w:cstheme="minorHAnsi"/>
          <w:sz w:val="24"/>
          <w:szCs w:val="24"/>
        </w:rPr>
      </w:pPr>
    </w:p>
    <w:p w14:paraId="5DF6E38E" w14:textId="023C40F6" w:rsidR="008C4ECF" w:rsidRPr="00490F1A" w:rsidRDefault="008C4ECF" w:rsidP="00490F1A">
      <w:pPr>
        <w:spacing w:after="0"/>
        <w:contextualSpacing/>
        <w:rPr>
          <w:rFonts w:cstheme="minorHAnsi"/>
          <w:sz w:val="24"/>
          <w:szCs w:val="24"/>
        </w:rPr>
      </w:pPr>
      <w:r w:rsidRPr="00490F1A">
        <w:rPr>
          <w:rFonts w:cstheme="minorHAnsi"/>
          <w:sz w:val="24"/>
          <w:szCs w:val="24"/>
        </w:rPr>
        <w:t>Žihľava je v prvom rade čistič</w:t>
      </w:r>
      <w:r w:rsidR="00F3071A" w:rsidRPr="00490F1A">
        <w:rPr>
          <w:rFonts w:cstheme="minorHAnsi"/>
          <w:sz w:val="24"/>
          <w:szCs w:val="24"/>
        </w:rPr>
        <w:t>ka kr</w:t>
      </w:r>
      <w:r w:rsidR="008904AB" w:rsidRPr="00490F1A">
        <w:rPr>
          <w:rFonts w:cstheme="minorHAnsi"/>
          <w:sz w:val="24"/>
          <w:szCs w:val="24"/>
        </w:rPr>
        <w:t>vi, preto patrí medzi top silné</w:t>
      </w:r>
      <w:r w:rsidR="00F3071A" w:rsidRPr="00490F1A">
        <w:rPr>
          <w:rFonts w:cstheme="minorHAnsi"/>
          <w:sz w:val="24"/>
          <w:szCs w:val="24"/>
        </w:rPr>
        <w:t xml:space="preserve"> j</w:t>
      </w:r>
      <w:r w:rsidRPr="00490F1A">
        <w:rPr>
          <w:rFonts w:cstheme="minorHAnsi"/>
          <w:sz w:val="24"/>
          <w:szCs w:val="24"/>
        </w:rPr>
        <w:t xml:space="preserve">arné </w:t>
      </w:r>
      <w:proofErr w:type="spellStart"/>
      <w:r w:rsidRPr="00490F1A">
        <w:rPr>
          <w:rFonts w:cstheme="minorHAnsi"/>
          <w:sz w:val="24"/>
          <w:szCs w:val="24"/>
        </w:rPr>
        <w:t>detoxikačné</w:t>
      </w:r>
      <w:proofErr w:type="spellEnd"/>
      <w:r w:rsidRPr="00490F1A">
        <w:rPr>
          <w:rFonts w:cstheme="minorHAnsi"/>
          <w:sz w:val="24"/>
          <w:szCs w:val="24"/>
        </w:rPr>
        <w:t xml:space="preserve"> byliny.</w:t>
      </w:r>
    </w:p>
    <w:p w14:paraId="57042DDA" w14:textId="77777777" w:rsidR="00652BDD" w:rsidRDefault="00652BDD" w:rsidP="00490F1A">
      <w:pPr>
        <w:spacing w:after="0"/>
        <w:contextualSpacing/>
        <w:rPr>
          <w:rFonts w:cstheme="minorHAnsi"/>
          <w:sz w:val="24"/>
          <w:szCs w:val="24"/>
        </w:rPr>
      </w:pPr>
    </w:p>
    <w:p w14:paraId="6384A78F" w14:textId="36AE47C5" w:rsidR="006F5510" w:rsidRPr="00490F1A" w:rsidRDefault="006F5510" w:rsidP="00490F1A">
      <w:pPr>
        <w:spacing w:after="0"/>
        <w:contextualSpacing/>
        <w:rPr>
          <w:rFonts w:cstheme="minorHAnsi"/>
          <w:sz w:val="24"/>
          <w:szCs w:val="24"/>
        </w:rPr>
      </w:pPr>
      <w:r w:rsidRPr="00490F1A">
        <w:rPr>
          <w:rFonts w:cstheme="minorHAnsi"/>
          <w:sz w:val="24"/>
          <w:szCs w:val="24"/>
        </w:rPr>
        <w:t>Ak ste alergici, tak s touto bylinkou by ste sa mali určite skamarátiť.</w:t>
      </w:r>
    </w:p>
    <w:p w14:paraId="37A7A780" w14:textId="77777777" w:rsidR="00652BDD" w:rsidRDefault="00652BDD" w:rsidP="00490F1A">
      <w:pPr>
        <w:spacing w:after="0"/>
        <w:contextualSpacing/>
        <w:rPr>
          <w:rFonts w:cstheme="minorHAnsi"/>
          <w:sz w:val="24"/>
          <w:szCs w:val="24"/>
        </w:rPr>
      </w:pPr>
    </w:p>
    <w:p w14:paraId="731D0525" w14:textId="565FE381" w:rsidR="00A13B31" w:rsidRPr="00490F1A" w:rsidRDefault="00A13B31" w:rsidP="00490F1A">
      <w:pPr>
        <w:spacing w:after="0"/>
        <w:contextualSpacing/>
        <w:rPr>
          <w:rFonts w:cstheme="minorHAnsi"/>
          <w:sz w:val="24"/>
          <w:szCs w:val="24"/>
        </w:rPr>
      </w:pPr>
      <w:r w:rsidRPr="00490F1A">
        <w:rPr>
          <w:rFonts w:cstheme="minorHAnsi"/>
          <w:sz w:val="24"/>
          <w:szCs w:val="24"/>
        </w:rPr>
        <w:t xml:space="preserve">Na celom svete sa žihľava používa už najmenej storočia na liečbu nosových a dýchacích problémov, ako </w:t>
      </w:r>
      <w:r w:rsidR="008904AB" w:rsidRPr="00490F1A">
        <w:rPr>
          <w:rFonts w:cstheme="minorHAnsi"/>
          <w:sz w:val="24"/>
          <w:szCs w:val="24"/>
        </w:rPr>
        <w:t>sú</w:t>
      </w:r>
      <w:r w:rsidRPr="00490F1A">
        <w:rPr>
          <w:rFonts w:cstheme="minorHAnsi"/>
          <w:sz w:val="24"/>
          <w:szCs w:val="24"/>
        </w:rPr>
        <w:t xml:space="preserve"> kašeľ, nádcha, upchatie hrudníka, astma, čierny kašeľ a v niektorých prípadoch </w:t>
      </w:r>
      <w:r w:rsidR="000724C9" w:rsidRPr="00490F1A">
        <w:rPr>
          <w:rFonts w:cstheme="minorHAnsi"/>
          <w:sz w:val="24"/>
          <w:szCs w:val="24"/>
        </w:rPr>
        <w:t xml:space="preserve">aj </w:t>
      </w:r>
      <w:r w:rsidRPr="00490F1A">
        <w:rPr>
          <w:rFonts w:cstheme="minorHAnsi"/>
          <w:sz w:val="24"/>
          <w:szCs w:val="24"/>
        </w:rPr>
        <w:t>tuberkulóza.</w:t>
      </w:r>
    </w:p>
    <w:p w14:paraId="49B17894" w14:textId="77777777" w:rsidR="00652BDD" w:rsidRDefault="00652BDD" w:rsidP="00490F1A">
      <w:pPr>
        <w:spacing w:after="0"/>
        <w:contextualSpacing/>
        <w:rPr>
          <w:rFonts w:cstheme="minorHAnsi"/>
          <w:sz w:val="24"/>
          <w:szCs w:val="24"/>
        </w:rPr>
      </w:pPr>
    </w:p>
    <w:p w14:paraId="3B5B415F" w14:textId="35D1B8F6" w:rsidR="00780D3E" w:rsidRPr="00490F1A" w:rsidRDefault="00780D3E" w:rsidP="00490F1A">
      <w:pPr>
        <w:spacing w:after="0"/>
        <w:contextualSpacing/>
        <w:rPr>
          <w:rFonts w:cstheme="minorHAnsi"/>
          <w:sz w:val="24"/>
          <w:szCs w:val="24"/>
        </w:rPr>
      </w:pPr>
      <w:r w:rsidRPr="00490F1A">
        <w:rPr>
          <w:rFonts w:cstheme="minorHAnsi"/>
          <w:sz w:val="24"/>
          <w:szCs w:val="24"/>
        </w:rPr>
        <w:t>Jej použitie ja naozaj veľmi široké. Stimuluje krvný obeh, podporuje tvorbu červených krviniek, znižuje hladinu glukózy v krvi, má mierny močopudný účinok, priaznivo pôsobí na kvalitu vlasov. Pomáha celkovému prečisteniu organizmu.</w:t>
      </w:r>
    </w:p>
    <w:p w14:paraId="13723383" w14:textId="77777777" w:rsidR="00652BDD" w:rsidRDefault="00652BDD" w:rsidP="00490F1A">
      <w:pPr>
        <w:spacing w:after="0"/>
        <w:contextualSpacing/>
        <w:rPr>
          <w:rFonts w:cstheme="minorHAnsi"/>
          <w:b/>
          <w:sz w:val="24"/>
          <w:szCs w:val="24"/>
        </w:rPr>
      </w:pPr>
    </w:p>
    <w:p w14:paraId="36E7A6C3" w14:textId="624A7A87" w:rsidR="006F5510" w:rsidRDefault="006F5510" w:rsidP="00490F1A">
      <w:pPr>
        <w:spacing w:after="0"/>
        <w:contextualSpacing/>
        <w:rPr>
          <w:rFonts w:cstheme="minorHAnsi"/>
          <w:b/>
          <w:sz w:val="24"/>
          <w:szCs w:val="24"/>
        </w:rPr>
      </w:pPr>
      <w:r w:rsidRPr="00490F1A">
        <w:rPr>
          <w:rFonts w:cstheme="minorHAnsi"/>
          <w:b/>
          <w:sz w:val="24"/>
          <w:szCs w:val="24"/>
        </w:rPr>
        <w:t>Tipy na najlepšie využitie</w:t>
      </w:r>
    </w:p>
    <w:p w14:paraId="5E4B8753" w14:textId="77777777" w:rsidR="00652BDD" w:rsidRPr="00490F1A" w:rsidRDefault="00652BDD" w:rsidP="00490F1A">
      <w:pPr>
        <w:spacing w:after="0"/>
        <w:contextualSpacing/>
        <w:rPr>
          <w:rFonts w:cstheme="minorHAnsi"/>
          <w:b/>
          <w:sz w:val="24"/>
          <w:szCs w:val="24"/>
        </w:rPr>
      </w:pPr>
    </w:p>
    <w:p w14:paraId="6FF56B17" w14:textId="259481FC" w:rsidR="008C4ECF" w:rsidRPr="00490F1A" w:rsidRDefault="00652BDD" w:rsidP="00490F1A">
      <w:pPr>
        <w:spacing w:after="0"/>
        <w:contextualSpacing/>
        <w:rPr>
          <w:rFonts w:cstheme="minorHAnsi"/>
          <w:b/>
          <w:sz w:val="24"/>
          <w:szCs w:val="24"/>
        </w:rPr>
      </w:pPr>
      <w:r w:rsidRPr="00652BDD">
        <w:rPr>
          <w:rFonts w:cstheme="minorHAnsi"/>
          <w:b/>
          <w:sz w:val="24"/>
          <w:szCs w:val="24"/>
          <w:highlight w:val="magenta"/>
        </w:rPr>
        <w:t>Ž</w:t>
      </w:r>
      <w:r w:rsidR="008C4ECF" w:rsidRPr="00652BDD">
        <w:rPr>
          <w:rFonts w:cstheme="minorHAnsi"/>
          <w:b/>
          <w:sz w:val="24"/>
          <w:szCs w:val="24"/>
          <w:highlight w:val="magenta"/>
        </w:rPr>
        <w:t>ihľavový proteínový prášok</w:t>
      </w:r>
    </w:p>
    <w:p w14:paraId="351A52E8" w14:textId="0C009AE2" w:rsidR="00780D3E" w:rsidRDefault="00780D3E" w:rsidP="00490F1A">
      <w:pPr>
        <w:spacing w:after="0"/>
        <w:contextualSpacing/>
        <w:rPr>
          <w:rFonts w:cstheme="minorHAnsi"/>
          <w:sz w:val="24"/>
          <w:szCs w:val="24"/>
        </w:rPr>
      </w:pPr>
      <w:r w:rsidRPr="00490F1A">
        <w:rPr>
          <w:rFonts w:cstheme="minorHAnsi"/>
          <w:sz w:val="24"/>
          <w:szCs w:val="24"/>
        </w:rPr>
        <w:t>Tento skvost o</w:t>
      </w:r>
      <w:r w:rsidR="004E7C16" w:rsidRPr="00490F1A">
        <w:rPr>
          <w:rFonts w:cstheme="minorHAnsi"/>
          <w:sz w:val="24"/>
          <w:szCs w:val="24"/>
        </w:rPr>
        <w:t>bsahuje antiox</w:t>
      </w:r>
      <w:r w:rsidRPr="00490F1A">
        <w:rPr>
          <w:rFonts w:cstheme="minorHAnsi"/>
          <w:sz w:val="24"/>
          <w:szCs w:val="24"/>
        </w:rPr>
        <w:t xml:space="preserve">idanty a bielkoviny. </w:t>
      </w:r>
      <w:r w:rsidR="004E7C16" w:rsidRPr="00490F1A">
        <w:rPr>
          <w:rFonts w:cstheme="minorHAnsi"/>
          <w:sz w:val="24"/>
          <w:szCs w:val="24"/>
        </w:rPr>
        <w:t>Žihľava v prášku môže obsahovať až 33</w:t>
      </w:r>
      <w:r w:rsidR="008904AB" w:rsidRPr="00490F1A">
        <w:rPr>
          <w:rFonts w:cstheme="minorHAnsi"/>
          <w:sz w:val="24"/>
          <w:szCs w:val="24"/>
        </w:rPr>
        <w:t xml:space="preserve"> </w:t>
      </w:r>
      <w:r w:rsidR="004E7C16" w:rsidRPr="00490F1A">
        <w:rPr>
          <w:rFonts w:cstheme="minorHAnsi"/>
          <w:sz w:val="24"/>
          <w:szCs w:val="24"/>
        </w:rPr>
        <w:t>% bielkovín</w:t>
      </w:r>
      <w:r w:rsidRPr="00490F1A">
        <w:rPr>
          <w:rFonts w:cstheme="minorHAnsi"/>
          <w:sz w:val="24"/>
          <w:szCs w:val="24"/>
        </w:rPr>
        <w:t xml:space="preserve"> (pre porovnanie</w:t>
      </w:r>
      <w:r w:rsidR="000724C9" w:rsidRPr="00490F1A">
        <w:rPr>
          <w:rFonts w:cstheme="minorHAnsi"/>
          <w:sz w:val="24"/>
          <w:szCs w:val="24"/>
        </w:rPr>
        <w:t>,</w:t>
      </w:r>
      <w:r w:rsidRPr="00490F1A">
        <w:rPr>
          <w:rFonts w:cstheme="minorHAnsi"/>
          <w:sz w:val="24"/>
          <w:szCs w:val="24"/>
        </w:rPr>
        <w:t xml:space="preserve"> napr. špenát obsahuje 30</w:t>
      </w:r>
      <w:r w:rsidR="008904AB" w:rsidRPr="00490F1A">
        <w:rPr>
          <w:rFonts w:cstheme="minorHAnsi"/>
          <w:sz w:val="24"/>
          <w:szCs w:val="24"/>
        </w:rPr>
        <w:t xml:space="preserve"> </w:t>
      </w:r>
      <w:r w:rsidRPr="00490F1A">
        <w:rPr>
          <w:rFonts w:cstheme="minorHAnsi"/>
          <w:sz w:val="24"/>
          <w:szCs w:val="24"/>
        </w:rPr>
        <w:t>%)</w:t>
      </w:r>
      <w:r w:rsidR="004E7C16" w:rsidRPr="00490F1A">
        <w:rPr>
          <w:rFonts w:cstheme="minorHAnsi"/>
          <w:sz w:val="24"/>
          <w:szCs w:val="24"/>
        </w:rPr>
        <w:t xml:space="preserve">. </w:t>
      </w:r>
    </w:p>
    <w:p w14:paraId="0E428F32" w14:textId="77777777" w:rsidR="00652BDD" w:rsidRPr="00490F1A" w:rsidRDefault="00652BDD" w:rsidP="00490F1A">
      <w:pPr>
        <w:spacing w:after="0"/>
        <w:contextualSpacing/>
        <w:rPr>
          <w:rFonts w:cstheme="minorHAnsi"/>
          <w:i/>
          <w:sz w:val="24"/>
          <w:szCs w:val="24"/>
        </w:rPr>
      </w:pPr>
    </w:p>
    <w:p w14:paraId="4DEB6A5E" w14:textId="2A7C2265" w:rsidR="001F4C13" w:rsidRDefault="005C4010" w:rsidP="00490F1A">
      <w:pPr>
        <w:spacing w:after="0"/>
        <w:contextualSpacing/>
        <w:rPr>
          <w:rFonts w:cstheme="minorHAnsi"/>
          <w:sz w:val="24"/>
          <w:szCs w:val="24"/>
        </w:rPr>
      </w:pPr>
      <w:r w:rsidRPr="00490F1A">
        <w:rPr>
          <w:rFonts w:cstheme="minorHAnsi"/>
          <w:sz w:val="24"/>
          <w:szCs w:val="24"/>
        </w:rPr>
        <w:t xml:space="preserve">Na záhrade mi rastie pomerne dosť žihľavy. </w:t>
      </w:r>
      <w:r w:rsidR="008904AB" w:rsidRPr="00490F1A">
        <w:rPr>
          <w:rFonts w:cstheme="minorHAnsi"/>
          <w:sz w:val="24"/>
          <w:szCs w:val="24"/>
        </w:rPr>
        <w:t>Niekedy ju</w:t>
      </w:r>
      <w:r w:rsidRPr="00490F1A">
        <w:rPr>
          <w:rFonts w:cstheme="minorHAnsi"/>
          <w:sz w:val="24"/>
          <w:szCs w:val="24"/>
        </w:rPr>
        <w:t xml:space="preserve"> zbieram priebežne na priame použitie do jedál a</w:t>
      </w:r>
      <w:r w:rsidR="008904AB" w:rsidRPr="00490F1A">
        <w:rPr>
          <w:rFonts w:cstheme="minorHAnsi"/>
          <w:sz w:val="24"/>
          <w:szCs w:val="24"/>
        </w:rPr>
        <w:t> niekedy ju</w:t>
      </w:r>
      <w:r w:rsidRPr="00490F1A">
        <w:rPr>
          <w:rFonts w:cstheme="minorHAnsi"/>
          <w:sz w:val="24"/>
          <w:szCs w:val="24"/>
        </w:rPr>
        <w:t xml:space="preserve"> nechávam vyrásť do plnej výšky. Zbieram </w:t>
      </w:r>
      <w:r w:rsidR="008904AB" w:rsidRPr="00490F1A">
        <w:rPr>
          <w:rFonts w:cstheme="minorHAnsi"/>
          <w:sz w:val="24"/>
          <w:szCs w:val="24"/>
        </w:rPr>
        <w:t>ju</w:t>
      </w:r>
      <w:r w:rsidRPr="00490F1A">
        <w:rPr>
          <w:rFonts w:cstheme="minorHAnsi"/>
          <w:sz w:val="24"/>
          <w:szCs w:val="24"/>
        </w:rPr>
        <w:t xml:space="preserve"> až vtedy, keď na </w:t>
      </w:r>
      <w:r w:rsidR="008904AB" w:rsidRPr="00490F1A">
        <w:rPr>
          <w:rFonts w:cstheme="minorHAnsi"/>
          <w:sz w:val="24"/>
          <w:szCs w:val="24"/>
        </w:rPr>
        <w:t>nej</w:t>
      </w:r>
      <w:r w:rsidRPr="00490F1A">
        <w:rPr>
          <w:rFonts w:cstheme="minorHAnsi"/>
          <w:sz w:val="24"/>
          <w:szCs w:val="24"/>
        </w:rPr>
        <w:t xml:space="preserve"> uvidím krásne zelené semienka. </w:t>
      </w:r>
    </w:p>
    <w:p w14:paraId="77403D20" w14:textId="77777777" w:rsidR="00652BDD" w:rsidRPr="00490F1A" w:rsidRDefault="00652BDD" w:rsidP="00490F1A">
      <w:pPr>
        <w:spacing w:after="0"/>
        <w:contextualSpacing/>
        <w:rPr>
          <w:rFonts w:cstheme="minorHAnsi"/>
          <w:sz w:val="24"/>
          <w:szCs w:val="24"/>
        </w:rPr>
      </w:pPr>
    </w:p>
    <w:p w14:paraId="5B5C7B0D" w14:textId="6129606F" w:rsidR="001F4C13" w:rsidRPr="009F289E" w:rsidRDefault="001F4C13" w:rsidP="00490F1A">
      <w:pPr>
        <w:spacing w:after="0"/>
        <w:contextualSpacing/>
        <w:rPr>
          <w:rFonts w:cstheme="minorHAnsi"/>
          <w:b/>
          <w:sz w:val="24"/>
          <w:szCs w:val="24"/>
        </w:rPr>
      </w:pPr>
      <w:r w:rsidRPr="009F289E">
        <w:rPr>
          <w:rFonts w:cstheme="minorHAnsi"/>
          <w:b/>
          <w:sz w:val="24"/>
          <w:szCs w:val="24"/>
        </w:rPr>
        <w:t xml:space="preserve">Ako </w:t>
      </w:r>
      <w:r w:rsidR="008904AB" w:rsidRPr="009F289E">
        <w:rPr>
          <w:rFonts w:cstheme="minorHAnsi"/>
          <w:b/>
          <w:sz w:val="24"/>
          <w:szCs w:val="24"/>
        </w:rPr>
        <w:t>ju</w:t>
      </w:r>
      <w:r w:rsidRPr="009F289E">
        <w:rPr>
          <w:rFonts w:cstheme="minorHAnsi"/>
          <w:b/>
          <w:sz w:val="24"/>
          <w:szCs w:val="24"/>
        </w:rPr>
        <w:t xml:space="preserve"> </w:t>
      </w:r>
      <w:commentRangeStart w:id="75"/>
      <w:r w:rsidRPr="009F289E">
        <w:rPr>
          <w:rFonts w:cstheme="minorHAnsi"/>
          <w:b/>
          <w:sz w:val="24"/>
          <w:szCs w:val="24"/>
        </w:rPr>
        <w:t>zbierať</w:t>
      </w:r>
      <w:commentRangeEnd w:id="75"/>
      <w:r w:rsidR="00072EFA">
        <w:rPr>
          <w:rStyle w:val="Odkaznakomentr"/>
        </w:rPr>
        <w:commentReference w:id="75"/>
      </w:r>
      <w:r w:rsidRPr="009F289E">
        <w:rPr>
          <w:rFonts w:cstheme="minorHAnsi"/>
          <w:b/>
          <w:sz w:val="24"/>
          <w:szCs w:val="24"/>
        </w:rPr>
        <w:t>?</w:t>
      </w:r>
      <w:r w:rsidR="00072EFA">
        <w:rPr>
          <w:rFonts w:cstheme="minorHAnsi"/>
          <w:b/>
          <w:sz w:val="24"/>
          <w:szCs w:val="24"/>
        </w:rPr>
        <w:t xml:space="preserve"> </w:t>
      </w:r>
    </w:p>
    <w:p w14:paraId="05E998F0" w14:textId="3AC06CCC" w:rsidR="001F4C13" w:rsidRDefault="001F4C13" w:rsidP="00490F1A">
      <w:pPr>
        <w:spacing w:after="0"/>
        <w:contextualSpacing/>
        <w:rPr>
          <w:rFonts w:cstheme="minorHAnsi"/>
          <w:sz w:val="24"/>
          <w:szCs w:val="24"/>
        </w:rPr>
      </w:pPr>
      <w:r w:rsidRPr="00490F1A">
        <w:rPr>
          <w:rFonts w:cstheme="minorHAnsi"/>
          <w:sz w:val="24"/>
          <w:szCs w:val="24"/>
        </w:rPr>
        <w:t>Na žihľave rast</w:t>
      </w:r>
      <w:r w:rsidR="000724C9" w:rsidRPr="00490F1A">
        <w:rPr>
          <w:rFonts w:cstheme="minorHAnsi"/>
          <w:sz w:val="24"/>
          <w:szCs w:val="24"/>
        </w:rPr>
        <w:t>ú</w:t>
      </w:r>
      <w:r w:rsidRPr="00490F1A">
        <w:rPr>
          <w:rFonts w:cstheme="minorHAnsi"/>
          <w:sz w:val="24"/>
          <w:szCs w:val="24"/>
        </w:rPr>
        <w:t xml:space="preserve"> </w:t>
      </w:r>
      <w:r w:rsidR="00C55711">
        <w:rPr>
          <w:rFonts w:cstheme="minorHAnsi"/>
          <w:sz w:val="24"/>
          <w:szCs w:val="24"/>
        </w:rPr>
        <w:t xml:space="preserve">dva </w:t>
      </w:r>
      <w:r w:rsidRPr="00490F1A">
        <w:rPr>
          <w:rFonts w:cstheme="minorHAnsi"/>
          <w:sz w:val="24"/>
          <w:szCs w:val="24"/>
        </w:rPr>
        <w:t xml:space="preserve">druhy semiačok, samčie a samičie. Samčie odstávajú do strán ako </w:t>
      </w:r>
      <w:proofErr w:type="spellStart"/>
      <w:r w:rsidRPr="00490F1A">
        <w:rPr>
          <w:rFonts w:cstheme="minorHAnsi"/>
          <w:sz w:val="24"/>
          <w:szCs w:val="24"/>
        </w:rPr>
        <w:t>anténky</w:t>
      </w:r>
      <w:proofErr w:type="spellEnd"/>
      <w:r w:rsidRPr="00490F1A">
        <w:rPr>
          <w:rFonts w:cstheme="minorHAnsi"/>
          <w:sz w:val="24"/>
          <w:szCs w:val="24"/>
        </w:rPr>
        <w:t xml:space="preserve">, majú také malé guličky. Môžete ich aj ochutnať, ale ich chuť je </w:t>
      </w:r>
      <w:r w:rsidR="008904AB" w:rsidRPr="00490F1A">
        <w:rPr>
          <w:rFonts w:cstheme="minorHAnsi"/>
          <w:sz w:val="24"/>
          <w:szCs w:val="24"/>
        </w:rPr>
        <w:t>trávová. T</w:t>
      </w:r>
      <w:r w:rsidRPr="00490F1A">
        <w:rPr>
          <w:rFonts w:cstheme="minorHAnsi"/>
          <w:sz w:val="24"/>
          <w:szCs w:val="24"/>
        </w:rPr>
        <w:t xml:space="preserve">oto v podstate </w:t>
      </w:r>
      <w:r w:rsidR="00273BF8" w:rsidRPr="00490F1A">
        <w:rPr>
          <w:rFonts w:cstheme="minorHAnsi"/>
          <w:sz w:val="24"/>
          <w:szCs w:val="24"/>
        </w:rPr>
        <w:t xml:space="preserve">ani </w:t>
      </w:r>
      <w:r w:rsidRPr="00490F1A">
        <w:rPr>
          <w:rFonts w:cstheme="minorHAnsi"/>
          <w:sz w:val="24"/>
          <w:szCs w:val="24"/>
        </w:rPr>
        <w:t xml:space="preserve">nie sú semiačka, sú to malé púčiky kvietkov žihľavy. </w:t>
      </w:r>
    </w:p>
    <w:p w14:paraId="5AF7C366" w14:textId="77777777" w:rsidR="00652BDD" w:rsidRPr="00490F1A" w:rsidRDefault="00652BDD" w:rsidP="00490F1A">
      <w:pPr>
        <w:spacing w:after="0"/>
        <w:contextualSpacing/>
        <w:rPr>
          <w:rFonts w:cstheme="minorHAnsi"/>
          <w:sz w:val="24"/>
          <w:szCs w:val="24"/>
        </w:rPr>
      </w:pPr>
    </w:p>
    <w:p w14:paraId="6D9CE249" w14:textId="7675FCEB" w:rsidR="001F4C13" w:rsidRDefault="001F4C13" w:rsidP="00490F1A">
      <w:pPr>
        <w:spacing w:after="0"/>
        <w:contextualSpacing/>
        <w:rPr>
          <w:rFonts w:cstheme="minorHAnsi"/>
          <w:sz w:val="24"/>
          <w:szCs w:val="24"/>
        </w:rPr>
      </w:pPr>
      <w:r w:rsidRPr="00490F1A">
        <w:rPr>
          <w:rFonts w:cstheme="minorHAnsi"/>
          <w:sz w:val="24"/>
          <w:szCs w:val="24"/>
        </w:rPr>
        <w:t xml:space="preserve">Druhé visia dole ako strapce hrozna, to sú </w:t>
      </w:r>
      <w:r w:rsidRPr="00490F1A">
        <w:rPr>
          <w:rFonts w:cstheme="minorHAnsi"/>
          <w:b/>
          <w:sz w:val="24"/>
          <w:szCs w:val="24"/>
        </w:rPr>
        <w:t>samičie a práve na tie sa chceme zamerať</w:t>
      </w:r>
      <w:r w:rsidRPr="00490F1A">
        <w:rPr>
          <w:rFonts w:cstheme="minorHAnsi"/>
          <w:sz w:val="24"/>
          <w:szCs w:val="24"/>
        </w:rPr>
        <w:t>. Pri zbere by mali mať krásnu zelenú, sviežu farbu. Môžete ich ochutnať aj priamo z rastlinky tak, že ich v dlaniach pomrvíte, aby sa uvoľnili z obalu. Semiačka sa dajú konzumovať aj surové priamo z rastlinky, ale to závisí</w:t>
      </w:r>
      <w:r w:rsidR="000B1F69" w:rsidRPr="00490F1A">
        <w:rPr>
          <w:rFonts w:cstheme="minorHAnsi"/>
          <w:sz w:val="24"/>
          <w:szCs w:val="24"/>
        </w:rPr>
        <w:t xml:space="preserve"> od toho,</w:t>
      </w:r>
      <w:r w:rsidRPr="00490F1A">
        <w:rPr>
          <w:rFonts w:cstheme="minorHAnsi"/>
          <w:sz w:val="24"/>
          <w:szCs w:val="24"/>
        </w:rPr>
        <w:t xml:space="preserve"> aký je </w:t>
      </w:r>
      <w:r w:rsidR="008904AB" w:rsidRPr="00490F1A">
        <w:rPr>
          <w:rFonts w:cstheme="minorHAnsi"/>
          <w:sz w:val="24"/>
          <w:szCs w:val="24"/>
        </w:rPr>
        <w:t>v</w:t>
      </w:r>
      <w:r w:rsidRPr="00490F1A">
        <w:rPr>
          <w:rFonts w:cstheme="minorHAnsi"/>
          <w:sz w:val="24"/>
          <w:szCs w:val="24"/>
        </w:rPr>
        <w:t>áš jazyk citlivý. Niekoho môžu jemne p</w:t>
      </w:r>
      <w:r w:rsidR="000B1F69" w:rsidRPr="00490F1A">
        <w:rPr>
          <w:rFonts w:cstheme="minorHAnsi"/>
          <w:sz w:val="24"/>
          <w:szCs w:val="24"/>
        </w:rPr>
        <w:t>ŕ</w:t>
      </w:r>
      <w:r w:rsidRPr="00490F1A">
        <w:rPr>
          <w:rFonts w:cstheme="minorHAnsi"/>
          <w:sz w:val="24"/>
          <w:szCs w:val="24"/>
        </w:rPr>
        <w:t>hliť, iný si to ani nevšimne. Jediný spôsob</w:t>
      </w:r>
      <w:r w:rsidR="000B79C4" w:rsidRPr="00490F1A">
        <w:rPr>
          <w:rFonts w:cstheme="minorHAnsi"/>
          <w:sz w:val="24"/>
          <w:szCs w:val="24"/>
        </w:rPr>
        <w:t>,</w:t>
      </w:r>
      <w:r w:rsidRPr="00490F1A">
        <w:rPr>
          <w:rFonts w:cstheme="minorHAnsi"/>
          <w:sz w:val="24"/>
          <w:szCs w:val="24"/>
        </w:rPr>
        <w:t xml:space="preserve"> ako to zistiť</w:t>
      </w:r>
      <w:r w:rsidR="000B79C4" w:rsidRPr="00490F1A">
        <w:rPr>
          <w:rFonts w:cstheme="minorHAnsi"/>
          <w:sz w:val="24"/>
          <w:szCs w:val="24"/>
        </w:rPr>
        <w:t>,</w:t>
      </w:r>
      <w:r w:rsidRPr="00490F1A">
        <w:rPr>
          <w:rFonts w:cstheme="minorHAnsi"/>
          <w:sz w:val="24"/>
          <w:szCs w:val="24"/>
        </w:rPr>
        <w:t xml:space="preserve"> je vyskúšať</w:t>
      </w:r>
      <w:r w:rsidR="00D46DA6" w:rsidRPr="00490F1A">
        <w:rPr>
          <w:rFonts w:cstheme="minorHAnsi"/>
          <w:sz w:val="24"/>
          <w:szCs w:val="24"/>
        </w:rPr>
        <w:t>.</w:t>
      </w:r>
      <w:r w:rsidRPr="00490F1A">
        <w:rPr>
          <w:rFonts w:cstheme="minorHAnsi"/>
          <w:sz w:val="24"/>
          <w:szCs w:val="24"/>
        </w:rPr>
        <w:t xml:space="preserve"> Sušením sa </w:t>
      </w:r>
      <w:r w:rsidR="008904AB" w:rsidRPr="00490F1A">
        <w:rPr>
          <w:rFonts w:cstheme="minorHAnsi"/>
          <w:sz w:val="24"/>
          <w:szCs w:val="24"/>
        </w:rPr>
        <w:t>však</w:t>
      </w:r>
      <w:r w:rsidRPr="00490F1A">
        <w:rPr>
          <w:rFonts w:cstheme="minorHAnsi"/>
          <w:sz w:val="24"/>
          <w:szCs w:val="24"/>
        </w:rPr>
        <w:t xml:space="preserve"> pŕhlenie úplne stratí.</w:t>
      </w:r>
    </w:p>
    <w:p w14:paraId="2774ACCC" w14:textId="77777777" w:rsidR="00652BDD" w:rsidRPr="00490F1A" w:rsidRDefault="00652BDD" w:rsidP="00490F1A">
      <w:pPr>
        <w:spacing w:after="0"/>
        <w:contextualSpacing/>
        <w:rPr>
          <w:rFonts w:cstheme="minorHAnsi"/>
          <w:sz w:val="24"/>
          <w:szCs w:val="24"/>
        </w:rPr>
      </w:pPr>
    </w:p>
    <w:p w14:paraId="36A20614" w14:textId="3DCEBE17" w:rsidR="001F4C13" w:rsidRPr="00490F1A" w:rsidRDefault="001F4C13" w:rsidP="00490F1A">
      <w:pPr>
        <w:spacing w:after="0"/>
        <w:contextualSpacing/>
        <w:rPr>
          <w:rFonts w:cstheme="minorHAnsi"/>
          <w:sz w:val="24"/>
          <w:szCs w:val="24"/>
        </w:rPr>
      </w:pPr>
      <w:r w:rsidRPr="00490F1A">
        <w:rPr>
          <w:rFonts w:cstheme="minorHAnsi"/>
          <w:sz w:val="24"/>
          <w:szCs w:val="24"/>
        </w:rPr>
        <w:t xml:space="preserve">Pri zbere </w:t>
      </w:r>
      <w:r w:rsidR="00710307" w:rsidRPr="00490F1A">
        <w:rPr>
          <w:rFonts w:cstheme="minorHAnsi"/>
          <w:sz w:val="24"/>
          <w:szCs w:val="24"/>
        </w:rPr>
        <w:t>semiačo</w:t>
      </w:r>
      <w:r w:rsidR="008904AB" w:rsidRPr="00490F1A">
        <w:rPr>
          <w:rFonts w:cstheme="minorHAnsi"/>
          <w:sz w:val="24"/>
          <w:szCs w:val="24"/>
        </w:rPr>
        <w:t>k s</w:t>
      </w:r>
      <w:r w:rsidRPr="00490F1A">
        <w:rPr>
          <w:rFonts w:cstheme="minorHAnsi"/>
          <w:sz w:val="24"/>
          <w:szCs w:val="24"/>
        </w:rPr>
        <w:t xml:space="preserve">a mi osvedčili </w:t>
      </w:r>
      <w:r w:rsidRPr="00490F1A">
        <w:rPr>
          <w:rFonts w:cstheme="minorHAnsi"/>
          <w:b/>
          <w:sz w:val="24"/>
          <w:szCs w:val="24"/>
        </w:rPr>
        <w:t>3 spôsoby</w:t>
      </w:r>
      <w:r w:rsidRPr="00490F1A">
        <w:rPr>
          <w:rFonts w:cstheme="minorHAnsi"/>
          <w:sz w:val="24"/>
          <w:szCs w:val="24"/>
        </w:rPr>
        <w:t xml:space="preserve">. Vyskúšajte, ktorý osloví práve </w:t>
      </w:r>
      <w:r w:rsidR="008904AB" w:rsidRPr="00490F1A">
        <w:rPr>
          <w:rFonts w:cstheme="minorHAnsi"/>
          <w:sz w:val="24"/>
          <w:szCs w:val="24"/>
        </w:rPr>
        <w:t>v</w:t>
      </w:r>
      <w:r w:rsidRPr="00490F1A">
        <w:rPr>
          <w:rFonts w:cstheme="minorHAnsi"/>
          <w:sz w:val="24"/>
          <w:szCs w:val="24"/>
        </w:rPr>
        <w:t>ás:</w:t>
      </w:r>
    </w:p>
    <w:p w14:paraId="00CFF4FA" w14:textId="266A2C60" w:rsidR="001F4C13" w:rsidRPr="00490F1A" w:rsidRDefault="001F4C13" w:rsidP="00490F1A">
      <w:pPr>
        <w:pStyle w:val="Odsekzoznamu"/>
        <w:numPr>
          <w:ilvl w:val="0"/>
          <w:numId w:val="41"/>
        </w:numPr>
        <w:spacing w:after="0"/>
        <w:rPr>
          <w:rFonts w:cstheme="minorHAnsi"/>
          <w:sz w:val="24"/>
          <w:szCs w:val="24"/>
        </w:rPr>
      </w:pPr>
      <w:r w:rsidRPr="00490F1A">
        <w:rPr>
          <w:rFonts w:cstheme="minorHAnsi"/>
          <w:sz w:val="24"/>
          <w:szCs w:val="24"/>
        </w:rPr>
        <w:t xml:space="preserve">Celé rastlinky aj s listami zviažete do </w:t>
      </w:r>
      <w:r w:rsidR="00416F16" w:rsidRPr="00490F1A">
        <w:rPr>
          <w:rFonts w:cstheme="minorHAnsi"/>
          <w:sz w:val="24"/>
          <w:szCs w:val="24"/>
        </w:rPr>
        <w:t>„</w:t>
      </w:r>
      <w:r w:rsidRPr="00490F1A">
        <w:rPr>
          <w:rFonts w:cstheme="minorHAnsi"/>
          <w:sz w:val="24"/>
          <w:szCs w:val="24"/>
        </w:rPr>
        <w:t>kytice</w:t>
      </w:r>
      <w:r w:rsidR="00416F16" w:rsidRPr="00490F1A">
        <w:rPr>
          <w:rFonts w:cstheme="minorHAnsi"/>
          <w:sz w:val="24"/>
          <w:szCs w:val="24"/>
        </w:rPr>
        <w:t>“</w:t>
      </w:r>
      <w:r w:rsidRPr="00490F1A">
        <w:rPr>
          <w:rFonts w:cstheme="minorHAnsi"/>
          <w:sz w:val="24"/>
          <w:szCs w:val="24"/>
        </w:rPr>
        <w:t xml:space="preserve"> a vysušíte na dobre vetranom mieste bez priameho slnečného žiarenia. Následne iba stiahnete všetko zo stonky, jemne podrvíte alebo rozmixujete na prášok a uskladníte v pohári a v tme.</w:t>
      </w:r>
    </w:p>
    <w:p w14:paraId="44F5C7C7" w14:textId="070153C0" w:rsidR="001F4C13" w:rsidRPr="00490F1A" w:rsidRDefault="001F4C13" w:rsidP="00490F1A">
      <w:pPr>
        <w:pStyle w:val="Odsekzoznamu"/>
        <w:numPr>
          <w:ilvl w:val="0"/>
          <w:numId w:val="41"/>
        </w:numPr>
        <w:spacing w:after="0"/>
        <w:rPr>
          <w:rFonts w:cstheme="minorHAnsi"/>
          <w:sz w:val="24"/>
          <w:szCs w:val="24"/>
        </w:rPr>
      </w:pPr>
      <w:r w:rsidRPr="00490F1A">
        <w:rPr>
          <w:rFonts w:cstheme="minorHAnsi"/>
          <w:sz w:val="24"/>
          <w:szCs w:val="24"/>
        </w:rPr>
        <w:lastRenderedPageBreak/>
        <w:t>Nazbierate si celé stonky a nožnicami odstrihnete iba strapce semi</w:t>
      </w:r>
      <w:r w:rsidR="00091CB9" w:rsidRPr="00490F1A">
        <w:rPr>
          <w:rFonts w:cstheme="minorHAnsi"/>
          <w:sz w:val="24"/>
          <w:szCs w:val="24"/>
        </w:rPr>
        <w:t>ačok</w:t>
      </w:r>
      <w:r w:rsidRPr="00490F1A">
        <w:rPr>
          <w:rFonts w:cstheme="minorHAnsi"/>
          <w:sz w:val="24"/>
          <w:szCs w:val="24"/>
        </w:rPr>
        <w:t>. Tie usušíte na papieri na pečenie alebo na</w:t>
      </w:r>
      <w:r w:rsidR="008904AB" w:rsidRPr="00490F1A">
        <w:rPr>
          <w:rFonts w:cstheme="minorHAnsi"/>
          <w:sz w:val="24"/>
          <w:szCs w:val="24"/>
        </w:rPr>
        <w:t xml:space="preserve"> vrchnáku od krabice. Následne použijete sitko:</w:t>
      </w:r>
      <w:r w:rsidRPr="00490F1A">
        <w:rPr>
          <w:rFonts w:cstheme="minorHAnsi"/>
          <w:sz w:val="24"/>
          <w:szCs w:val="24"/>
        </w:rPr>
        <w:t xml:space="preserve"> semi</w:t>
      </w:r>
      <w:r w:rsidR="009156A0" w:rsidRPr="00490F1A">
        <w:rPr>
          <w:rFonts w:cstheme="minorHAnsi"/>
          <w:sz w:val="24"/>
          <w:szCs w:val="24"/>
        </w:rPr>
        <w:t>ačka</w:t>
      </w:r>
      <w:r w:rsidRPr="00490F1A">
        <w:rPr>
          <w:rFonts w:cstheme="minorHAnsi"/>
          <w:sz w:val="24"/>
          <w:szCs w:val="24"/>
        </w:rPr>
        <w:t xml:space="preserve"> </w:t>
      </w:r>
      <w:r w:rsidR="008904AB" w:rsidRPr="00490F1A">
        <w:rPr>
          <w:rFonts w:cstheme="minorHAnsi"/>
          <w:sz w:val="24"/>
          <w:szCs w:val="24"/>
        </w:rPr>
        <w:t>v</w:t>
      </w:r>
      <w:r w:rsidRPr="00490F1A">
        <w:rPr>
          <w:rFonts w:cstheme="minorHAnsi"/>
          <w:sz w:val="24"/>
          <w:szCs w:val="24"/>
        </w:rPr>
        <w:t xml:space="preserve">ám </w:t>
      </w:r>
      <w:r w:rsidR="008904AB" w:rsidRPr="00490F1A">
        <w:rPr>
          <w:rFonts w:cstheme="minorHAnsi"/>
          <w:sz w:val="24"/>
          <w:szCs w:val="24"/>
        </w:rPr>
        <w:t>spadnú</w:t>
      </w:r>
      <w:r w:rsidRPr="00490F1A">
        <w:rPr>
          <w:rFonts w:cstheme="minorHAnsi"/>
          <w:sz w:val="24"/>
          <w:szCs w:val="24"/>
        </w:rPr>
        <w:t xml:space="preserve"> do misy, suché stonky vyhodíte.</w:t>
      </w:r>
    </w:p>
    <w:p w14:paraId="23FDF689" w14:textId="6E1011B8" w:rsidR="001F4C13" w:rsidRDefault="001F4C13" w:rsidP="00490F1A">
      <w:pPr>
        <w:pStyle w:val="Odsekzoznamu"/>
        <w:numPr>
          <w:ilvl w:val="0"/>
          <w:numId w:val="41"/>
        </w:numPr>
        <w:spacing w:after="0"/>
        <w:rPr>
          <w:rFonts w:cstheme="minorHAnsi"/>
          <w:sz w:val="24"/>
          <w:szCs w:val="24"/>
        </w:rPr>
      </w:pPr>
      <w:r w:rsidRPr="00490F1A">
        <w:rPr>
          <w:rFonts w:cstheme="minorHAnsi"/>
          <w:sz w:val="24"/>
          <w:szCs w:val="24"/>
        </w:rPr>
        <w:t>Nazbierate si celé stonky, poodtŕhate lístky a semi</w:t>
      </w:r>
      <w:r w:rsidR="00B57BAB" w:rsidRPr="00490F1A">
        <w:rPr>
          <w:rFonts w:cstheme="minorHAnsi"/>
          <w:sz w:val="24"/>
          <w:szCs w:val="24"/>
        </w:rPr>
        <w:t>ačka</w:t>
      </w:r>
      <w:r w:rsidRPr="00490F1A">
        <w:rPr>
          <w:rFonts w:cstheme="minorHAnsi"/>
          <w:sz w:val="24"/>
          <w:szCs w:val="24"/>
        </w:rPr>
        <w:t xml:space="preserve"> stiahnete zo st</w:t>
      </w:r>
      <w:r w:rsidR="008904AB" w:rsidRPr="00490F1A">
        <w:rPr>
          <w:rFonts w:cstheme="minorHAnsi"/>
          <w:sz w:val="24"/>
          <w:szCs w:val="24"/>
        </w:rPr>
        <w:t xml:space="preserve">onky. Potom postupujete ako v bode </w:t>
      </w:r>
      <w:r w:rsidRPr="00490F1A">
        <w:rPr>
          <w:rFonts w:cstheme="minorHAnsi"/>
          <w:sz w:val="24"/>
          <w:szCs w:val="24"/>
        </w:rPr>
        <w:t>vyššie.</w:t>
      </w:r>
    </w:p>
    <w:p w14:paraId="7984AEBC" w14:textId="77777777" w:rsidR="00652BDD" w:rsidRPr="00652BDD" w:rsidRDefault="00652BDD" w:rsidP="00652BDD">
      <w:pPr>
        <w:spacing w:after="0"/>
        <w:rPr>
          <w:rFonts w:cstheme="minorHAnsi"/>
          <w:sz w:val="24"/>
          <w:szCs w:val="24"/>
        </w:rPr>
      </w:pPr>
    </w:p>
    <w:p w14:paraId="60E7B185" w14:textId="36434D4F" w:rsidR="001F4C13" w:rsidRDefault="008904AB" w:rsidP="00490F1A">
      <w:pPr>
        <w:spacing w:after="0"/>
        <w:contextualSpacing/>
        <w:rPr>
          <w:rFonts w:cstheme="minorHAnsi"/>
          <w:sz w:val="24"/>
          <w:szCs w:val="24"/>
        </w:rPr>
      </w:pPr>
      <w:r w:rsidRPr="00490F1A">
        <w:rPr>
          <w:rFonts w:cstheme="minorHAnsi"/>
          <w:sz w:val="24"/>
          <w:szCs w:val="24"/>
        </w:rPr>
        <w:t>Z</w:t>
      </w:r>
      <w:r w:rsidR="001F4C13" w:rsidRPr="00490F1A">
        <w:rPr>
          <w:rFonts w:cstheme="minorHAnsi"/>
          <w:sz w:val="24"/>
          <w:szCs w:val="24"/>
        </w:rPr>
        <w:t>dá</w:t>
      </w:r>
      <w:r w:rsidRPr="00490F1A">
        <w:rPr>
          <w:rFonts w:cstheme="minorHAnsi"/>
          <w:sz w:val="24"/>
          <w:szCs w:val="24"/>
        </w:rPr>
        <w:t xml:space="preserve"> sa to</w:t>
      </w:r>
      <w:r w:rsidR="001F4C13" w:rsidRPr="00490F1A">
        <w:rPr>
          <w:rFonts w:cstheme="minorHAnsi"/>
          <w:sz w:val="24"/>
          <w:szCs w:val="24"/>
        </w:rPr>
        <w:t xml:space="preserve"> ako mravčia práca, ale stojí to za</w:t>
      </w:r>
      <w:r w:rsidR="00A05E00" w:rsidRPr="00490F1A">
        <w:rPr>
          <w:rFonts w:cstheme="minorHAnsi"/>
          <w:sz w:val="24"/>
          <w:szCs w:val="24"/>
        </w:rPr>
        <w:t xml:space="preserve"> </w:t>
      </w:r>
      <w:r w:rsidR="001F4C13" w:rsidRPr="00490F1A">
        <w:rPr>
          <w:rFonts w:cstheme="minorHAnsi"/>
          <w:sz w:val="24"/>
          <w:szCs w:val="24"/>
        </w:rPr>
        <w:t xml:space="preserve">to. Ak si </w:t>
      </w:r>
      <w:r w:rsidR="00A05E00" w:rsidRPr="00490F1A">
        <w:rPr>
          <w:rFonts w:cstheme="minorHAnsi"/>
          <w:sz w:val="24"/>
          <w:szCs w:val="24"/>
        </w:rPr>
        <w:t xml:space="preserve">občas </w:t>
      </w:r>
      <w:r w:rsidR="001F4C13" w:rsidRPr="00490F1A">
        <w:rPr>
          <w:rFonts w:cstheme="minorHAnsi"/>
          <w:sz w:val="24"/>
          <w:szCs w:val="24"/>
        </w:rPr>
        <w:t xml:space="preserve">kupujete výživové doplnky či zelené vitamínové prášky, viete, že to nie je lacná záležitosť. Takto si jeden ľahko vyrobíte sami. V bio kvalite. S energiou, ktorú tam vložíte </w:t>
      </w:r>
      <w:r w:rsidRPr="00490F1A">
        <w:rPr>
          <w:rFonts w:cstheme="minorHAnsi"/>
          <w:sz w:val="24"/>
          <w:szCs w:val="24"/>
        </w:rPr>
        <w:t>v</w:t>
      </w:r>
      <w:r w:rsidR="001F4C13" w:rsidRPr="00490F1A">
        <w:rPr>
          <w:rFonts w:cstheme="minorHAnsi"/>
          <w:sz w:val="24"/>
          <w:szCs w:val="24"/>
        </w:rPr>
        <w:t>y.</w:t>
      </w:r>
    </w:p>
    <w:p w14:paraId="4EF9B36E" w14:textId="77777777" w:rsidR="00652BDD" w:rsidRPr="00490F1A" w:rsidRDefault="00652BDD" w:rsidP="00490F1A">
      <w:pPr>
        <w:spacing w:after="0"/>
        <w:contextualSpacing/>
        <w:rPr>
          <w:rFonts w:cstheme="minorHAnsi"/>
          <w:sz w:val="24"/>
          <w:szCs w:val="24"/>
        </w:rPr>
      </w:pPr>
    </w:p>
    <w:p w14:paraId="7E1C0C7B" w14:textId="77777777" w:rsidR="0054689F" w:rsidRPr="0054689F" w:rsidRDefault="0054689F" w:rsidP="00490F1A">
      <w:pPr>
        <w:spacing w:after="0"/>
        <w:contextualSpacing/>
        <w:rPr>
          <w:rFonts w:cstheme="minorHAnsi"/>
          <w:b/>
          <w:sz w:val="24"/>
          <w:szCs w:val="24"/>
        </w:rPr>
      </w:pPr>
      <w:r w:rsidRPr="0054689F">
        <w:rPr>
          <w:rFonts w:cstheme="minorHAnsi"/>
          <w:b/>
          <w:sz w:val="24"/>
          <w:szCs w:val="24"/>
        </w:rPr>
        <w:t>Postup:</w:t>
      </w:r>
    </w:p>
    <w:p w14:paraId="09EE66EB" w14:textId="1517CA4A" w:rsidR="00150BA5" w:rsidRDefault="001D106E" w:rsidP="00490F1A">
      <w:pPr>
        <w:spacing w:after="0"/>
        <w:contextualSpacing/>
        <w:rPr>
          <w:rFonts w:cstheme="minorHAnsi"/>
          <w:sz w:val="24"/>
          <w:szCs w:val="24"/>
        </w:rPr>
      </w:pPr>
      <w:r w:rsidRPr="00490F1A">
        <w:rPr>
          <w:rFonts w:cstheme="minorHAnsi"/>
          <w:sz w:val="24"/>
          <w:szCs w:val="24"/>
        </w:rPr>
        <w:t>Proteínový prášok si vyrobíte tak, že vysušené celé žihľavy aj so semiačkami „stiahne</w:t>
      </w:r>
      <w:r w:rsidR="00AD3DED" w:rsidRPr="00490F1A">
        <w:rPr>
          <w:rFonts w:cstheme="minorHAnsi"/>
          <w:sz w:val="24"/>
          <w:szCs w:val="24"/>
        </w:rPr>
        <w:t>t</w:t>
      </w:r>
      <w:r w:rsidRPr="00490F1A">
        <w:rPr>
          <w:rFonts w:cstheme="minorHAnsi"/>
          <w:sz w:val="24"/>
          <w:szCs w:val="24"/>
        </w:rPr>
        <w:t>e“ do misy a v kuchynskom robote v</w:t>
      </w:r>
      <w:r w:rsidR="00733058" w:rsidRPr="00490F1A">
        <w:rPr>
          <w:rFonts w:cstheme="minorHAnsi"/>
          <w:sz w:val="24"/>
          <w:szCs w:val="24"/>
        </w:rPr>
        <w:t>šetko zomelie</w:t>
      </w:r>
      <w:r w:rsidRPr="00490F1A">
        <w:rPr>
          <w:rFonts w:cstheme="minorHAnsi"/>
          <w:sz w:val="24"/>
          <w:szCs w:val="24"/>
        </w:rPr>
        <w:t>te</w:t>
      </w:r>
      <w:r w:rsidR="00733058" w:rsidRPr="00490F1A">
        <w:rPr>
          <w:rFonts w:cstheme="minorHAnsi"/>
          <w:sz w:val="24"/>
          <w:szCs w:val="24"/>
        </w:rPr>
        <w:t xml:space="preserve"> na jemný prášok. </w:t>
      </w:r>
      <w:r w:rsidR="00150BA5" w:rsidRPr="00490F1A">
        <w:rPr>
          <w:rFonts w:cstheme="minorHAnsi"/>
          <w:sz w:val="24"/>
          <w:szCs w:val="24"/>
        </w:rPr>
        <w:t>Prášok ešte preoseje</w:t>
      </w:r>
      <w:r w:rsidR="00AD3DED" w:rsidRPr="00490F1A">
        <w:rPr>
          <w:rFonts w:cstheme="minorHAnsi"/>
          <w:sz w:val="24"/>
          <w:szCs w:val="24"/>
        </w:rPr>
        <w:t>t</w:t>
      </w:r>
      <w:r w:rsidR="00150BA5" w:rsidRPr="00490F1A">
        <w:rPr>
          <w:rFonts w:cstheme="minorHAnsi"/>
          <w:sz w:val="24"/>
          <w:szCs w:val="24"/>
        </w:rPr>
        <w:t>e cez sitko, kde sa zachyti</w:t>
      </w:r>
      <w:r w:rsidR="008904AB" w:rsidRPr="00490F1A">
        <w:rPr>
          <w:rFonts w:cstheme="minorHAnsi"/>
          <w:sz w:val="24"/>
          <w:szCs w:val="24"/>
        </w:rPr>
        <w:t>a nezomleté časti a zostane vám krásny</w:t>
      </w:r>
      <w:r w:rsidR="00150BA5" w:rsidRPr="00490F1A">
        <w:rPr>
          <w:rFonts w:cstheme="minorHAnsi"/>
          <w:sz w:val="24"/>
          <w:szCs w:val="24"/>
        </w:rPr>
        <w:t xml:space="preserve"> jemný prášok.</w:t>
      </w:r>
    </w:p>
    <w:p w14:paraId="4CB8393F" w14:textId="77777777" w:rsidR="0054689F" w:rsidRPr="00490F1A" w:rsidRDefault="0054689F" w:rsidP="00490F1A">
      <w:pPr>
        <w:spacing w:after="0"/>
        <w:contextualSpacing/>
        <w:rPr>
          <w:rFonts w:cstheme="minorHAnsi"/>
          <w:sz w:val="24"/>
          <w:szCs w:val="24"/>
        </w:rPr>
      </w:pPr>
    </w:p>
    <w:p w14:paraId="19EEF388" w14:textId="527900D9" w:rsidR="004E7C16" w:rsidRDefault="00857ABD" w:rsidP="00490F1A">
      <w:pPr>
        <w:spacing w:after="0"/>
        <w:contextualSpacing/>
        <w:rPr>
          <w:rFonts w:cstheme="minorHAnsi"/>
          <w:sz w:val="24"/>
          <w:szCs w:val="24"/>
        </w:rPr>
      </w:pPr>
      <w:r w:rsidRPr="00490F1A">
        <w:rPr>
          <w:rFonts w:cstheme="minorHAnsi"/>
          <w:sz w:val="24"/>
          <w:szCs w:val="24"/>
        </w:rPr>
        <w:t xml:space="preserve">Žihľavový prášok </w:t>
      </w:r>
      <w:r w:rsidR="001D106E" w:rsidRPr="00490F1A">
        <w:rPr>
          <w:rFonts w:cstheme="minorHAnsi"/>
          <w:sz w:val="24"/>
          <w:szCs w:val="24"/>
        </w:rPr>
        <w:t>uskladnite</w:t>
      </w:r>
      <w:r w:rsidRPr="00490F1A">
        <w:rPr>
          <w:rFonts w:cstheme="minorHAnsi"/>
          <w:sz w:val="24"/>
          <w:szCs w:val="24"/>
        </w:rPr>
        <w:t xml:space="preserve"> v zaváraninov</w:t>
      </w:r>
      <w:r w:rsidR="001D106E" w:rsidRPr="00490F1A">
        <w:rPr>
          <w:rFonts w:cstheme="minorHAnsi"/>
          <w:sz w:val="24"/>
          <w:szCs w:val="24"/>
        </w:rPr>
        <w:t>om pohári na tmavom mieste. Dbajt</w:t>
      </w:r>
      <w:r w:rsidRPr="00490F1A">
        <w:rPr>
          <w:rFonts w:cstheme="minorHAnsi"/>
          <w:sz w:val="24"/>
          <w:szCs w:val="24"/>
        </w:rPr>
        <w:t xml:space="preserve">e na to, aby bol pohár dobre zavretý, aby prášok nezvlhol, mohol by chytiť pleseň. </w:t>
      </w:r>
    </w:p>
    <w:p w14:paraId="0722724E" w14:textId="77777777" w:rsidR="0054689F" w:rsidRPr="00490F1A" w:rsidRDefault="0054689F" w:rsidP="00490F1A">
      <w:pPr>
        <w:spacing w:after="0"/>
        <w:contextualSpacing/>
        <w:rPr>
          <w:rFonts w:cstheme="minorHAnsi"/>
          <w:sz w:val="24"/>
          <w:szCs w:val="24"/>
        </w:rPr>
      </w:pPr>
    </w:p>
    <w:p w14:paraId="7F0157AF" w14:textId="185C6C44" w:rsidR="00857ABD" w:rsidRPr="00490F1A" w:rsidRDefault="00857ABD" w:rsidP="00490F1A">
      <w:pPr>
        <w:spacing w:after="0"/>
        <w:contextualSpacing/>
        <w:rPr>
          <w:rFonts w:cstheme="minorHAnsi"/>
          <w:sz w:val="24"/>
          <w:szCs w:val="24"/>
        </w:rPr>
      </w:pPr>
      <w:r w:rsidRPr="00490F1A">
        <w:rPr>
          <w:rFonts w:cstheme="minorHAnsi"/>
          <w:sz w:val="24"/>
          <w:szCs w:val="24"/>
        </w:rPr>
        <w:t>Najlepšie</w:t>
      </w:r>
      <w:r w:rsidR="001D106E" w:rsidRPr="00490F1A">
        <w:rPr>
          <w:rFonts w:cstheme="minorHAnsi"/>
          <w:sz w:val="24"/>
          <w:szCs w:val="24"/>
        </w:rPr>
        <w:t xml:space="preserve"> je ho</w:t>
      </w:r>
      <w:r w:rsidR="008904AB" w:rsidRPr="00490F1A">
        <w:rPr>
          <w:rFonts w:cstheme="minorHAnsi"/>
          <w:sz w:val="24"/>
          <w:szCs w:val="24"/>
        </w:rPr>
        <w:t xml:space="preserve"> odložiť na zimu, keď</w:t>
      </w:r>
      <w:r w:rsidRPr="00490F1A">
        <w:rPr>
          <w:rFonts w:cstheme="minorHAnsi"/>
          <w:sz w:val="24"/>
          <w:szCs w:val="24"/>
        </w:rPr>
        <w:t xml:space="preserve"> prášok môžete pridávať do</w:t>
      </w:r>
      <w:r w:rsidR="00910D3D" w:rsidRPr="00490F1A">
        <w:rPr>
          <w:rFonts w:cstheme="minorHAnsi"/>
          <w:sz w:val="24"/>
          <w:szCs w:val="24"/>
        </w:rPr>
        <w:t xml:space="preserve"> obľúbených</w:t>
      </w:r>
      <w:r w:rsidRPr="00490F1A">
        <w:rPr>
          <w:rFonts w:cstheme="minorHAnsi"/>
          <w:sz w:val="24"/>
          <w:szCs w:val="24"/>
        </w:rPr>
        <w:t xml:space="preserve"> jedál, omáčok,</w:t>
      </w:r>
      <w:r w:rsidR="00910D3D" w:rsidRPr="00490F1A">
        <w:rPr>
          <w:rFonts w:cstheme="minorHAnsi"/>
          <w:sz w:val="24"/>
          <w:szCs w:val="24"/>
        </w:rPr>
        <w:t xml:space="preserve"> nátierok,</w:t>
      </w:r>
      <w:r w:rsidRPr="00490F1A">
        <w:rPr>
          <w:rFonts w:cstheme="minorHAnsi"/>
          <w:sz w:val="24"/>
          <w:szCs w:val="24"/>
        </w:rPr>
        <w:t xml:space="preserve"> </w:t>
      </w:r>
      <w:r w:rsidR="008904AB" w:rsidRPr="00490F1A">
        <w:rPr>
          <w:rFonts w:cstheme="minorHAnsi"/>
          <w:sz w:val="24"/>
          <w:szCs w:val="24"/>
        </w:rPr>
        <w:t xml:space="preserve">posypať si ním </w:t>
      </w:r>
      <w:r w:rsidR="00910D3D" w:rsidRPr="00490F1A">
        <w:rPr>
          <w:rFonts w:cstheme="minorHAnsi"/>
          <w:sz w:val="24"/>
          <w:szCs w:val="24"/>
        </w:rPr>
        <w:t xml:space="preserve">polievku, pridať </w:t>
      </w:r>
      <w:r w:rsidR="008904AB" w:rsidRPr="00490F1A">
        <w:rPr>
          <w:rFonts w:cstheme="minorHAnsi"/>
          <w:sz w:val="24"/>
          <w:szCs w:val="24"/>
        </w:rPr>
        <w:t>ho</w:t>
      </w:r>
      <w:r w:rsidR="00910D3D" w:rsidRPr="00490F1A">
        <w:rPr>
          <w:rFonts w:cstheme="minorHAnsi"/>
          <w:sz w:val="24"/>
          <w:szCs w:val="24"/>
        </w:rPr>
        <w:t xml:space="preserve"> do smoothie či </w:t>
      </w:r>
      <w:proofErr w:type="spellStart"/>
      <w:r w:rsidR="00910D3D" w:rsidRPr="00490F1A">
        <w:rPr>
          <w:rFonts w:cstheme="minorHAnsi"/>
          <w:sz w:val="24"/>
          <w:szCs w:val="24"/>
        </w:rPr>
        <w:t>raňajkových</w:t>
      </w:r>
      <w:proofErr w:type="spellEnd"/>
      <w:r w:rsidR="00910D3D" w:rsidRPr="00490F1A">
        <w:rPr>
          <w:rFonts w:cstheme="minorHAnsi"/>
          <w:sz w:val="24"/>
          <w:szCs w:val="24"/>
        </w:rPr>
        <w:t xml:space="preserve"> kaší...</w:t>
      </w:r>
      <w:r w:rsidRPr="00490F1A">
        <w:rPr>
          <w:rFonts w:cstheme="minorHAnsi"/>
          <w:sz w:val="24"/>
          <w:szCs w:val="24"/>
        </w:rPr>
        <w:t xml:space="preserve"> </w:t>
      </w:r>
      <w:r w:rsidR="00910D3D" w:rsidRPr="00490F1A">
        <w:rPr>
          <w:rFonts w:cstheme="minorHAnsi"/>
          <w:sz w:val="24"/>
          <w:szCs w:val="24"/>
        </w:rPr>
        <w:t>Tento proteínový prášok nielen chutí,</w:t>
      </w:r>
      <w:r w:rsidRPr="00490F1A">
        <w:rPr>
          <w:rFonts w:cstheme="minorHAnsi"/>
          <w:sz w:val="24"/>
          <w:szCs w:val="24"/>
        </w:rPr>
        <w:t xml:space="preserve"> ale </w:t>
      </w:r>
      <w:r w:rsidR="00910D3D" w:rsidRPr="00490F1A">
        <w:rPr>
          <w:rFonts w:cstheme="minorHAnsi"/>
          <w:sz w:val="24"/>
          <w:szCs w:val="24"/>
        </w:rPr>
        <w:t>aj lieči a podporuje</w:t>
      </w:r>
      <w:r w:rsidRPr="00490F1A">
        <w:rPr>
          <w:rFonts w:cstheme="minorHAnsi"/>
          <w:sz w:val="24"/>
          <w:szCs w:val="24"/>
        </w:rPr>
        <w:t xml:space="preserve"> </w:t>
      </w:r>
      <w:r w:rsidR="00910D3D" w:rsidRPr="00490F1A">
        <w:rPr>
          <w:rFonts w:cstheme="minorHAnsi"/>
          <w:sz w:val="24"/>
          <w:szCs w:val="24"/>
        </w:rPr>
        <w:t>čistiaci proces tela</w:t>
      </w:r>
      <w:r w:rsidRPr="00490F1A">
        <w:rPr>
          <w:rFonts w:cstheme="minorHAnsi"/>
          <w:sz w:val="24"/>
          <w:szCs w:val="24"/>
        </w:rPr>
        <w:t xml:space="preserve"> aj</w:t>
      </w:r>
      <w:r w:rsidR="00AD3DED" w:rsidRPr="00490F1A">
        <w:rPr>
          <w:rFonts w:cstheme="minorHAnsi"/>
          <w:sz w:val="24"/>
          <w:szCs w:val="24"/>
        </w:rPr>
        <w:t xml:space="preserve"> celú</w:t>
      </w:r>
      <w:r w:rsidRPr="00490F1A">
        <w:rPr>
          <w:rFonts w:cstheme="minorHAnsi"/>
          <w:sz w:val="24"/>
          <w:szCs w:val="24"/>
        </w:rPr>
        <w:t xml:space="preserve"> </w:t>
      </w:r>
      <w:r w:rsidR="00910D3D" w:rsidRPr="00490F1A">
        <w:rPr>
          <w:rFonts w:cstheme="minorHAnsi"/>
          <w:sz w:val="24"/>
          <w:szCs w:val="24"/>
        </w:rPr>
        <w:t>imunitu</w:t>
      </w:r>
      <w:r w:rsidRPr="00490F1A">
        <w:rPr>
          <w:rFonts w:cstheme="minorHAnsi"/>
          <w:sz w:val="24"/>
          <w:szCs w:val="24"/>
        </w:rPr>
        <w:t>.</w:t>
      </w:r>
    </w:p>
    <w:p w14:paraId="3F59CB1C" w14:textId="77777777" w:rsidR="00652BDD" w:rsidRDefault="00652BDD" w:rsidP="00490F1A">
      <w:pPr>
        <w:spacing w:after="0"/>
        <w:contextualSpacing/>
        <w:rPr>
          <w:rFonts w:cstheme="minorHAnsi"/>
          <w:b/>
          <w:sz w:val="24"/>
          <w:szCs w:val="24"/>
        </w:rPr>
      </w:pPr>
    </w:p>
    <w:p w14:paraId="718DC603" w14:textId="6D85C169" w:rsidR="00726EC3" w:rsidRPr="00490F1A" w:rsidRDefault="00726EC3" w:rsidP="00490F1A">
      <w:pPr>
        <w:spacing w:after="0"/>
        <w:contextualSpacing/>
        <w:rPr>
          <w:rFonts w:cstheme="minorHAnsi"/>
          <w:b/>
          <w:sz w:val="24"/>
          <w:szCs w:val="24"/>
        </w:rPr>
      </w:pPr>
      <w:r w:rsidRPr="00652BDD">
        <w:rPr>
          <w:rFonts w:cstheme="minorHAnsi"/>
          <w:b/>
          <w:sz w:val="24"/>
          <w:szCs w:val="24"/>
          <w:highlight w:val="magenta"/>
        </w:rPr>
        <w:t>Fermentovaný žihľavový med</w:t>
      </w:r>
    </w:p>
    <w:p w14:paraId="66F26197" w14:textId="196BEDAC" w:rsidR="00570203" w:rsidRDefault="00726EC3" w:rsidP="00490F1A">
      <w:pPr>
        <w:spacing w:after="0"/>
        <w:contextualSpacing/>
        <w:rPr>
          <w:rFonts w:cstheme="minorHAnsi"/>
          <w:sz w:val="24"/>
          <w:szCs w:val="24"/>
        </w:rPr>
      </w:pPr>
      <w:commentRangeStart w:id="76"/>
      <w:commentRangeStart w:id="77"/>
      <w:r w:rsidRPr="00490F1A">
        <w:rPr>
          <w:rFonts w:cstheme="minorHAnsi"/>
          <w:sz w:val="24"/>
          <w:szCs w:val="24"/>
        </w:rPr>
        <w:t xml:space="preserve">Liek a sladkosť v jednom. Deti ho milujú a je výborný na podporu imunity. Pri </w:t>
      </w:r>
      <w:r w:rsidR="00570203" w:rsidRPr="00490F1A">
        <w:rPr>
          <w:rFonts w:cstheme="minorHAnsi"/>
          <w:sz w:val="24"/>
          <w:szCs w:val="24"/>
        </w:rPr>
        <w:t>príprave medu</w:t>
      </w:r>
      <w:r w:rsidRPr="00490F1A">
        <w:rPr>
          <w:rFonts w:cstheme="minorHAnsi"/>
          <w:sz w:val="24"/>
          <w:szCs w:val="24"/>
        </w:rPr>
        <w:t xml:space="preserve"> máte</w:t>
      </w:r>
      <w:r w:rsidR="00570203" w:rsidRPr="00490F1A">
        <w:rPr>
          <w:rFonts w:cstheme="minorHAnsi"/>
          <w:sz w:val="24"/>
          <w:szCs w:val="24"/>
        </w:rPr>
        <w:t xml:space="preserve"> dve možnosti. B</w:t>
      </w:r>
      <w:r w:rsidRPr="00490F1A">
        <w:rPr>
          <w:rFonts w:cstheme="minorHAnsi"/>
          <w:sz w:val="24"/>
          <w:szCs w:val="24"/>
        </w:rPr>
        <w:t>uď žihľavu</w:t>
      </w:r>
      <w:r w:rsidR="00570203" w:rsidRPr="00490F1A">
        <w:rPr>
          <w:rFonts w:cstheme="minorHAnsi"/>
          <w:sz w:val="24"/>
          <w:szCs w:val="24"/>
        </w:rPr>
        <w:t xml:space="preserve"> nadrobno nakrájate, ale</w:t>
      </w:r>
      <w:r w:rsidR="0025001F" w:rsidRPr="00490F1A">
        <w:rPr>
          <w:rFonts w:cstheme="minorHAnsi"/>
          <w:sz w:val="24"/>
          <w:szCs w:val="24"/>
        </w:rPr>
        <w:t>bo</w:t>
      </w:r>
      <w:r w:rsidR="00570203" w:rsidRPr="00490F1A">
        <w:rPr>
          <w:rFonts w:cstheme="minorHAnsi"/>
          <w:sz w:val="24"/>
          <w:szCs w:val="24"/>
        </w:rPr>
        <w:t xml:space="preserve"> ten lepší spôsob</w:t>
      </w:r>
      <w:r w:rsidR="008F0003" w:rsidRPr="00490F1A">
        <w:rPr>
          <w:rFonts w:cstheme="minorHAnsi"/>
          <w:sz w:val="24"/>
          <w:szCs w:val="24"/>
        </w:rPr>
        <w:t xml:space="preserve"> je</w:t>
      </w:r>
      <w:r w:rsidR="00570203" w:rsidRPr="00490F1A">
        <w:rPr>
          <w:rFonts w:cstheme="minorHAnsi"/>
          <w:sz w:val="24"/>
          <w:szCs w:val="24"/>
        </w:rPr>
        <w:t>, ak máte kvalitný lis alebo odšťavov</w:t>
      </w:r>
      <w:r w:rsidR="0025001F" w:rsidRPr="00490F1A">
        <w:rPr>
          <w:rFonts w:cstheme="minorHAnsi"/>
          <w:sz w:val="24"/>
          <w:szCs w:val="24"/>
        </w:rPr>
        <w:t>ač, žihľavu dajte najprv doň</w:t>
      </w:r>
      <w:r w:rsidR="00570203" w:rsidRPr="00490F1A">
        <w:rPr>
          <w:rFonts w:cstheme="minorHAnsi"/>
          <w:sz w:val="24"/>
          <w:szCs w:val="24"/>
        </w:rPr>
        <w:t xml:space="preserve">. </w:t>
      </w:r>
      <w:r w:rsidR="00072EFA">
        <w:rPr>
          <w:rFonts w:cstheme="minorHAnsi"/>
          <w:sz w:val="24"/>
          <w:szCs w:val="24"/>
        </w:rPr>
        <w:t xml:space="preserve">Pomer medu by mal byť väčší ako pomer žihľavy. </w:t>
      </w:r>
    </w:p>
    <w:p w14:paraId="43B02A27" w14:textId="14BF94A0" w:rsidR="00072EFA" w:rsidRDefault="00072EFA" w:rsidP="00490F1A">
      <w:pPr>
        <w:spacing w:after="0"/>
        <w:contextualSpacing/>
        <w:rPr>
          <w:rFonts w:cstheme="minorHAnsi"/>
          <w:sz w:val="24"/>
          <w:szCs w:val="24"/>
        </w:rPr>
      </w:pPr>
    </w:p>
    <w:p w14:paraId="14B58BC1" w14:textId="6C323AB1" w:rsidR="00072EFA" w:rsidRPr="00490F1A" w:rsidRDefault="00072EFA" w:rsidP="00490F1A">
      <w:pPr>
        <w:spacing w:after="0"/>
        <w:contextualSpacing/>
        <w:rPr>
          <w:rFonts w:cstheme="minorHAnsi"/>
          <w:sz w:val="24"/>
          <w:szCs w:val="24"/>
        </w:rPr>
      </w:pPr>
      <w:r>
        <w:rPr>
          <w:rFonts w:cstheme="minorHAnsi"/>
          <w:sz w:val="24"/>
          <w:szCs w:val="24"/>
        </w:rPr>
        <w:t>Potrebujete:</w:t>
      </w:r>
    </w:p>
    <w:p w14:paraId="7B96CB79" w14:textId="0557B1A4" w:rsidR="00BC5CE5" w:rsidRDefault="00731CB8" w:rsidP="00072EFA">
      <w:pPr>
        <w:spacing w:after="0"/>
        <w:rPr>
          <w:rFonts w:cstheme="minorHAnsi"/>
          <w:sz w:val="24"/>
          <w:szCs w:val="24"/>
        </w:rPr>
      </w:pPr>
      <w:r w:rsidRPr="00072EFA">
        <w:rPr>
          <w:rFonts w:cstheme="minorHAnsi"/>
          <w:sz w:val="24"/>
          <w:szCs w:val="24"/>
        </w:rPr>
        <w:t>cca</w:t>
      </w:r>
      <w:r w:rsidR="0025001F" w:rsidRPr="00072EFA">
        <w:rPr>
          <w:rFonts w:cstheme="minorHAnsi"/>
          <w:sz w:val="24"/>
          <w:szCs w:val="24"/>
        </w:rPr>
        <w:t xml:space="preserve"> 10-</w:t>
      </w:r>
      <w:r w:rsidR="00BC5CE5" w:rsidRPr="00072EFA">
        <w:rPr>
          <w:rFonts w:cstheme="minorHAnsi"/>
          <w:sz w:val="24"/>
          <w:szCs w:val="24"/>
        </w:rPr>
        <w:t xml:space="preserve">litrový košík </w:t>
      </w:r>
      <w:r w:rsidR="00072EFA">
        <w:rPr>
          <w:rFonts w:cstheme="minorHAnsi"/>
          <w:sz w:val="24"/>
          <w:szCs w:val="24"/>
        </w:rPr>
        <w:t xml:space="preserve">čerstvej </w:t>
      </w:r>
      <w:r w:rsidRPr="00072EFA">
        <w:rPr>
          <w:rFonts w:cstheme="minorHAnsi"/>
          <w:sz w:val="24"/>
          <w:szCs w:val="24"/>
        </w:rPr>
        <w:t xml:space="preserve">žihľavy </w:t>
      </w:r>
      <w:proofErr w:type="spellStart"/>
      <w:r w:rsidR="00072EFA">
        <w:rPr>
          <w:rFonts w:cstheme="minorHAnsi"/>
          <w:sz w:val="24"/>
          <w:szCs w:val="24"/>
        </w:rPr>
        <w:t>vyjde</w:t>
      </w:r>
      <w:r w:rsidR="00BC5CE5" w:rsidRPr="002C51E6">
        <w:rPr>
          <w:rFonts w:cstheme="minorHAnsi"/>
          <w:sz w:val="24"/>
          <w:szCs w:val="24"/>
        </w:rPr>
        <w:t>na</w:t>
      </w:r>
      <w:proofErr w:type="spellEnd"/>
      <w:r w:rsidR="00BC5CE5" w:rsidRPr="002C51E6">
        <w:rPr>
          <w:rFonts w:cstheme="minorHAnsi"/>
          <w:sz w:val="24"/>
          <w:szCs w:val="24"/>
        </w:rPr>
        <w:t xml:space="preserve"> 7 </w:t>
      </w:r>
      <w:r w:rsidR="0025001F" w:rsidRPr="002C51E6">
        <w:rPr>
          <w:rFonts w:cstheme="minorHAnsi"/>
          <w:sz w:val="24"/>
          <w:szCs w:val="24"/>
        </w:rPr>
        <w:t>d</w:t>
      </w:r>
      <w:r w:rsidRPr="002C51E6">
        <w:rPr>
          <w:rFonts w:cstheme="minorHAnsi"/>
          <w:sz w:val="24"/>
          <w:szCs w:val="24"/>
        </w:rPr>
        <w:t>l</w:t>
      </w:r>
      <w:r w:rsidR="00BC5CE5" w:rsidRPr="002C51E6">
        <w:rPr>
          <w:rFonts w:cstheme="minorHAnsi"/>
          <w:sz w:val="24"/>
          <w:szCs w:val="24"/>
        </w:rPr>
        <w:t xml:space="preserve"> pohár medu</w:t>
      </w:r>
    </w:p>
    <w:p w14:paraId="6E4A5675" w14:textId="571B88CF" w:rsidR="00072EFA" w:rsidRDefault="00072EFA" w:rsidP="00072EFA">
      <w:pPr>
        <w:spacing w:after="0"/>
        <w:rPr>
          <w:rFonts w:cstheme="minorHAnsi"/>
          <w:sz w:val="24"/>
          <w:szCs w:val="24"/>
        </w:rPr>
      </w:pPr>
      <w:r>
        <w:rPr>
          <w:rFonts w:cstheme="minorHAnsi"/>
          <w:sz w:val="24"/>
          <w:szCs w:val="24"/>
        </w:rPr>
        <w:t>kvalitný, domáci med</w:t>
      </w:r>
    </w:p>
    <w:p w14:paraId="565C64B5" w14:textId="5875C2CE" w:rsidR="00916E79" w:rsidRDefault="00916E79" w:rsidP="00072EFA">
      <w:pPr>
        <w:spacing w:after="0"/>
        <w:rPr>
          <w:rFonts w:cstheme="minorHAnsi"/>
          <w:sz w:val="24"/>
          <w:szCs w:val="24"/>
        </w:rPr>
      </w:pPr>
      <w:r>
        <w:rPr>
          <w:rFonts w:cstheme="minorHAnsi"/>
          <w:sz w:val="24"/>
          <w:szCs w:val="24"/>
        </w:rPr>
        <w:t>vysterilizovaný zaváraninový pohár</w:t>
      </w:r>
    </w:p>
    <w:p w14:paraId="586CDEFF" w14:textId="109DAB9E" w:rsidR="00072EFA" w:rsidRDefault="00072EFA" w:rsidP="00072EFA">
      <w:pPr>
        <w:spacing w:after="0"/>
        <w:rPr>
          <w:rFonts w:cstheme="minorHAnsi"/>
          <w:sz w:val="24"/>
          <w:szCs w:val="24"/>
        </w:rPr>
      </w:pPr>
    </w:p>
    <w:p w14:paraId="6308D731" w14:textId="10468E5D" w:rsidR="00726EC3" w:rsidRPr="00916E79" w:rsidRDefault="00072EFA" w:rsidP="00072EFA">
      <w:pPr>
        <w:spacing w:after="0"/>
        <w:rPr>
          <w:rFonts w:cstheme="minorHAnsi"/>
          <w:sz w:val="24"/>
          <w:szCs w:val="24"/>
        </w:rPr>
      </w:pPr>
      <w:proofErr w:type="spellStart"/>
      <w:r>
        <w:rPr>
          <w:rFonts w:cstheme="minorHAnsi"/>
          <w:sz w:val="24"/>
          <w:szCs w:val="24"/>
        </w:rPr>
        <w:t>Postup:Buď</w:t>
      </w:r>
      <w:proofErr w:type="spellEnd"/>
      <w:r>
        <w:rPr>
          <w:rFonts w:cstheme="minorHAnsi"/>
          <w:sz w:val="24"/>
          <w:szCs w:val="24"/>
        </w:rPr>
        <w:t xml:space="preserve"> žihľavu nadrobno nasekajte (použite rukavice), alebo ju dajte do lisu na ovocie. </w:t>
      </w:r>
      <w:r w:rsidR="00570203" w:rsidRPr="00916E79">
        <w:rPr>
          <w:rFonts w:cstheme="minorHAnsi"/>
          <w:sz w:val="24"/>
          <w:szCs w:val="24"/>
        </w:rPr>
        <w:t>Tu pozor,</w:t>
      </w:r>
      <w:r w:rsidR="00731CB8" w:rsidRPr="00916E79">
        <w:rPr>
          <w:rFonts w:cstheme="minorHAnsi"/>
          <w:sz w:val="24"/>
          <w:szCs w:val="24"/>
        </w:rPr>
        <w:t xml:space="preserve"> pri lisovaní</w:t>
      </w:r>
      <w:r w:rsidR="00570203" w:rsidRPr="00916E79">
        <w:rPr>
          <w:rFonts w:cstheme="minorHAnsi"/>
          <w:sz w:val="24"/>
          <w:szCs w:val="24"/>
        </w:rPr>
        <w:t xml:space="preserve"> obidve časti, šťavu aj zostatok</w:t>
      </w:r>
      <w:r w:rsidR="005C42DA" w:rsidRPr="00916E79">
        <w:rPr>
          <w:rFonts w:cstheme="minorHAnsi"/>
          <w:sz w:val="24"/>
          <w:szCs w:val="24"/>
        </w:rPr>
        <w:t xml:space="preserve"> </w:t>
      </w:r>
      <w:r w:rsidR="006908E9" w:rsidRPr="00916E79">
        <w:rPr>
          <w:rFonts w:cstheme="minorHAnsi"/>
          <w:sz w:val="24"/>
          <w:szCs w:val="24"/>
        </w:rPr>
        <w:t>–</w:t>
      </w:r>
      <w:r w:rsidR="005C42DA" w:rsidRPr="00916E79">
        <w:rPr>
          <w:rFonts w:cstheme="minorHAnsi"/>
          <w:sz w:val="24"/>
          <w:szCs w:val="24"/>
        </w:rPr>
        <w:t xml:space="preserve"> </w:t>
      </w:r>
      <w:r w:rsidR="00232EAE" w:rsidRPr="00916E79">
        <w:rPr>
          <w:rFonts w:cstheme="minorHAnsi"/>
          <w:sz w:val="24"/>
          <w:szCs w:val="24"/>
        </w:rPr>
        <w:t>výlisky,</w:t>
      </w:r>
      <w:r w:rsidR="00570203" w:rsidRPr="00916E79">
        <w:rPr>
          <w:rFonts w:cstheme="minorHAnsi"/>
          <w:sz w:val="24"/>
          <w:szCs w:val="24"/>
        </w:rPr>
        <w:t xml:space="preserve"> následne spolu zmiešajte. </w:t>
      </w:r>
    </w:p>
    <w:p w14:paraId="5BF3D237" w14:textId="3817B22D" w:rsidR="00570203" w:rsidRPr="00916E79" w:rsidRDefault="00570203" w:rsidP="00072EFA">
      <w:pPr>
        <w:spacing w:after="0"/>
        <w:rPr>
          <w:rFonts w:cstheme="minorHAnsi"/>
          <w:sz w:val="24"/>
          <w:szCs w:val="24"/>
        </w:rPr>
      </w:pPr>
      <w:r w:rsidRPr="00916E79">
        <w:rPr>
          <w:rFonts w:cstheme="minorHAnsi"/>
          <w:sz w:val="24"/>
          <w:szCs w:val="24"/>
        </w:rPr>
        <w:t>Zalejte kvalitným medom, premiešajte a</w:t>
      </w:r>
      <w:r w:rsidR="00731CB8" w:rsidRPr="00916E79">
        <w:rPr>
          <w:rFonts w:cstheme="minorHAnsi"/>
          <w:sz w:val="24"/>
          <w:szCs w:val="24"/>
        </w:rPr>
        <w:t> </w:t>
      </w:r>
      <w:r w:rsidRPr="00916E79">
        <w:rPr>
          <w:rFonts w:cstheme="minorHAnsi"/>
          <w:sz w:val="24"/>
          <w:szCs w:val="24"/>
        </w:rPr>
        <w:t xml:space="preserve">odložte na tmavé miesto izbovej teploty na 2 mesiace. Fermentácia začne cca po 1 týždni, </w:t>
      </w:r>
      <w:r w:rsidR="005C42DA" w:rsidRPr="00916E79">
        <w:rPr>
          <w:rFonts w:cstheme="minorHAnsi"/>
          <w:sz w:val="24"/>
          <w:szCs w:val="24"/>
        </w:rPr>
        <w:t xml:space="preserve">zo začiatku </w:t>
      </w:r>
      <w:r w:rsidRPr="00916E79">
        <w:rPr>
          <w:rFonts w:cstheme="minorHAnsi"/>
          <w:sz w:val="24"/>
          <w:szCs w:val="24"/>
        </w:rPr>
        <w:t>treba pohár obracať aj každý deň, aby sa žihľava poriadne premiešavala s</w:t>
      </w:r>
      <w:r w:rsidR="00731CB8" w:rsidRPr="00916E79">
        <w:rPr>
          <w:rFonts w:cstheme="minorHAnsi"/>
          <w:sz w:val="24"/>
          <w:szCs w:val="24"/>
        </w:rPr>
        <w:t> </w:t>
      </w:r>
      <w:r w:rsidRPr="00916E79">
        <w:rPr>
          <w:rFonts w:cstheme="minorHAnsi"/>
          <w:sz w:val="24"/>
          <w:szCs w:val="24"/>
        </w:rPr>
        <w:t>medom. Ja už necedím</w:t>
      </w:r>
      <w:r w:rsidR="0025001F" w:rsidRPr="00916E79">
        <w:rPr>
          <w:rFonts w:cstheme="minorHAnsi"/>
          <w:sz w:val="24"/>
          <w:szCs w:val="24"/>
        </w:rPr>
        <w:t>, netreba – ale môžete</w:t>
      </w:r>
      <w:r w:rsidRPr="00916E79">
        <w:rPr>
          <w:rFonts w:cstheme="minorHAnsi"/>
          <w:sz w:val="24"/>
          <w:szCs w:val="24"/>
        </w:rPr>
        <w:t xml:space="preserve">. </w:t>
      </w:r>
      <w:r w:rsidR="00232EAE" w:rsidRPr="00916E79">
        <w:rPr>
          <w:rFonts w:cstheme="minorHAnsi"/>
          <w:sz w:val="24"/>
          <w:szCs w:val="24"/>
        </w:rPr>
        <w:t>Kvalitný m</w:t>
      </w:r>
      <w:r w:rsidRPr="00916E79">
        <w:rPr>
          <w:rFonts w:cstheme="minorHAnsi"/>
          <w:sz w:val="24"/>
          <w:szCs w:val="24"/>
        </w:rPr>
        <w:t xml:space="preserve">ed je prirodzený konzervant, odložím do komory </w:t>
      </w:r>
      <w:r w:rsidR="00232EAE" w:rsidRPr="00916E79">
        <w:rPr>
          <w:rFonts w:cstheme="minorHAnsi"/>
          <w:sz w:val="24"/>
          <w:szCs w:val="24"/>
        </w:rPr>
        <w:t>na tmavé miesto</w:t>
      </w:r>
      <w:r w:rsidRPr="00916E79">
        <w:rPr>
          <w:rFonts w:cstheme="minorHAnsi"/>
          <w:sz w:val="24"/>
          <w:szCs w:val="24"/>
        </w:rPr>
        <w:t xml:space="preserve">. </w:t>
      </w:r>
      <w:commentRangeEnd w:id="76"/>
      <w:r w:rsidR="0054689F">
        <w:rPr>
          <w:rStyle w:val="Odkaznakomentr"/>
        </w:rPr>
        <w:commentReference w:id="76"/>
      </w:r>
      <w:commentRangeEnd w:id="77"/>
      <w:r w:rsidR="00072EFA">
        <w:rPr>
          <w:rStyle w:val="Odkaznakomentr"/>
        </w:rPr>
        <w:commentReference w:id="77"/>
      </w:r>
      <w:r w:rsidR="00916E79">
        <w:rPr>
          <w:rFonts w:cstheme="minorHAnsi"/>
          <w:sz w:val="24"/>
          <w:szCs w:val="24"/>
        </w:rPr>
        <w:t xml:space="preserve">Na dlhšie uskladnenie pridajte do medu 1 polievkovú lyžicu čistého destilátu. </w:t>
      </w:r>
    </w:p>
    <w:p w14:paraId="46AE0787" w14:textId="77777777" w:rsidR="00652BDD" w:rsidRDefault="00652BDD" w:rsidP="00490F1A">
      <w:pPr>
        <w:spacing w:after="0"/>
        <w:contextualSpacing/>
        <w:rPr>
          <w:rFonts w:cstheme="minorHAnsi"/>
          <w:sz w:val="24"/>
          <w:szCs w:val="24"/>
          <w:highlight w:val="red"/>
        </w:rPr>
      </w:pPr>
    </w:p>
    <w:p w14:paraId="74ED7024" w14:textId="76FE3165" w:rsidR="001C1EDC" w:rsidRPr="00490F1A" w:rsidRDefault="001C1EDC" w:rsidP="00490F1A">
      <w:pPr>
        <w:spacing w:after="0"/>
        <w:contextualSpacing/>
        <w:rPr>
          <w:rFonts w:cstheme="minorHAnsi"/>
          <w:b/>
          <w:sz w:val="24"/>
          <w:szCs w:val="24"/>
        </w:rPr>
      </w:pPr>
      <w:r w:rsidRPr="00652BDD">
        <w:rPr>
          <w:rFonts w:cstheme="minorHAnsi"/>
          <w:b/>
          <w:sz w:val="24"/>
          <w:szCs w:val="24"/>
          <w:highlight w:val="magenta"/>
        </w:rPr>
        <w:lastRenderedPageBreak/>
        <w:t>Žihľavové raw guličky</w:t>
      </w:r>
    </w:p>
    <w:p w14:paraId="53F40685" w14:textId="0AB280BA" w:rsidR="00EC3531" w:rsidRDefault="001C1EDC" w:rsidP="00490F1A">
      <w:pPr>
        <w:spacing w:after="0"/>
        <w:contextualSpacing/>
        <w:rPr>
          <w:rFonts w:cstheme="minorHAnsi"/>
          <w:sz w:val="24"/>
          <w:szCs w:val="24"/>
        </w:rPr>
      </w:pPr>
      <w:r w:rsidRPr="00490F1A">
        <w:rPr>
          <w:rFonts w:cstheme="minorHAnsi"/>
          <w:sz w:val="24"/>
          <w:szCs w:val="24"/>
        </w:rPr>
        <w:t>Ako som spomenula, milujem žihľavu</w:t>
      </w:r>
      <w:r w:rsidR="00EC3531" w:rsidRPr="00490F1A">
        <w:rPr>
          <w:rFonts w:cstheme="minorHAnsi"/>
          <w:sz w:val="24"/>
          <w:szCs w:val="24"/>
        </w:rPr>
        <w:t xml:space="preserve">, pretože sa vynikajúco hodí aj na sladké dobroty. Tieto guličky sú </w:t>
      </w:r>
      <w:r w:rsidR="009C6246" w:rsidRPr="00490F1A">
        <w:rPr>
          <w:rFonts w:cstheme="minorHAnsi"/>
          <w:sz w:val="24"/>
          <w:szCs w:val="24"/>
        </w:rPr>
        <w:t xml:space="preserve">zdravá </w:t>
      </w:r>
      <w:proofErr w:type="spellStart"/>
      <w:r w:rsidR="001D20C3" w:rsidRPr="00490F1A">
        <w:rPr>
          <w:rFonts w:cstheme="minorHAnsi"/>
          <w:sz w:val="24"/>
          <w:szCs w:val="24"/>
        </w:rPr>
        <w:t>rýchlovka</w:t>
      </w:r>
      <w:proofErr w:type="spellEnd"/>
      <w:r w:rsidR="00EC3531" w:rsidRPr="00490F1A">
        <w:rPr>
          <w:rFonts w:cstheme="minorHAnsi"/>
          <w:sz w:val="24"/>
          <w:szCs w:val="24"/>
        </w:rPr>
        <w:t xml:space="preserve"> </w:t>
      </w:r>
      <w:r w:rsidR="000E6B28" w:rsidRPr="00490F1A">
        <w:rPr>
          <w:rFonts w:cstheme="minorHAnsi"/>
          <w:sz w:val="24"/>
          <w:szCs w:val="24"/>
        </w:rPr>
        <w:t>plná proteínov a</w:t>
      </w:r>
      <w:r w:rsidR="00731CB8" w:rsidRPr="00490F1A">
        <w:rPr>
          <w:rFonts w:cstheme="minorHAnsi"/>
          <w:sz w:val="24"/>
          <w:szCs w:val="24"/>
        </w:rPr>
        <w:t> </w:t>
      </w:r>
      <w:r w:rsidR="000E6B28" w:rsidRPr="00490F1A">
        <w:rPr>
          <w:rFonts w:cstheme="minorHAnsi"/>
          <w:sz w:val="24"/>
          <w:szCs w:val="24"/>
        </w:rPr>
        <w:t xml:space="preserve">bielkovín, </w:t>
      </w:r>
      <w:r w:rsidR="00EC3531" w:rsidRPr="00490F1A">
        <w:rPr>
          <w:rFonts w:cstheme="minorHAnsi"/>
          <w:sz w:val="24"/>
          <w:szCs w:val="24"/>
        </w:rPr>
        <w:t>ktorú spravíte za 20 minút, kým príde návšteva. Nemusíte sa držať receptu, sušené ovocie a</w:t>
      </w:r>
      <w:r w:rsidR="00731CB8" w:rsidRPr="00490F1A">
        <w:rPr>
          <w:rFonts w:cstheme="minorHAnsi"/>
          <w:sz w:val="24"/>
          <w:szCs w:val="24"/>
        </w:rPr>
        <w:t> </w:t>
      </w:r>
      <w:r w:rsidR="00EC3531" w:rsidRPr="00490F1A">
        <w:rPr>
          <w:rFonts w:cstheme="minorHAnsi"/>
          <w:sz w:val="24"/>
          <w:szCs w:val="24"/>
        </w:rPr>
        <w:t>orechy si dajte podľa toho</w:t>
      </w:r>
      <w:r w:rsidR="00E0177C" w:rsidRPr="00490F1A">
        <w:rPr>
          <w:rFonts w:cstheme="minorHAnsi"/>
          <w:sz w:val="24"/>
          <w:szCs w:val="24"/>
        </w:rPr>
        <w:t>,</w:t>
      </w:r>
      <w:r w:rsidR="00EC3531" w:rsidRPr="00490F1A">
        <w:rPr>
          <w:rFonts w:cstheme="minorHAnsi"/>
          <w:sz w:val="24"/>
          <w:szCs w:val="24"/>
        </w:rPr>
        <w:t xml:space="preserve"> čo máte doma. Žihľavový prášok si pripravíte podľa postupu vyššie. </w:t>
      </w:r>
    </w:p>
    <w:p w14:paraId="7D011AAF" w14:textId="77777777" w:rsidR="0054689F" w:rsidRPr="00490F1A" w:rsidRDefault="0054689F" w:rsidP="00490F1A">
      <w:pPr>
        <w:spacing w:after="0"/>
        <w:contextualSpacing/>
        <w:rPr>
          <w:rFonts w:cstheme="minorHAnsi"/>
          <w:sz w:val="24"/>
          <w:szCs w:val="24"/>
        </w:rPr>
      </w:pPr>
    </w:p>
    <w:p w14:paraId="53AAF674" w14:textId="2E69B7D7" w:rsidR="001C1EDC" w:rsidRDefault="00EC3531" w:rsidP="00490F1A">
      <w:pPr>
        <w:spacing w:after="0"/>
        <w:contextualSpacing/>
        <w:rPr>
          <w:rFonts w:cstheme="minorHAnsi"/>
          <w:sz w:val="24"/>
          <w:szCs w:val="24"/>
        </w:rPr>
      </w:pPr>
      <w:r w:rsidRPr="00490F1A">
        <w:rPr>
          <w:rFonts w:cstheme="minorHAnsi"/>
          <w:sz w:val="24"/>
          <w:szCs w:val="24"/>
        </w:rPr>
        <w:t>Skôr ako o</w:t>
      </w:r>
      <w:r w:rsidR="00E0177C" w:rsidRPr="00490F1A">
        <w:rPr>
          <w:rFonts w:cstheme="minorHAnsi"/>
          <w:sz w:val="24"/>
          <w:szCs w:val="24"/>
        </w:rPr>
        <w:t> </w:t>
      </w:r>
      <w:r w:rsidRPr="00490F1A">
        <w:rPr>
          <w:rFonts w:cstheme="minorHAnsi"/>
          <w:sz w:val="24"/>
          <w:szCs w:val="24"/>
        </w:rPr>
        <w:t>množstvo ide o</w:t>
      </w:r>
      <w:r w:rsidR="00731CB8" w:rsidRPr="00490F1A">
        <w:rPr>
          <w:rFonts w:cstheme="minorHAnsi"/>
          <w:sz w:val="24"/>
          <w:szCs w:val="24"/>
        </w:rPr>
        <w:t> </w:t>
      </w:r>
      <w:r w:rsidRPr="00490F1A">
        <w:rPr>
          <w:rFonts w:cstheme="minorHAnsi"/>
          <w:sz w:val="24"/>
          <w:szCs w:val="24"/>
        </w:rPr>
        <w:t xml:space="preserve">konzistenciu, ktorá má byť </w:t>
      </w:r>
      <w:r w:rsidR="00232EAE" w:rsidRPr="00490F1A">
        <w:rPr>
          <w:rFonts w:cstheme="minorHAnsi"/>
          <w:sz w:val="24"/>
          <w:szCs w:val="24"/>
        </w:rPr>
        <w:t>podobná plastelíne</w:t>
      </w:r>
      <w:r w:rsidRPr="00490F1A">
        <w:rPr>
          <w:rFonts w:cstheme="minorHAnsi"/>
          <w:sz w:val="24"/>
          <w:szCs w:val="24"/>
        </w:rPr>
        <w:t>, aby sa z</w:t>
      </w:r>
      <w:r w:rsidR="00731CB8" w:rsidRPr="00490F1A">
        <w:rPr>
          <w:rFonts w:cstheme="minorHAnsi"/>
          <w:sz w:val="24"/>
          <w:szCs w:val="24"/>
        </w:rPr>
        <w:t> </w:t>
      </w:r>
      <w:r w:rsidRPr="00490F1A">
        <w:rPr>
          <w:rFonts w:cstheme="minorHAnsi"/>
          <w:sz w:val="24"/>
          <w:szCs w:val="24"/>
        </w:rPr>
        <w:t xml:space="preserve">nej dali tvarovať guličky. </w:t>
      </w:r>
    </w:p>
    <w:p w14:paraId="28BE8E25" w14:textId="77777777" w:rsidR="0054689F" w:rsidRPr="00490F1A" w:rsidRDefault="0054689F" w:rsidP="00490F1A">
      <w:pPr>
        <w:spacing w:after="0"/>
        <w:contextualSpacing/>
        <w:rPr>
          <w:rFonts w:cstheme="minorHAnsi"/>
          <w:sz w:val="24"/>
          <w:szCs w:val="24"/>
        </w:rPr>
      </w:pPr>
    </w:p>
    <w:p w14:paraId="60BDADAF" w14:textId="0A02B011" w:rsidR="00EC3531" w:rsidRPr="00490F1A" w:rsidRDefault="00EC3531" w:rsidP="00490F1A">
      <w:pPr>
        <w:spacing w:after="0"/>
        <w:contextualSpacing/>
        <w:rPr>
          <w:rFonts w:cstheme="minorHAnsi"/>
          <w:sz w:val="24"/>
          <w:szCs w:val="24"/>
        </w:rPr>
      </w:pPr>
      <w:r w:rsidRPr="00490F1A">
        <w:rPr>
          <w:rFonts w:cstheme="minorHAnsi"/>
          <w:sz w:val="24"/>
          <w:szCs w:val="24"/>
        </w:rPr>
        <w:t>Výhodou tejto zmesi je, že</w:t>
      </w:r>
      <w:r w:rsidR="001D20C3" w:rsidRPr="00490F1A">
        <w:rPr>
          <w:rFonts w:cstheme="minorHAnsi"/>
          <w:sz w:val="24"/>
          <w:szCs w:val="24"/>
        </w:rPr>
        <w:t xml:space="preserve"> si jej môžete spraviť aj viac a </w:t>
      </w:r>
      <w:r w:rsidRPr="00490F1A">
        <w:rPr>
          <w:rFonts w:cstheme="minorHAnsi"/>
          <w:sz w:val="24"/>
          <w:szCs w:val="24"/>
        </w:rPr>
        <w:t>dať</w:t>
      </w:r>
      <w:r w:rsidR="001D20C3" w:rsidRPr="00490F1A">
        <w:rPr>
          <w:rFonts w:cstheme="minorHAnsi"/>
          <w:sz w:val="24"/>
          <w:szCs w:val="24"/>
        </w:rPr>
        <w:t xml:space="preserve"> ju</w:t>
      </w:r>
      <w:r w:rsidRPr="00490F1A">
        <w:rPr>
          <w:rFonts w:cstheme="minorHAnsi"/>
          <w:sz w:val="24"/>
          <w:szCs w:val="24"/>
        </w:rPr>
        <w:t xml:space="preserve"> do chladničky, kde vydrží veľmi dlho. Mne </w:t>
      </w:r>
      <w:r w:rsidR="009C6246" w:rsidRPr="00490F1A">
        <w:rPr>
          <w:rFonts w:cstheme="minorHAnsi"/>
          <w:sz w:val="24"/>
          <w:szCs w:val="24"/>
        </w:rPr>
        <w:t xml:space="preserve">vydrží </w:t>
      </w:r>
      <w:r w:rsidR="000A4A7C" w:rsidRPr="00490F1A">
        <w:rPr>
          <w:rFonts w:cstheme="minorHAnsi"/>
          <w:sz w:val="24"/>
          <w:szCs w:val="24"/>
        </w:rPr>
        <w:t xml:space="preserve">v chladničke </w:t>
      </w:r>
      <w:r w:rsidRPr="00490F1A">
        <w:rPr>
          <w:rFonts w:cstheme="minorHAnsi"/>
          <w:sz w:val="24"/>
          <w:szCs w:val="24"/>
        </w:rPr>
        <w:t>bežne mesiac, viac som nemala šancu zistiť, všetko</w:t>
      </w:r>
      <w:r w:rsidR="00232EAE" w:rsidRPr="00490F1A">
        <w:rPr>
          <w:rFonts w:cstheme="minorHAnsi"/>
          <w:sz w:val="24"/>
          <w:szCs w:val="24"/>
        </w:rPr>
        <w:t xml:space="preserve"> sa</w:t>
      </w:r>
      <w:r w:rsidRPr="00490F1A">
        <w:rPr>
          <w:rFonts w:cstheme="minorHAnsi"/>
          <w:sz w:val="24"/>
          <w:szCs w:val="24"/>
        </w:rPr>
        <w:t xml:space="preserve"> zjedl</w:t>
      </w:r>
      <w:r w:rsidR="00232EAE" w:rsidRPr="00490F1A">
        <w:rPr>
          <w:rFonts w:cstheme="minorHAnsi"/>
          <w:sz w:val="24"/>
          <w:szCs w:val="24"/>
        </w:rPr>
        <w:t>o</w:t>
      </w:r>
      <w:r w:rsidRPr="00490F1A">
        <w:rPr>
          <w:rFonts w:cstheme="minorHAnsi"/>
          <w:sz w:val="24"/>
          <w:szCs w:val="24"/>
        </w:rPr>
        <w:t>.</w:t>
      </w:r>
    </w:p>
    <w:p w14:paraId="547C48AC" w14:textId="77777777" w:rsidR="009F289E" w:rsidRDefault="009F289E" w:rsidP="00490F1A">
      <w:pPr>
        <w:spacing w:after="0"/>
        <w:contextualSpacing/>
        <w:rPr>
          <w:rFonts w:cstheme="minorHAnsi"/>
          <w:b/>
          <w:sz w:val="24"/>
          <w:szCs w:val="24"/>
        </w:rPr>
      </w:pPr>
    </w:p>
    <w:p w14:paraId="67BD01D7" w14:textId="4725510F" w:rsidR="009C6246" w:rsidRPr="00490F1A" w:rsidRDefault="009F289E" w:rsidP="00490F1A">
      <w:pPr>
        <w:spacing w:after="0"/>
        <w:contextualSpacing/>
        <w:rPr>
          <w:rFonts w:cstheme="minorHAnsi"/>
          <w:b/>
          <w:sz w:val="24"/>
          <w:szCs w:val="24"/>
        </w:rPr>
      </w:pPr>
      <w:r>
        <w:rPr>
          <w:rFonts w:cstheme="minorHAnsi"/>
          <w:b/>
          <w:sz w:val="24"/>
          <w:szCs w:val="24"/>
        </w:rPr>
        <w:t>Potrebujete:</w:t>
      </w:r>
    </w:p>
    <w:p w14:paraId="58FC8B31" w14:textId="0A0A8D7E" w:rsidR="009C6246" w:rsidRPr="00490F1A" w:rsidRDefault="009C6246" w:rsidP="00490F1A">
      <w:pPr>
        <w:spacing w:after="0"/>
        <w:contextualSpacing/>
        <w:rPr>
          <w:rFonts w:cstheme="minorHAnsi"/>
          <w:sz w:val="24"/>
          <w:szCs w:val="24"/>
        </w:rPr>
      </w:pPr>
      <w:r w:rsidRPr="00490F1A">
        <w:rPr>
          <w:rFonts w:cstheme="minorHAnsi"/>
          <w:sz w:val="24"/>
          <w:szCs w:val="24"/>
        </w:rPr>
        <w:t xml:space="preserve">100 g sušeného ovocia (ja rada používam sušené marhule alebo </w:t>
      </w:r>
      <w:r w:rsidR="00A37C5A" w:rsidRPr="00490F1A">
        <w:rPr>
          <w:rFonts w:cstheme="minorHAnsi"/>
          <w:sz w:val="24"/>
          <w:szCs w:val="24"/>
        </w:rPr>
        <w:t>d</w:t>
      </w:r>
      <w:r w:rsidRPr="00490F1A">
        <w:rPr>
          <w:rFonts w:cstheme="minorHAnsi"/>
          <w:sz w:val="24"/>
          <w:szCs w:val="24"/>
        </w:rPr>
        <w:t>atle)</w:t>
      </w:r>
    </w:p>
    <w:p w14:paraId="6B74BAD4" w14:textId="51E2C329" w:rsidR="009C6246" w:rsidRPr="00490F1A" w:rsidRDefault="009C6246" w:rsidP="00490F1A">
      <w:pPr>
        <w:spacing w:after="0"/>
        <w:contextualSpacing/>
        <w:rPr>
          <w:rFonts w:cstheme="minorHAnsi"/>
          <w:sz w:val="24"/>
          <w:szCs w:val="24"/>
        </w:rPr>
      </w:pPr>
      <w:r w:rsidRPr="00490F1A">
        <w:rPr>
          <w:rFonts w:cstheme="minorHAnsi"/>
          <w:sz w:val="24"/>
          <w:szCs w:val="24"/>
        </w:rPr>
        <w:t>100 g orechov (vynikajúce sú mandle,</w:t>
      </w:r>
      <w:r w:rsidR="00232EAE" w:rsidRPr="00490F1A">
        <w:rPr>
          <w:rFonts w:cstheme="minorHAnsi"/>
          <w:sz w:val="24"/>
          <w:szCs w:val="24"/>
        </w:rPr>
        <w:t xml:space="preserve"> kešu, taktiež</w:t>
      </w:r>
      <w:r w:rsidRPr="00490F1A">
        <w:rPr>
          <w:rFonts w:cstheme="minorHAnsi"/>
          <w:sz w:val="24"/>
          <w:szCs w:val="24"/>
        </w:rPr>
        <w:t xml:space="preserve"> rada kombinujem aj so semiačkami)</w:t>
      </w:r>
    </w:p>
    <w:p w14:paraId="783043A9" w14:textId="65D4205D" w:rsidR="009C6246" w:rsidRPr="00490F1A" w:rsidRDefault="009C6246" w:rsidP="00490F1A">
      <w:pPr>
        <w:spacing w:after="0"/>
        <w:contextualSpacing/>
        <w:rPr>
          <w:rFonts w:cstheme="minorHAnsi"/>
          <w:sz w:val="24"/>
          <w:szCs w:val="24"/>
        </w:rPr>
      </w:pPr>
      <w:r w:rsidRPr="00490F1A">
        <w:rPr>
          <w:rFonts w:cstheme="minorHAnsi"/>
          <w:sz w:val="24"/>
          <w:szCs w:val="24"/>
        </w:rPr>
        <w:t>100</w:t>
      </w:r>
      <w:r w:rsidR="00B8386B" w:rsidRPr="00490F1A">
        <w:rPr>
          <w:rFonts w:cstheme="minorHAnsi"/>
          <w:sz w:val="24"/>
          <w:szCs w:val="24"/>
        </w:rPr>
        <w:t xml:space="preserve"> </w:t>
      </w:r>
      <w:r w:rsidR="001D20C3" w:rsidRPr="00490F1A">
        <w:rPr>
          <w:rFonts w:cstheme="minorHAnsi"/>
          <w:sz w:val="24"/>
          <w:szCs w:val="24"/>
        </w:rPr>
        <w:t>–</w:t>
      </w:r>
      <w:r w:rsidR="00B8386B" w:rsidRPr="00490F1A">
        <w:rPr>
          <w:rFonts w:cstheme="minorHAnsi"/>
          <w:sz w:val="24"/>
          <w:szCs w:val="24"/>
        </w:rPr>
        <w:t xml:space="preserve"> </w:t>
      </w:r>
      <w:r w:rsidRPr="00490F1A">
        <w:rPr>
          <w:rFonts w:cstheme="minorHAnsi"/>
          <w:sz w:val="24"/>
          <w:szCs w:val="24"/>
        </w:rPr>
        <w:t>150 g mletého maku</w:t>
      </w:r>
    </w:p>
    <w:p w14:paraId="6EA092EB" w14:textId="77777777" w:rsidR="007D0858" w:rsidRPr="00490F1A" w:rsidRDefault="007D0858" w:rsidP="00490F1A">
      <w:pPr>
        <w:spacing w:after="0"/>
        <w:contextualSpacing/>
        <w:rPr>
          <w:rFonts w:cstheme="minorHAnsi"/>
          <w:sz w:val="24"/>
          <w:szCs w:val="24"/>
        </w:rPr>
      </w:pPr>
      <w:r w:rsidRPr="00490F1A">
        <w:rPr>
          <w:rFonts w:cstheme="minorHAnsi"/>
          <w:sz w:val="24"/>
          <w:szCs w:val="24"/>
        </w:rPr>
        <w:t>2 PL žihľavového prášku</w:t>
      </w:r>
    </w:p>
    <w:p w14:paraId="21312A33" w14:textId="7538C17B" w:rsidR="000E6B28" w:rsidRPr="00490F1A" w:rsidRDefault="000E6B28" w:rsidP="00490F1A">
      <w:pPr>
        <w:spacing w:after="0"/>
        <w:contextualSpacing/>
        <w:rPr>
          <w:rFonts w:cstheme="minorHAnsi"/>
          <w:sz w:val="24"/>
          <w:szCs w:val="24"/>
        </w:rPr>
      </w:pPr>
      <w:r w:rsidRPr="00490F1A">
        <w:rPr>
          <w:rFonts w:cstheme="minorHAnsi"/>
          <w:sz w:val="24"/>
          <w:szCs w:val="24"/>
        </w:rPr>
        <w:t>2</w:t>
      </w:r>
      <w:r w:rsidR="006908E9" w:rsidRPr="00490F1A">
        <w:rPr>
          <w:rFonts w:cstheme="minorHAnsi"/>
          <w:sz w:val="24"/>
          <w:szCs w:val="24"/>
        </w:rPr>
        <w:t xml:space="preserve"> – </w:t>
      </w:r>
      <w:r w:rsidRPr="00490F1A">
        <w:rPr>
          <w:rFonts w:cstheme="minorHAnsi"/>
          <w:sz w:val="24"/>
          <w:szCs w:val="24"/>
        </w:rPr>
        <w:t>3 PL medu (alebo datľového či javorového sirupu)</w:t>
      </w:r>
    </w:p>
    <w:p w14:paraId="762C9E7F" w14:textId="77777777" w:rsidR="000E6B28" w:rsidRPr="00490F1A" w:rsidRDefault="000E6B28" w:rsidP="00490F1A">
      <w:pPr>
        <w:spacing w:after="0"/>
        <w:contextualSpacing/>
        <w:rPr>
          <w:rFonts w:cstheme="minorHAnsi"/>
          <w:sz w:val="24"/>
          <w:szCs w:val="24"/>
        </w:rPr>
      </w:pPr>
      <w:r w:rsidRPr="00490F1A">
        <w:rPr>
          <w:rFonts w:cstheme="minorHAnsi"/>
          <w:sz w:val="24"/>
          <w:szCs w:val="24"/>
        </w:rPr>
        <w:t xml:space="preserve">Na obaľovanie môžete použiť strúhaný kokos, sezamové semiačka či kakao. </w:t>
      </w:r>
    </w:p>
    <w:p w14:paraId="28C96247" w14:textId="19A90118" w:rsidR="00232EAE" w:rsidRDefault="00232EAE" w:rsidP="00490F1A">
      <w:pPr>
        <w:spacing w:after="0"/>
        <w:contextualSpacing/>
        <w:rPr>
          <w:rFonts w:cstheme="minorHAnsi"/>
          <w:sz w:val="24"/>
          <w:szCs w:val="24"/>
        </w:rPr>
      </w:pPr>
      <w:r w:rsidRPr="00490F1A">
        <w:rPr>
          <w:rFonts w:cstheme="minorHAnsi"/>
          <w:sz w:val="24"/>
          <w:szCs w:val="24"/>
        </w:rPr>
        <w:t>O</w:t>
      </w:r>
      <w:r w:rsidR="000E6B28" w:rsidRPr="00490F1A">
        <w:rPr>
          <w:rFonts w:cstheme="minorHAnsi"/>
          <w:sz w:val="24"/>
          <w:szCs w:val="24"/>
        </w:rPr>
        <w:t>dporúčam</w:t>
      </w:r>
      <w:r w:rsidRPr="00490F1A">
        <w:rPr>
          <w:rFonts w:cstheme="minorHAnsi"/>
          <w:sz w:val="24"/>
          <w:szCs w:val="24"/>
        </w:rPr>
        <w:t xml:space="preserve"> vyskúšať aj</w:t>
      </w:r>
      <w:r w:rsidR="000E6B28" w:rsidRPr="00490F1A">
        <w:rPr>
          <w:rFonts w:cstheme="minorHAnsi"/>
          <w:sz w:val="24"/>
          <w:szCs w:val="24"/>
        </w:rPr>
        <w:t xml:space="preserve"> </w:t>
      </w:r>
      <w:r w:rsidR="000E6B28" w:rsidRPr="00916E79">
        <w:rPr>
          <w:rFonts w:cstheme="minorHAnsi"/>
          <w:bCs/>
          <w:sz w:val="24"/>
          <w:szCs w:val="24"/>
        </w:rPr>
        <w:t>žihľavový cukor</w:t>
      </w:r>
      <w:r w:rsidR="000E6B28" w:rsidRPr="00916E79">
        <w:rPr>
          <w:rFonts w:cstheme="minorHAnsi"/>
          <w:sz w:val="24"/>
          <w:szCs w:val="24"/>
        </w:rPr>
        <w:t xml:space="preserve"> (</w:t>
      </w:r>
      <w:r w:rsidRPr="00916E79">
        <w:rPr>
          <w:rFonts w:cstheme="minorHAnsi"/>
          <w:sz w:val="24"/>
          <w:szCs w:val="24"/>
        </w:rPr>
        <w:t xml:space="preserve">na obrázku zelené guličky) </w:t>
      </w:r>
      <w:r w:rsidRPr="00490F1A">
        <w:rPr>
          <w:rFonts w:cstheme="minorHAnsi"/>
          <w:sz w:val="24"/>
          <w:szCs w:val="24"/>
        </w:rPr>
        <w:t>podľa návodu v tejto knihe</w:t>
      </w:r>
      <w:r w:rsidR="00916E79">
        <w:rPr>
          <w:rFonts w:cstheme="minorHAnsi"/>
          <w:sz w:val="24"/>
          <w:szCs w:val="24"/>
        </w:rPr>
        <w:t>.</w:t>
      </w:r>
      <w:r w:rsidRPr="00490F1A">
        <w:rPr>
          <w:rFonts w:cstheme="minorHAnsi"/>
          <w:sz w:val="24"/>
          <w:szCs w:val="24"/>
        </w:rPr>
        <w:t xml:space="preserve"> </w:t>
      </w:r>
    </w:p>
    <w:p w14:paraId="28BDF563" w14:textId="37AE7C71" w:rsidR="0054689F" w:rsidRDefault="0054689F" w:rsidP="00490F1A">
      <w:pPr>
        <w:spacing w:after="0"/>
        <w:contextualSpacing/>
        <w:rPr>
          <w:rFonts w:cstheme="minorHAnsi"/>
          <w:sz w:val="24"/>
          <w:szCs w:val="24"/>
        </w:rPr>
      </w:pPr>
    </w:p>
    <w:p w14:paraId="3BE8BF29" w14:textId="365CE630" w:rsidR="00916E79" w:rsidRDefault="00916E79" w:rsidP="00490F1A">
      <w:pPr>
        <w:spacing w:after="0"/>
        <w:contextualSpacing/>
        <w:rPr>
          <w:rFonts w:cstheme="minorHAnsi"/>
          <w:sz w:val="24"/>
          <w:szCs w:val="24"/>
        </w:rPr>
      </w:pPr>
      <w:r>
        <w:rPr>
          <w:rFonts w:cstheme="minorHAnsi"/>
          <w:sz w:val="24"/>
          <w:szCs w:val="24"/>
        </w:rPr>
        <w:t>Postup:</w:t>
      </w:r>
    </w:p>
    <w:p w14:paraId="10F530F1" w14:textId="77777777" w:rsidR="00916E79" w:rsidRPr="00916E79" w:rsidRDefault="00916E79" w:rsidP="00916E79">
      <w:pPr>
        <w:spacing w:after="0"/>
        <w:contextualSpacing/>
        <w:rPr>
          <w:rFonts w:cstheme="minorHAnsi"/>
          <w:sz w:val="24"/>
          <w:szCs w:val="24"/>
        </w:rPr>
      </w:pPr>
      <w:r w:rsidRPr="00916E79">
        <w:rPr>
          <w:rFonts w:cstheme="minorHAnsi"/>
          <w:sz w:val="24"/>
          <w:szCs w:val="24"/>
        </w:rPr>
        <w:t>Orechy aktivujte a to tak, že ich cca na 1 hodinu namočte, alebo nasucho opražte pár minút na panvici. Potom vodu zlejte a prepláchnite.</w:t>
      </w:r>
    </w:p>
    <w:p w14:paraId="29633929" w14:textId="2F53A462" w:rsidR="00916E79" w:rsidRPr="00916E79" w:rsidRDefault="00916E79" w:rsidP="00916E79">
      <w:pPr>
        <w:spacing w:after="0"/>
        <w:contextualSpacing/>
        <w:rPr>
          <w:rFonts w:cstheme="minorHAnsi"/>
          <w:sz w:val="24"/>
          <w:szCs w:val="24"/>
        </w:rPr>
      </w:pPr>
      <w:r w:rsidRPr="00916E79">
        <w:rPr>
          <w:rFonts w:cstheme="minorHAnsi"/>
          <w:sz w:val="24"/>
          <w:szCs w:val="24"/>
        </w:rPr>
        <w:t>V sekáči (mixéri) spolu aj so žihľavovým práškom</w:t>
      </w:r>
      <w:r>
        <w:rPr>
          <w:rFonts w:cstheme="minorHAnsi"/>
          <w:sz w:val="24"/>
          <w:szCs w:val="24"/>
        </w:rPr>
        <w:t xml:space="preserve"> a makom</w:t>
      </w:r>
      <w:r w:rsidRPr="00916E79">
        <w:rPr>
          <w:rFonts w:cstheme="minorHAnsi"/>
          <w:sz w:val="24"/>
          <w:szCs w:val="24"/>
        </w:rPr>
        <w:t xml:space="preserve"> rozmixujte na lepivú hmotu. Strúhaný kokos pridávajte na zahustenie.</w:t>
      </w:r>
    </w:p>
    <w:p w14:paraId="5E94A8CB" w14:textId="77777777" w:rsidR="00916E79" w:rsidRPr="00916E79" w:rsidRDefault="00916E79" w:rsidP="00916E79">
      <w:pPr>
        <w:spacing w:after="0"/>
        <w:contextualSpacing/>
        <w:rPr>
          <w:rFonts w:cstheme="minorHAnsi"/>
          <w:sz w:val="24"/>
          <w:szCs w:val="24"/>
        </w:rPr>
      </w:pPr>
      <w:r w:rsidRPr="00916E79">
        <w:rPr>
          <w:rFonts w:cstheme="minorHAnsi"/>
          <w:sz w:val="24"/>
          <w:szCs w:val="24"/>
        </w:rPr>
        <w:t>Ochutnávajte a môžete osladiť medom alebo javorovým sirupom podľa potreby. Hmota by mala byť tuhá a lepivá.</w:t>
      </w:r>
    </w:p>
    <w:p w14:paraId="081C57DB" w14:textId="77777777" w:rsidR="00916E79" w:rsidRPr="00916E79" w:rsidRDefault="00916E79" w:rsidP="00916E79">
      <w:pPr>
        <w:spacing w:after="0"/>
        <w:contextualSpacing/>
        <w:rPr>
          <w:rFonts w:cstheme="minorHAnsi"/>
          <w:sz w:val="24"/>
          <w:szCs w:val="24"/>
        </w:rPr>
      </w:pPr>
      <w:r w:rsidRPr="00916E79">
        <w:rPr>
          <w:rFonts w:cstheme="minorHAnsi"/>
          <w:sz w:val="24"/>
          <w:szCs w:val="24"/>
        </w:rPr>
        <w:t>Dajte aspoň na hodinu stuhnúť do chladničky, alebo do mrazničky na urýchlenie. Takto hmota vydrží v chladničke aj 2 týždne.</w:t>
      </w:r>
    </w:p>
    <w:p w14:paraId="24F79ED3" w14:textId="7D885B54" w:rsidR="00916E79" w:rsidRDefault="00916E79" w:rsidP="00916E79">
      <w:pPr>
        <w:spacing w:after="0"/>
        <w:contextualSpacing/>
        <w:rPr>
          <w:rFonts w:cstheme="minorHAnsi"/>
          <w:sz w:val="24"/>
          <w:szCs w:val="24"/>
        </w:rPr>
      </w:pPr>
      <w:r w:rsidRPr="00916E79">
        <w:rPr>
          <w:rFonts w:cstheme="minorHAnsi"/>
          <w:sz w:val="24"/>
          <w:szCs w:val="24"/>
        </w:rPr>
        <w:t xml:space="preserve">Vyberte a obaľujte podľa chuti. Môžete poliať aj čokoládou :) </w:t>
      </w:r>
      <w:proofErr w:type="spellStart"/>
      <w:r w:rsidRPr="00916E79">
        <w:rPr>
          <w:rFonts w:cstheme="minorHAnsi"/>
          <w:sz w:val="24"/>
          <w:szCs w:val="24"/>
        </w:rPr>
        <w:t>Lyofilizované</w:t>
      </w:r>
      <w:proofErr w:type="spellEnd"/>
      <w:r w:rsidRPr="00916E79">
        <w:rPr>
          <w:rFonts w:cstheme="minorHAnsi"/>
          <w:sz w:val="24"/>
          <w:szCs w:val="24"/>
        </w:rPr>
        <w:t xml:space="preserve"> jahody alebo maliny v mlynčeku na kávu rozmixujte na jemný prášok, v</w:t>
      </w:r>
      <w:r>
        <w:rPr>
          <w:rFonts w:cstheme="minorHAnsi"/>
          <w:sz w:val="24"/>
          <w:szCs w:val="24"/>
        </w:rPr>
        <w:t xml:space="preserve"> </w:t>
      </w:r>
      <w:r w:rsidRPr="00916E79">
        <w:rPr>
          <w:rFonts w:cstheme="minorHAnsi"/>
          <w:sz w:val="24"/>
          <w:szCs w:val="24"/>
        </w:rPr>
        <w:t>ktorom guľky potom obalíte.</w:t>
      </w:r>
    </w:p>
    <w:p w14:paraId="137D4011" w14:textId="77777777" w:rsidR="0054689F" w:rsidRPr="00490F1A" w:rsidRDefault="0054689F" w:rsidP="00490F1A">
      <w:pPr>
        <w:spacing w:after="0"/>
        <w:contextualSpacing/>
        <w:rPr>
          <w:rFonts w:cstheme="minorHAnsi"/>
          <w:sz w:val="24"/>
          <w:szCs w:val="24"/>
        </w:rPr>
      </w:pPr>
      <w:commentRangeStart w:id="78"/>
      <w:commentRangeStart w:id="79"/>
      <w:commentRangeEnd w:id="78"/>
      <w:r>
        <w:rPr>
          <w:rStyle w:val="Odkaznakomentr"/>
        </w:rPr>
        <w:commentReference w:id="78"/>
      </w:r>
      <w:commentRangeEnd w:id="79"/>
      <w:r w:rsidR="00916E79">
        <w:rPr>
          <w:rStyle w:val="Odkaznakomentr"/>
        </w:rPr>
        <w:commentReference w:id="79"/>
      </w:r>
    </w:p>
    <w:p w14:paraId="6E1C2DCF" w14:textId="77777777" w:rsidR="009F289E" w:rsidRDefault="009F289E" w:rsidP="00490F1A">
      <w:pPr>
        <w:spacing w:after="0"/>
        <w:contextualSpacing/>
        <w:rPr>
          <w:rFonts w:cstheme="minorHAnsi"/>
          <w:b/>
          <w:sz w:val="24"/>
          <w:szCs w:val="24"/>
        </w:rPr>
      </w:pPr>
    </w:p>
    <w:p w14:paraId="3E189187" w14:textId="6033A95B" w:rsidR="000E6B28" w:rsidRPr="00490F1A" w:rsidRDefault="005B52EE" w:rsidP="00490F1A">
      <w:pPr>
        <w:spacing w:after="0"/>
        <w:contextualSpacing/>
        <w:rPr>
          <w:rFonts w:cstheme="minorHAnsi"/>
          <w:b/>
          <w:sz w:val="24"/>
          <w:szCs w:val="24"/>
        </w:rPr>
      </w:pPr>
      <w:r w:rsidRPr="009F289E">
        <w:rPr>
          <w:rFonts w:cstheme="minorHAnsi"/>
          <w:b/>
          <w:sz w:val="24"/>
          <w:szCs w:val="24"/>
          <w:highlight w:val="magenta"/>
        </w:rPr>
        <w:t xml:space="preserve">Žihľavovo-sezamová </w:t>
      </w:r>
      <w:commentRangeStart w:id="80"/>
      <w:r w:rsidRPr="009F289E">
        <w:rPr>
          <w:rFonts w:cstheme="minorHAnsi"/>
          <w:b/>
          <w:sz w:val="24"/>
          <w:szCs w:val="24"/>
          <w:highlight w:val="magenta"/>
        </w:rPr>
        <w:t>soľ</w:t>
      </w:r>
      <w:commentRangeEnd w:id="80"/>
      <w:r w:rsidR="00875E6A">
        <w:rPr>
          <w:rStyle w:val="Odkaznakomentr"/>
        </w:rPr>
        <w:commentReference w:id="80"/>
      </w:r>
      <w:r w:rsidR="00875E6A">
        <w:rPr>
          <w:rFonts w:cstheme="minorHAnsi"/>
          <w:b/>
          <w:sz w:val="24"/>
          <w:szCs w:val="24"/>
        </w:rPr>
        <w:t xml:space="preserve"> </w:t>
      </w:r>
    </w:p>
    <w:p w14:paraId="4F93BE6F" w14:textId="06F8601E" w:rsidR="005B52EE" w:rsidRPr="00490F1A" w:rsidRDefault="005B52EE" w:rsidP="00490F1A">
      <w:pPr>
        <w:spacing w:after="0"/>
        <w:contextualSpacing/>
        <w:rPr>
          <w:rFonts w:cstheme="minorHAnsi"/>
          <w:sz w:val="24"/>
          <w:szCs w:val="24"/>
        </w:rPr>
      </w:pPr>
      <w:r w:rsidRPr="00490F1A">
        <w:rPr>
          <w:rFonts w:cstheme="minorHAnsi"/>
          <w:sz w:val="24"/>
          <w:szCs w:val="24"/>
        </w:rPr>
        <w:t>Pôvodne som k</w:t>
      </w:r>
      <w:r w:rsidR="00731CB8" w:rsidRPr="00490F1A">
        <w:rPr>
          <w:rFonts w:cstheme="minorHAnsi"/>
          <w:sz w:val="24"/>
          <w:szCs w:val="24"/>
        </w:rPr>
        <w:t> </w:t>
      </w:r>
      <w:r w:rsidRPr="00490F1A">
        <w:rPr>
          <w:rFonts w:cstheme="minorHAnsi"/>
          <w:sz w:val="24"/>
          <w:szCs w:val="24"/>
        </w:rPr>
        <w:t>žihľavovému prášku</w:t>
      </w:r>
      <w:r w:rsidR="00B8386B" w:rsidRPr="00490F1A">
        <w:rPr>
          <w:rFonts w:cstheme="minorHAnsi"/>
          <w:sz w:val="24"/>
          <w:szCs w:val="24"/>
        </w:rPr>
        <w:t xml:space="preserve"> pridávala iba soľ</w:t>
      </w:r>
      <w:r w:rsidRPr="00490F1A">
        <w:rPr>
          <w:rFonts w:cstheme="minorHAnsi"/>
          <w:sz w:val="24"/>
          <w:szCs w:val="24"/>
        </w:rPr>
        <w:t>, neskôr</w:t>
      </w:r>
      <w:r w:rsidR="00232EAE" w:rsidRPr="00490F1A">
        <w:rPr>
          <w:rFonts w:cstheme="minorHAnsi"/>
          <w:sz w:val="24"/>
          <w:szCs w:val="24"/>
        </w:rPr>
        <w:t xml:space="preserve"> aj</w:t>
      </w:r>
      <w:r w:rsidRPr="00490F1A">
        <w:rPr>
          <w:rFonts w:cstheme="minorHAnsi"/>
          <w:sz w:val="24"/>
          <w:szCs w:val="24"/>
        </w:rPr>
        <w:t xml:space="preserve"> deťmi milované nasucho opečené slnečnicové semiačka</w:t>
      </w:r>
      <w:r w:rsidR="00BC5CE5" w:rsidRPr="00490F1A">
        <w:rPr>
          <w:rFonts w:cstheme="minorHAnsi"/>
          <w:sz w:val="24"/>
          <w:szCs w:val="24"/>
        </w:rPr>
        <w:t>. Ale kombinácia so sezamom sa u</w:t>
      </w:r>
      <w:r w:rsidR="00731CB8" w:rsidRPr="00490F1A">
        <w:rPr>
          <w:rFonts w:cstheme="minorHAnsi"/>
          <w:sz w:val="24"/>
          <w:szCs w:val="24"/>
        </w:rPr>
        <w:t> </w:t>
      </w:r>
      <w:r w:rsidR="00BC5CE5" w:rsidRPr="00490F1A">
        <w:rPr>
          <w:rFonts w:cstheme="minorHAnsi"/>
          <w:sz w:val="24"/>
          <w:szCs w:val="24"/>
        </w:rPr>
        <w:t>nás nejako udomácnila. Môžete použiť čierny alebo biely sezam. Vaše jedlá získajú zvláštnu exotickú chuť a</w:t>
      </w:r>
      <w:r w:rsidR="00731CB8" w:rsidRPr="00490F1A">
        <w:rPr>
          <w:rFonts w:cstheme="minorHAnsi"/>
          <w:sz w:val="24"/>
          <w:szCs w:val="24"/>
        </w:rPr>
        <w:t> </w:t>
      </w:r>
      <w:r w:rsidR="00BC5CE5" w:rsidRPr="00490F1A">
        <w:rPr>
          <w:rFonts w:cstheme="minorHAnsi"/>
          <w:sz w:val="24"/>
          <w:szCs w:val="24"/>
        </w:rPr>
        <w:t>každý sa bu</w:t>
      </w:r>
      <w:r w:rsidR="001D20C3" w:rsidRPr="00490F1A">
        <w:rPr>
          <w:rFonts w:cstheme="minorHAnsi"/>
          <w:sz w:val="24"/>
          <w:szCs w:val="24"/>
        </w:rPr>
        <w:t>de pýtať, čo za korenie tam je.</w:t>
      </w:r>
    </w:p>
    <w:p w14:paraId="5439894E" w14:textId="77777777" w:rsidR="009F289E" w:rsidRDefault="009F289E" w:rsidP="00490F1A">
      <w:pPr>
        <w:spacing w:after="0"/>
        <w:contextualSpacing/>
        <w:rPr>
          <w:rFonts w:cstheme="minorHAnsi"/>
          <w:b/>
          <w:sz w:val="24"/>
          <w:szCs w:val="24"/>
        </w:rPr>
      </w:pPr>
    </w:p>
    <w:p w14:paraId="71FD92B8" w14:textId="11EAE16C" w:rsidR="000E6B28" w:rsidRPr="00490F1A" w:rsidRDefault="009F289E" w:rsidP="00490F1A">
      <w:pPr>
        <w:spacing w:after="0"/>
        <w:contextualSpacing/>
        <w:rPr>
          <w:rFonts w:cstheme="minorHAnsi"/>
          <w:b/>
          <w:sz w:val="24"/>
          <w:szCs w:val="24"/>
        </w:rPr>
      </w:pPr>
      <w:r>
        <w:rPr>
          <w:rFonts w:cstheme="minorHAnsi"/>
          <w:b/>
          <w:sz w:val="24"/>
          <w:szCs w:val="24"/>
        </w:rPr>
        <w:t>Potrebujete:</w:t>
      </w:r>
    </w:p>
    <w:p w14:paraId="27F29A5A" w14:textId="77777777" w:rsidR="00BC5CE5" w:rsidRPr="00490F1A" w:rsidRDefault="00731CB8" w:rsidP="00490F1A">
      <w:pPr>
        <w:spacing w:after="0"/>
        <w:contextualSpacing/>
        <w:rPr>
          <w:rFonts w:cstheme="minorHAnsi"/>
          <w:sz w:val="24"/>
          <w:szCs w:val="24"/>
        </w:rPr>
      </w:pPr>
      <w:r w:rsidRPr="00490F1A">
        <w:rPr>
          <w:rFonts w:cstheme="minorHAnsi"/>
          <w:sz w:val="24"/>
          <w:szCs w:val="24"/>
        </w:rPr>
        <w:t>1 PL himalájskej soli</w:t>
      </w:r>
    </w:p>
    <w:p w14:paraId="21182BC4" w14:textId="375EE4D7" w:rsidR="00731CB8" w:rsidRPr="00490F1A" w:rsidRDefault="00F8335E" w:rsidP="00490F1A">
      <w:pPr>
        <w:spacing w:after="0"/>
        <w:contextualSpacing/>
        <w:rPr>
          <w:rFonts w:cstheme="minorHAnsi"/>
          <w:sz w:val="24"/>
          <w:szCs w:val="24"/>
        </w:rPr>
      </w:pPr>
      <w:r w:rsidRPr="00490F1A">
        <w:rPr>
          <w:rFonts w:cstheme="minorHAnsi"/>
          <w:sz w:val="24"/>
          <w:szCs w:val="24"/>
        </w:rPr>
        <w:t xml:space="preserve">8 PL </w:t>
      </w:r>
      <w:r w:rsidR="00731CB8" w:rsidRPr="00490F1A">
        <w:rPr>
          <w:rFonts w:cstheme="minorHAnsi"/>
          <w:sz w:val="24"/>
          <w:szCs w:val="24"/>
        </w:rPr>
        <w:t>sezamových semiačok</w:t>
      </w:r>
      <w:r w:rsidR="006879F9" w:rsidRPr="00490F1A">
        <w:rPr>
          <w:rFonts w:cstheme="minorHAnsi"/>
          <w:sz w:val="24"/>
          <w:szCs w:val="24"/>
        </w:rPr>
        <w:t xml:space="preserve"> (</w:t>
      </w:r>
      <w:r w:rsidRPr="00490F1A">
        <w:rPr>
          <w:rFonts w:cstheme="minorHAnsi"/>
          <w:sz w:val="24"/>
          <w:szCs w:val="24"/>
        </w:rPr>
        <w:t>100 g</w:t>
      </w:r>
      <w:r w:rsidR="006879F9" w:rsidRPr="00490F1A">
        <w:rPr>
          <w:rFonts w:cstheme="minorHAnsi"/>
          <w:sz w:val="24"/>
          <w:szCs w:val="24"/>
        </w:rPr>
        <w:t>)</w:t>
      </w:r>
    </w:p>
    <w:p w14:paraId="3753B31A" w14:textId="6C83967E" w:rsidR="00731CB8" w:rsidRPr="00490F1A" w:rsidRDefault="00F8335E" w:rsidP="00490F1A">
      <w:pPr>
        <w:spacing w:after="0"/>
        <w:contextualSpacing/>
        <w:rPr>
          <w:rFonts w:cstheme="minorHAnsi"/>
          <w:sz w:val="24"/>
          <w:szCs w:val="24"/>
        </w:rPr>
      </w:pPr>
      <w:r w:rsidRPr="00490F1A">
        <w:rPr>
          <w:rFonts w:cstheme="minorHAnsi"/>
          <w:sz w:val="24"/>
          <w:szCs w:val="24"/>
        </w:rPr>
        <w:t>4 PL</w:t>
      </w:r>
      <w:r w:rsidR="00731CB8" w:rsidRPr="00490F1A">
        <w:rPr>
          <w:rFonts w:cstheme="minorHAnsi"/>
          <w:sz w:val="24"/>
          <w:szCs w:val="24"/>
        </w:rPr>
        <w:t xml:space="preserve"> žihľavové</w:t>
      </w:r>
      <w:r w:rsidR="003838EB" w:rsidRPr="00490F1A">
        <w:rPr>
          <w:rFonts w:cstheme="minorHAnsi"/>
          <w:sz w:val="24"/>
          <w:szCs w:val="24"/>
        </w:rPr>
        <w:t>ho</w:t>
      </w:r>
      <w:r w:rsidR="00731CB8" w:rsidRPr="00490F1A">
        <w:rPr>
          <w:rFonts w:cstheme="minorHAnsi"/>
          <w:sz w:val="24"/>
          <w:szCs w:val="24"/>
        </w:rPr>
        <w:t xml:space="preserve"> prášku</w:t>
      </w:r>
    </w:p>
    <w:p w14:paraId="18B0E429" w14:textId="77777777" w:rsidR="009F289E" w:rsidRDefault="009F289E" w:rsidP="00490F1A">
      <w:pPr>
        <w:spacing w:after="0"/>
        <w:contextualSpacing/>
        <w:rPr>
          <w:rFonts w:cstheme="minorHAnsi"/>
          <w:sz w:val="24"/>
          <w:szCs w:val="24"/>
        </w:rPr>
      </w:pPr>
    </w:p>
    <w:p w14:paraId="210ACF6E" w14:textId="7AD6ACD2" w:rsidR="00731CB8" w:rsidRPr="009F289E" w:rsidRDefault="00731CB8" w:rsidP="00490F1A">
      <w:pPr>
        <w:spacing w:after="0"/>
        <w:contextualSpacing/>
        <w:rPr>
          <w:rFonts w:cstheme="minorHAnsi"/>
          <w:b/>
          <w:sz w:val="24"/>
          <w:szCs w:val="24"/>
        </w:rPr>
      </w:pPr>
      <w:r w:rsidRPr="009F289E">
        <w:rPr>
          <w:rFonts w:cstheme="minorHAnsi"/>
          <w:b/>
          <w:sz w:val="24"/>
          <w:szCs w:val="24"/>
        </w:rPr>
        <w:t>Postup:</w:t>
      </w:r>
    </w:p>
    <w:p w14:paraId="36C4606A" w14:textId="032C344D" w:rsidR="00731CB8" w:rsidRDefault="001D20C3" w:rsidP="00490F1A">
      <w:pPr>
        <w:spacing w:after="0"/>
        <w:contextualSpacing/>
        <w:rPr>
          <w:rFonts w:cstheme="minorHAnsi"/>
          <w:sz w:val="24"/>
          <w:szCs w:val="24"/>
        </w:rPr>
      </w:pPr>
      <w:r w:rsidRPr="00490F1A">
        <w:rPr>
          <w:rFonts w:cstheme="minorHAnsi"/>
          <w:sz w:val="24"/>
          <w:szCs w:val="24"/>
        </w:rPr>
        <w:t>Na suchej</w:t>
      </w:r>
      <w:r w:rsidR="00731CB8" w:rsidRPr="00490F1A">
        <w:rPr>
          <w:rFonts w:cstheme="minorHAnsi"/>
          <w:sz w:val="24"/>
          <w:szCs w:val="24"/>
        </w:rPr>
        <w:t xml:space="preserve"> horúcej panvici najprv restujte so</w:t>
      </w:r>
      <w:r w:rsidR="00232EAE" w:rsidRPr="00490F1A">
        <w:rPr>
          <w:rFonts w:cstheme="minorHAnsi"/>
          <w:sz w:val="24"/>
          <w:szCs w:val="24"/>
        </w:rPr>
        <w:t>ľ cca 5 minút. Potom k nej pridaj</w:t>
      </w:r>
      <w:r w:rsidR="00731CB8" w:rsidRPr="00490F1A">
        <w:rPr>
          <w:rFonts w:cstheme="minorHAnsi"/>
          <w:sz w:val="24"/>
          <w:szCs w:val="24"/>
        </w:rPr>
        <w:t>te</w:t>
      </w:r>
      <w:r w:rsidR="00232EAE" w:rsidRPr="00490F1A">
        <w:rPr>
          <w:rFonts w:cstheme="minorHAnsi"/>
          <w:sz w:val="24"/>
          <w:szCs w:val="24"/>
        </w:rPr>
        <w:t xml:space="preserve"> sezam</w:t>
      </w:r>
      <w:r w:rsidR="00731CB8" w:rsidRPr="00490F1A">
        <w:rPr>
          <w:rFonts w:cstheme="minorHAnsi"/>
          <w:sz w:val="24"/>
          <w:szCs w:val="24"/>
        </w:rPr>
        <w:t xml:space="preserve"> a restujt</w:t>
      </w:r>
      <w:r w:rsidR="00232EAE" w:rsidRPr="00490F1A">
        <w:rPr>
          <w:rFonts w:cstheme="minorHAnsi"/>
          <w:sz w:val="24"/>
          <w:szCs w:val="24"/>
        </w:rPr>
        <w:t>e ešte asi 3</w:t>
      </w:r>
      <w:r w:rsidR="003838EB" w:rsidRPr="00490F1A">
        <w:rPr>
          <w:rFonts w:cstheme="minorHAnsi"/>
          <w:sz w:val="24"/>
          <w:szCs w:val="24"/>
        </w:rPr>
        <w:t xml:space="preserve"> </w:t>
      </w:r>
      <w:r w:rsidRPr="00490F1A">
        <w:rPr>
          <w:rFonts w:cstheme="minorHAnsi"/>
          <w:sz w:val="24"/>
          <w:szCs w:val="24"/>
        </w:rPr>
        <w:t>–</w:t>
      </w:r>
      <w:r w:rsidR="003838EB" w:rsidRPr="00490F1A">
        <w:rPr>
          <w:rFonts w:cstheme="minorHAnsi"/>
          <w:sz w:val="24"/>
          <w:szCs w:val="24"/>
        </w:rPr>
        <w:t xml:space="preserve"> </w:t>
      </w:r>
      <w:r w:rsidR="00232EAE" w:rsidRPr="00490F1A">
        <w:rPr>
          <w:rFonts w:cstheme="minorHAnsi"/>
          <w:sz w:val="24"/>
          <w:szCs w:val="24"/>
        </w:rPr>
        <w:t>5 minút, kým nemá</w:t>
      </w:r>
      <w:r w:rsidR="00731CB8" w:rsidRPr="00490F1A">
        <w:rPr>
          <w:rFonts w:cstheme="minorHAnsi"/>
          <w:sz w:val="24"/>
          <w:szCs w:val="24"/>
        </w:rPr>
        <w:t xml:space="preserve"> zlatistú farbu. </w:t>
      </w:r>
      <w:r w:rsidR="006879F9" w:rsidRPr="00490F1A">
        <w:rPr>
          <w:rFonts w:cstheme="minorHAnsi"/>
          <w:sz w:val="24"/>
          <w:szCs w:val="24"/>
        </w:rPr>
        <w:t>Trvá to asi 3 minúty, treba to sledovať.</w:t>
      </w:r>
    </w:p>
    <w:p w14:paraId="51DF22CC" w14:textId="77777777" w:rsidR="009F289E" w:rsidRPr="00490F1A" w:rsidRDefault="009F289E" w:rsidP="00490F1A">
      <w:pPr>
        <w:spacing w:after="0"/>
        <w:contextualSpacing/>
        <w:rPr>
          <w:rFonts w:cstheme="minorHAnsi"/>
          <w:sz w:val="24"/>
          <w:szCs w:val="24"/>
        </w:rPr>
      </w:pPr>
    </w:p>
    <w:p w14:paraId="26B397DA" w14:textId="7846C81F" w:rsidR="00731CB8" w:rsidRDefault="001D20C3" w:rsidP="00490F1A">
      <w:pPr>
        <w:spacing w:after="0"/>
        <w:contextualSpacing/>
        <w:rPr>
          <w:rFonts w:cstheme="minorHAnsi"/>
          <w:sz w:val="24"/>
          <w:szCs w:val="24"/>
        </w:rPr>
      </w:pPr>
      <w:r w:rsidRPr="00490F1A">
        <w:rPr>
          <w:rFonts w:cstheme="minorHAnsi"/>
          <w:sz w:val="24"/>
          <w:szCs w:val="24"/>
        </w:rPr>
        <w:t>Nechajte vychladnúť,</w:t>
      </w:r>
      <w:r w:rsidR="00731CB8" w:rsidRPr="00490F1A">
        <w:rPr>
          <w:rFonts w:cstheme="minorHAnsi"/>
          <w:sz w:val="24"/>
          <w:szCs w:val="24"/>
        </w:rPr>
        <w:t> ja ich ešte trochu zomeliem v elektricko</w:t>
      </w:r>
      <w:r w:rsidR="00F8335E" w:rsidRPr="00490F1A">
        <w:rPr>
          <w:rFonts w:cstheme="minorHAnsi"/>
          <w:sz w:val="24"/>
          <w:szCs w:val="24"/>
        </w:rPr>
        <w:t>m kávovom mlynčeku na jemnejšie, ale nie je to nutné.</w:t>
      </w:r>
      <w:r w:rsidR="00731CB8" w:rsidRPr="00490F1A">
        <w:rPr>
          <w:rFonts w:cstheme="minorHAnsi"/>
          <w:sz w:val="24"/>
          <w:szCs w:val="24"/>
        </w:rPr>
        <w:t xml:space="preserve"> </w:t>
      </w:r>
    </w:p>
    <w:p w14:paraId="4E784034" w14:textId="77777777" w:rsidR="009F289E" w:rsidRPr="00490F1A" w:rsidRDefault="009F289E" w:rsidP="00490F1A">
      <w:pPr>
        <w:spacing w:after="0"/>
        <w:contextualSpacing/>
        <w:rPr>
          <w:rFonts w:cstheme="minorHAnsi"/>
          <w:sz w:val="24"/>
          <w:szCs w:val="24"/>
        </w:rPr>
      </w:pPr>
    </w:p>
    <w:p w14:paraId="52D55BC3" w14:textId="3087BFF5" w:rsidR="00731CB8" w:rsidRPr="00490F1A" w:rsidRDefault="00731CB8" w:rsidP="00490F1A">
      <w:pPr>
        <w:spacing w:after="0"/>
        <w:contextualSpacing/>
        <w:rPr>
          <w:rFonts w:cstheme="minorHAnsi"/>
          <w:sz w:val="24"/>
          <w:szCs w:val="24"/>
        </w:rPr>
      </w:pPr>
      <w:r w:rsidRPr="00490F1A">
        <w:rPr>
          <w:rFonts w:cstheme="minorHAnsi"/>
          <w:sz w:val="24"/>
          <w:szCs w:val="24"/>
        </w:rPr>
        <w:t>Prid</w:t>
      </w:r>
      <w:r w:rsidR="00F066C0">
        <w:rPr>
          <w:rFonts w:cstheme="minorHAnsi"/>
          <w:sz w:val="24"/>
          <w:szCs w:val="24"/>
        </w:rPr>
        <w:t>ajt</w:t>
      </w:r>
      <w:r w:rsidRPr="00490F1A">
        <w:rPr>
          <w:rFonts w:cstheme="minorHAnsi"/>
          <w:sz w:val="24"/>
          <w:szCs w:val="24"/>
        </w:rPr>
        <w:t>e žihľavový prášok a presyp</w:t>
      </w:r>
      <w:r w:rsidR="00F066C0">
        <w:rPr>
          <w:rFonts w:cstheme="minorHAnsi"/>
          <w:sz w:val="24"/>
          <w:szCs w:val="24"/>
        </w:rPr>
        <w:t>t</w:t>
      </w:r>
      <w:r w:rsidRPr="00490F1A">
        <w:rPr>
          <w:rFonts w:cstheme="minorHAnsi"/>
          <w:sz w:val="24"/>
          <w:szCs w:val="24"/>
        </w:rPr>
        <w:t>e do zatváracieho pohárika. Hotovo!</w:t>
      </w:r>
    </w:p>
    <w:p w14:paraId="55543D82" w14:textId="77777777" w:rsidR="009F289E" w:rsidRDefault="009F289E" w:rsidP="00490F1A">
      <w:pPr>
        <w:spacing w:after="0"/>
        <w:contextualSpacing/>
        <w:rPr>
          <w:rFonts w:cstheme="minorHAnsi"/>
          <w:sz w:val="24"/>
          <w:szCs w:val="24"/>
          <w:highlight w:val="red"/>
        </w:rPr>
      </w:pPr>
    </w:p>
    <w:p w14:paraId="20BCCA13" w14:textId="77777777" w:rsidR="009F289E" w:rsidRDefault="009F289E" w:rsidP="00490F1A">
      <w:pPr>
        <w:spacing w:after="0"/>
        <w:contextualSpacing/>
        <w:rPr>
          <w:rFonts w:cstheme="minorHAnsi"/>
          <w:b/>
          <w:sz w:val="24"/>
          <w:szCs w:val="24"/>
        </w:rPr>
      </w:pPr>
    </w:p>
    <w:p w14:paraId="2D4D052D" w14:textId="7AE0E4F7" w:rsidR="00F3071A" w:rsidRPr="009F289E" w:rsidRDefault="00F3071A" w:rsidP="00490F1A">
      <w:pPr>
        <w:spacing w:after="0"/>
        <w:contextualSpacing/>
        <w:rPr>
          <w:rFonts w:cstheme="minorHAnsi"/>
          <w:sz w:val="24"/>
          <w:szCs w:val="24"/>
        </w:rPr>
      </w:pPr>
      <w:r w:rsidRPr="009F289E">
        <w:rPr>
          <w:rFonts w:cstheme="minorHAnsi"/>
          <w:b/>
          <w:sz w:val="24"/>
          <w:szCs w:val="24"/>
          <w:highlight w:val="magenta"/>
        </w:rPr>
        <w:t xml:space="preserve">Žihľavový vodný </w:t>
      </w:r>
      <w:proofErr w:type="spellStart"/>
      <w:r w:rsidRPr="009F289E">
        <w:rPr>
          <w:rFonts w:cstheme="minorHAnsi"/>
          <w:b/>
          <w:sz w:val="24"/>
          <w:szCs w:val="24"/>
          <w:highlight w:val="magenta"/>
        </w:rPr>
        <w:t>macerát</w:t>
      </w:r>
      <w:proofErr w:type="spellEnd"/>
    </w:p>
    <w:p w14:paraId="7ECC4837" w14:textId="0002E259" w:rsidR="00F3071A" w:rsidRPr="00490F1A" w:rsidRDefault="00F3071A" w:rsidP="00490F1A">
      <w:pPr>
        <w:spacing w:after="0"/>
        <w:contextualSpacing/>
        <w:rPr>
          <w:rFonts w:cstheme="minorHAnsi"/>
          <w:sz w:val="24"/>
          <w:szCs w:val="24"/>
        </w:rPr>
      </w:pPr>
      <w:r w:rsidRPr="00490F1A">
        <w:rPr>
          <w:rFonts w:cstheme="minorHAnsi"/>
          <w:sz w:val="24"/>
          <w:szCs w:val="24"/>
        </w:rPr>
        <w:t xml:space="preserve">Nechutí </w:t>
      </w:r>
      <w:r w:rsidR="001D20C3" w:rsidRPr="00490F1A">
        <w:rPr>
          <w:rFonts w:cstheme="minorHAnsi"/>
          <w:sz w:val="24"/>
          <w:szCs w:val="24"/>
        </w:rPr>
        <w:t>v</w:t>
      </w:r>
      <w:r w:rsidRPr="00490F1A">
        <w:rPr>
          <w:rFonts w:cstheme="minorHAnsi"/>
          <w:sz w:val="24"/>
          <w:szCs w:val="24"/>
        </w:rPr>
        <w:t xml:space="preserve">ám žihľavový čaj, ale napriek tomu nechcete prísť o zdravotné benefity žihľavy? Toto je môj obľúbený ranný </w:t>
      </w:r>
      <w:proofErr w:type="spellStart"/>
      <w:r w:rsidRPr="00490F1A">
        <w:rPr>
          <w:rFonts w:cstheme="minorHAnsi"/>
          <w:sz w:val="24"/>
          <w:szCs w:val="24"/>
        </w:rPr>
        <w:t>život</w:t>
      </w:r>
      <w:r w:rsidR="008A2CFA" w:rsidRPr="00490F1A">
        <w:rPr>
          <w:rFonts w:cstheme="minorHAnsi"/>
          <w:sz w:val="24"/>
          <w:szCs w:val="24"/>
        </w:rPr>
        <w:t>a</w:t>
      </w:r>
      <w:r w:rsidRPr="00490F1A">
        <w:rPr>
          <w:rFonts w:cstheme="minorHAnsi"/>
          <w:sz w:val="24"/>
          <w:szCs w:val="24"/>
        </w:rPr>
        <w:t>budič</w:t>
      </w:r>
      <w:proofErr w:type="spellEnd"/>
      <w:r w:rsidRPr="00490F1A">
        <w:rPr>
          <w:rFonts w:cstheme="minorHAnsi"/>
          <w:sz w:val="24"/>
          <w:szCs w:val="24"/>
        </w:rPr>
        <w:t xml:space="preserve">, ktorý je nabitý vitamínmi a železom. </w:t>
      </w:r>
    </w:p>
    <w:p w14:paraId="7DFB6102" w14:textId="7643D6F1" w:rsidR="00F3071A" w:rsidRDefault="00F3071A" w:rsidP="00490F1A">
      <w:pPr>
        <w:spacing w:after="0"/>
        <w:contextualSpacing/>
        <w:rPr>
          <w:rFonts w:cstheme="minorHAnsi"/>
          <w:sz w:val="24"/>
          <w:szCs w:val="24"/>
        </w:rPr>
      </w:pPr>
      <w:r w:rsidRPr="00490F1A">
        <w:rPr>
          <w:rFonts w:cstheme="minorHAnsi"/>
          <w:sz w:val="24"/>
          <w:szCs w:val="24"/>
        </w:rPr>
        <w:t xml:space="preserve">Ako si ho pripraviť? </w:t>
      </w:r>
    </w:p>
    <w:p w14:paraId="2399C367" w14:textId="77777777" w:rsidR="009F289E" w:rsidRPr="00490F1A" w:rsidRDefault="009F289E" w:rsidP="00490F1A">
      <w:pPr>
        <w:spacing w:after="0"/>
        <w:contextualSpacing/>
        <w:rPr>
          <w:rFonts w:cstheme="minorHAnsi"/>
          <w:sz w:val="24"/>
          <w:szCs w:val="24"/>
        </w:rPr>
      </w:pPr>
    </w:p>
    <w:p w14:paraId="2FC593D2" w14:textId="5CEA16F7" w:rsidR="00F3071A" w:rsidRDefault="00F3071A" w:rsidP="00490F1A">
      <w:pPr>
        <w:spacing w:after="0"/>
        <w:contextualSpacing/>
        <w:rPr>
          <w:rFonts w:cstheme="minorHAnsi"/>
          <w:sz w:val="24"/>
          <w:szCs w:val="24"/>
        </w:rPr>
      </w:pPr>
      <w:r w:rsidRPr="00490F1A">
        <w:rPr>
          <w:rFonts w:cstheme="minorHAnsi"/>
          <w:sz w:val="24"/>
          <w:szCs w:val="24"/>
        </w:rPr>
        <w:t>Pohár naplňte čerstvou žihľavou, zalejte čistou vodou, môže byť aj minerálna voda</w:t>
      </w:r>
      <w:r w:rsidR="001D20C3" w:rsidRPr="00490F1A">
        <w:rPr>
          <w:rFonts w:cstheme="minorHAnsi"/>
          <w:sz w:val="24"/>
          <w:szCs w:val="24"/>
        </w:rPr>
        <w:t>,</w:t>
      </w:r>
      <w:r w:rsidRPr="00490F1A">
        <w:rPr>
          <w:rFonts w:cstheme="minorHAnsi"/>
          <w:sz w:val="24"/>
          <w:szCs w:val="24"/>
        </w:rPr>
        <w:t xml:space="preserve"> a nechajte pri izbovej teplote aspoň 6 hodín odstáť </w:t>
      </w:r>
      <w:r w:rsidR="001D20C3" w:rsidRPr="00490F1A">
        <w:rPr>
          <w:rFonts w:cstheme="minorHAnsi"/>
          <w:sz w:val="24"/>
          <w:szCs w:val="24"/>
        </w:rPr>
        <w:t>–</w:t>
      </w:r>
      <w:r w:rsidRPr="00490F1A">
        <w:rPr>
          <w:rFonts w:cstheme="minorHAnsi"/>
          <w:sz w:val="24"/>
          <w:szCs w:val="24"/>
        </w:rPr>
        <w:t xml:space="preserve"> macerovať. Nemusíte ani scediť, stačí vypiť cez slamku.</w:t>
      </w:r>
    </w:p>
    <w:p w14:paraId="1B7FE5B0" w14:textId="77777777" w:rsidR="009F289E" w:rsidRPr="00490F1A" w:rsidRDefault="009F289E" w:rsidP="00490F1A">
      <w:pPr>
        <w:spacing w:after="0"/>
        <w:contextualSpacing/>
        <w:rPr>
          <w:rFonts w:cstheme="minorHAnsi"/>
          <w:sz w:val="24"/>
          <w:szCs w:val="24"/>
        </w:rPr>
      </w:pPr>
    </w:p>
    <w:p w14:paraId="49C4B023" w14:textId="77777777" w:rsidR="00F3071A" w:rsidRPr="00490F1A" w:rsidRDefault="00F3071A" w:rsidP="00490F1A">
      <w:pPr>
        <w:spacing w:after="0"/>
        <w:contextualSpacing/>
        <w:rPr>
          <w:rFonts w:cstheme="minorHAnsi"/>
          <w:sz w:val="24"/>
          <w:szCs w:val="24"/>
        </w:rPr>
      </w:pPr>
      <w:r w:rsidRPr="00490F1A">
        <w:rPr>
          <w:rFonts w:cstheme="minorHAnsi"/>
          <w:sz w:val="24"/>
          <w:szCs w:val="24"/>
        </w:rPr>
        <w:t xml:space="preserve">Ja si ho pripravujem večer a nechávam macerovať celú noc. Občas pridám medovku alebo mätu na osvieženie </w:t>
      </w:r>
      <w:r w:rsidR="0079457C" w:rsidRPr="00490F1A">
        <w:rPr>
          <w:rFonts w:cstheme="minorHAnsi"/>
          <w:sz w:val="24"/>
          <w:szCs w:val="24"/>
        </w:rPr>
        <w:t xml:space="preserve">chuti. </w:t>
      </w:r>
      <w:r w:rsidRPr="00490F1A">
        <w:rPr>
          <w:rFonts w:cstheme="minorHAnsi"/>
          <w:sz w:val="24"/>
          <w:szCs w:val="24"/>
        </w:rPr>
        <w:t xml:space="preserve">Tento nápoj milujú aj deti. </w:t>
      </w:r>
    </w:p>
    <w:p w14:paraId="256293C0" w14:textId="77777777" w:rsidR="009F289E" w:rsidRDefault="009F289E" w:rsidP="00490F1A">
      <w:pPr>
        <w:spacing w:after="0"/>
        <w:contextualSpacing/>
        <w:rPr>
          <w:rFonts w:cstheme="minorHAnsi"/>
          <w:sz w:val="24"/>
          <w:szCs w:val="24"/>
          <w:highlight w:val="red"/>
        </w:rPr>
      </w:pPr>
    </w:p>
    <w:p w14:paraId="6F1EBEF5" w14:textId="77777777" w:rsidR="009F289E" w:rsidRDefault="009F289E" w:rsidP="00490F1A">
      <w:pPr>
        <w:spacing w:after="0"/>
        <w:contextualSpacing/>
        <w:rPr>
          <w:rFonts w:cstheme="minorHAnsi"/>
          <w:b/>
          <w:sz w:val="24"/>
          <w:szCs w:val="24"/>
        </w:rPr>
      </w:pPr>
    </w:p>
    <w:p w14:paraId="1194A1E8" w14:textId="2AF4098A" w:rsidR="00F3071A" w:rsidRPr="00490F1A" w:rsidRDefault="0079457C" w:rsidP="00490F1A">
      <w:pPr>
        <w:spacing w:after="0"/>
        <w:contextualSpacing/>
        <w:rPr>
          <w:rFonts w:cstheme="minorHAnsi"/>
          <w:b/>
          <w:sz w:val="24"/>
          <w:szCs w:val="24"/>
        </w:rPr>
      </w:pPr>
      <w:r w:rsidRPr="009F289E">
        <w:rPr>
          <w:rFonts w:cstheme="minorHAnsi"/>
          <w:b/>
          <w:sz w:val="24"/>
          <w:szCs w:val="24"/>
          <w:highlight w:val="magenta"/>
        </w:rPr>
        <w:t>Falošný vývar so žihľavou</w:t>
      </w:r>
    </w:p>
    <w:p w14:paraId="0E1408EB" w14:textId="6600D390" w:rsidR="00232EAE" w:rsidRPr="00490F1A" w:rsidRDefault="0079457C" w:rsidP="00490F1A">
      <w:pPr>
        <w:spacing w:after="0"/>
        <w:contextualSpacing/>
        <w:rPr>
          <w:rFonts w:cstheme="minorHAnsi"/>
          <w:sz w:val="24"/>
          <w:szCs w:val="24"/>
        </w:rPr>
      </w:pPr>
      <w:r w:rsidRPr="00490F1A">
        <w:rPr>
          <w:rFonts w:cstheme="minorHAnsi"/>
          <w:sz w:val="24"/>
          <w:szCs w:val="24"/>
        </w:rPr>
        <w:t xml:space="preserve">Táto falošná „hovädzia“ polievka je veľmi rýchla a vhodná predovšetkým na jeseň, keď je obdobie </w:t>
      </w:r>
      <w:r w:rsidRPr="0054689F">
        <w:rPr>
          <w:rFonts w:cstheme="minorHAnsi"/>
          <w:sz w:val="24"/>
          <w:szCs w:val="24"/>
        </w:rPr>
        <w:t>tekvíc a</w:t>
      </w:r>
      <w:r w:rsidR="00700621" w:rsidRPr="0054689F">
        <w:rPr>
          <w:rFonts w:cstheme="minorHAnsi"/>
          <w:sz w:val="24"/>
          <w:szCs w:val="24"/>
        </w:rPr>
        <w:t> </w:t>
      </w:r>
      <w:r w:rsidRPr="0054689F">
        <w:rPr>
          <w:rFonts w:cstheme="minorHAnsi"/>
          <w:sz w:val="24"/>
          <w:szCs w:val="24"/>
        </w:rPr>
        <w:t>cukiet</w:t>
      </w:r>
      <w:r w:rsidR="00700621" w:rsidRPr="00490F1A">
        <w:rPr>
          <w:rFonts w:cstheme="minorHAnsi"/>
          <w:sz w:val="24"/>
          <w:szCs w:val="24"/>
          <w:u w:val="single"/>
        </w:rPr>
        <w:t>,</w:t>
      </w:r>
      <w:r w:rsidRPr="00490F1A">
        <w:rPr>
          <w:rFonts w:cstheme="minorHAnsi"/>
          <w:sz w:val="24"/>
          <w:szCs w:val="24"/>
        </w:rPr>
        <w:t xml:space="preserve"> a práve vnútro tekvíc, ktor</w:t>
      </w:r>
      <w:r w:rsidR="00700621" w:rsidRPr="00490F1A">
        <w:rPr>
          <w:rFonts w:cstheme="minorHAnsi"/>
          <w:sz w:val="24"/>
          <w:szCs w:val="24"/>
        </w:rPr>
        <w:t>é</w:t>
      </w:r>
      <w:r w:rsidRPr="00490F1A">
        <w:rPr>
          <w:rFonts w:cstheme="minorHAnsi"/>
          <w:sz w:val="24"/>
          <w:szCs w:val="24"/>
        </w:rPr>
        <w:t xml:space="preserve"> bežne ľudia vyhadzujú</w:t>
      </w:r>
      <w:r w:rsidR="00700621" w:rsidRPr="00490F1A">
        <w:rPr>
          <w:rFonts w:cstheme="minorHAnsi"/>
          <w:sz w:val="24"/>
          <w:szCs w:val="24"/>
        </w:rPr>
        <w:t>,</w:t>
      </w:r>
      <w:r w:rsidRPr="00490F1A">
        <w:rPr>
          <w:rFonts w:cstheme="minorHAnsi"/>
          <w:sz w:val="24"/>
          <w:szCs w:val="24"/>
        </w:rPr>
        <w:t xml:space="preserve"> tvorí základ</w:t>
      </w:r>
      <w:r w:rsidR="00232EAE" w:rsidRPr="00490F1A">
        <w:rPr>
          <w:rFonts w:cstheme="minorHAnsi"/>
          <w:sz w:val="24"/>
          <w:szCs w:val="24"/>
        </w:rPr>
        <w:t xml:space="preserve"> tejto polievky. </w:t>
      </w:r>
      <w:r w:rsidRPr="00490F1A">
        <w:rPr>
          <w:rFonts w:cstheme="minorHAnsi"/>
          <w:sz w:val="24"/>
          <w:szCs w:val="24"/>
        </w:rPr>
        <w:t xml:space="preserve">Málokto </w:t>
      </w:r>
      <w:r w:rsidR="00232EAE" w:rsidRPr="00490F1A">
        <w:rPr>
          <w:rFonts w:cstheme="minorHAnsi"/>
          <w:sz w:val="24"/>
          <w:szCs w:val="24"/>
        </w:rPr>
        <w:t>s</w:t>
      </w:r>
      <w:r w:rsidRPr="00490F1A">
        <w:rPr>
          <w:rFonts w:cstheme="minorHAnsi"/>
          <w:sz w:val="24"/>
          <w:szCs w:val="24"/>
        </w:rPr>
        <w:t xml:space="preserve">pozná, že to nie je pravý mäsový vývar. </w:t>
      </w:r>
    </w:p>
    <w:p w14:paraId="25DFA281" w14:textId="77777777" w:rsidR="009F289E" w:rsidRDefault="009F289E" w:rsidP="00490F1A">
      <w:pPr>
        <w:spacing w:after="0"/>
        <w:contextualSpacing/>
        <w:rPr>
          <w:rFonts w:cstheme="minorHAnsi"/>
          <w:sz w:val="24"/>
          <w:szCs w:val="24"/>
        </w:rPr>
      </w:pPr>
    </w:p>
    <w:p w14:paraId="31A6C55C" w14:textId="18BC1988" w:rsidR="00731CB8" w:rsidRPr="009F289E" w:rsidRDefault="009F289E" w:rsidP="00490F1A">
      <w:pPr>
        <w:spacing w:after="0"/>
        <w:contextualSpacing/>
        <w:rPr>
          <w:rFonts w:cstheme="minorHAnsi"/>
          <w:b/>
          <w:sz w:val="24"/>
          <w:szCs w:val="24"/>
        </w:rPr>
      </w:pPr>
      <w:r w:rsidRPr="009F289E">
        <w:rPr>
          <w:rFonts w:cstheme="minorHAnsi"/>
          <w:b/>
          <w:sz w:val="24"/>
          <w:szCs w:val="24"/>
        </w:rPr>
        <w:t>Potrebujete:</w:t>
      </w:r>
    </w:p>
    <w:p w14:paraId="65EE37C8" w14:textId="7832D986" w:rsidR="00731CB8" w:rsidRPr="00490F1A" w:rsidRDefault="002C68AD" w:rsidP="00490F1A">
      <w:pPr>
        <w:spacing w:after="0"/>
        <w:contextualSpacing/>
        <w:rPr>
          <w:rFonts w:cstheme="minorHAnsi"/>
          <w:sz w:val="24"/>
          <w:szCs w:val="24"/>
        </w:rPr>
      </w:pPr>
      <w:r w:rsidRPr="00490F1A">
        <w:rPr>
          <w:rFonts w:cstheme="minorHAnsi"/>
          <w:sz w:val="24"/>
          <w:szCs w:val="24"/>
        </w:rPr>
        <w:t>celý mäkký striedok tekvice</w:t>
      </w:r>
      <w:r w:rsidR="0079457C" w:rsidRPr="00490F1A">
        <w:rPr>
          <w:rFonts w:cstheme="minorHAnsi"/>
          <w:sz w:val="24"/>
          <w:szCs w:val="24"/>
        </w:rPr>
        <w:t xml:space="preserve"> vrátane semiačok</w:t>
      </w:r>
    </w:p>
    <w:p w14:paraId="7EDED9EE" w14:textId="09777AF9" w:rsidR="0079457C" w:rsidRPr="00490F1A" w:rsidRDefault="002C68AD" w:rsidP="00490F1A">
      <w:pPr>
        <w:spacing w:after="0"/>
        <w:contextualSpacing/>
        <w:rPr>
          <w:rFonts w:cstheme="minorHAnsi"/>
          <w:sz w:val="24"/>
          <w:szCs w:val="24"/>
        </w:rPr>
      </w:pPr>
      <w:r w:rsidRPr="00490F1A">
        <w:rPr>
          <w:rFonts w:cstheme="minorHAnsi"/>
          <w:sz w:val="24"/>
          <w:szCs w:val="24"/>
        </w:rPr>
        <w:t>m</w:t>
      </w:r>
      <w:r w:rsidR="000D7B51" w:rsidRPr="00490F1A">
        <w:rPr>
          <w:rFonts w:cstheme="minorHAnsi"/>
          <w:sz w:val="24"/>
          <w:szCs w:val="24"/>
        </w:rPr>
        <w:t>ix koreňovej zeleniny</w:t>
      </w:r>
      <w:r w:rsidR="0079457C" w:rsidRPr="00490F1A">
        <w:rPr>
          <w:rFonts w:cstheme="minorHAnsi"/>
          <w:sz w:val="24"/>
          <w:szCs w:val="24"/>
        </w:rPr>
        <w:t xml:space="preserve"> (</w:t>
      </w:r>
      <w:r w:rsidR="00347609" w:rsidRPr="00490F1A">
        <w:rPr>
          <w:rFonts w:cstheme="minorHAnsi"/>
          <w:sz w:val="24"/>
          <w:szCs w:val="24"/>
        </w:rPr>
        <w:t xml:space="preserve">2 </w:t>
      </w:r>
      <w:r w:rsidR="0079457C" w:rsidRPr="00490F1A">
        <w:rPr>
          <w:rFonts w:cstheme="minorHAnsi"/>
          <w:sz w:val="24"/>
          <w:szCs w:val="24"/>
        </w:rPr>
        <w:t>mrk</w:t>
      </w:r>
      <w:r w:rsidR="00347609" w:rsidRPr="00490F1A">
        <w:rPr>
          <w:rFonts w:cstheme="minorHAnsi"/>
          <w:sz w:val="24"/>
          <w:szCs w:val="24"/>
        </w:rPr>
        <w:t>vy, 1</w:t>
      </w:r>
      <w:r w:rsidR="0079457C" w:rsidRPr="00490F1A">
        <w:rPr>
          <w:rFonts w:cstheme="minorHAnsi"/>
          <w:sz w:val="24"/>
          <w:szCs w:val="24"/>
        </w:rPr>
        <w:t xml:space="preserve"> petržlen,</w:t>
      </w:r>
      <w:r w:rsidR="006C1C16" w:rsidRPr="00490F1A">
        <w:rPr>
          <w:rFonts w:cstheme="minorHAnsi"/>
          <w:sz w:val="24"/>
          <w:szCs w:val="24"/>
        </w:rPr>
        <w:t xml:space="preserve"> 1/2 </w:t>
      </w:r>
      <w:r w:rsidR="0079457C" w:rsidRPr="00490F1A">
        <w:rPr>
          <w:rFonts w:cstheme="minorHAnsi"/>
          <w:sz w:val="24"/>
          <w:szCs w:val="24"/>
        </w:rPr>
        <w:t>zeler</w:t>
      </w:r>
      <w:r w:rsidR="00347609" w:rsidRPr="00490F1A">
        <w:rPr>
          <w:rFonts w:cstheme="minorHAnsi"/>
          <w:sz w:val="24"/>
          <w:szCs w:val="24"/>
        </w:rPr>
        <w:t>u alebo k</w:t>
      </w:r>
      <w:r w:rsidR="0079457C" w:rsidRPr="00490F1A">
        <w:rPr>
          <w:rFonts w:cstheme="minorHAnsi"/>
          <w:sz w:val="24"/>
          <w:szCs w:val="24"/>
        </w:rPr>
        <w:t>aleráb</w:t>
      </w:r>
      <w:r w:rsidR="00347609" w:rsidRPr="00490F1A">
        <w:rPr>
          <w:rFonts w:cstheme="minorHAnsi"/>
          <w:sz w:val="24"/>
          <w:szCs w:val="24"/>
        </w:rPr>
        <w:t>u</w:t>
      </w:r>
      <w:r w:rsidR="0079457C" w:rsidRPr="00490F1A">
        <w:rPr>
          <w:rFonts w:cstheme="minorHAnsi"/>
          <w:sz w:val="24"/>
          <w:szCs w:val="24"/>
        </w:rPr>
        <w:t>)</w:t>
      </w:r>
    </w:p>
    <w:p w14:paraId="465B7D57" w14:textId="6CE3B370" w:rsidR="0079457C" w:rsidRPr="00490F1A" w:rsidRDefault="002C68AD" w:rsidP="00490F1A">
      <w:pPr>
        <w:spacing w:after="0"/>
        <w:contextualSpacing/>
        <w:rPr>
          <w:rFonts w:cstheme="minorHAnsi"/>
          <w:sz w:val="24"/>
          <w:szCs w:val="24"/>
        </w:rPr>
      </w:pPr>
      <w:r w:rsidRPr="00490F1A">
        <w:rPr>
          <w:rFonts w:cstheme="minorHAnsi"/>
          <w:sz w:val="24"/>
          <w:szCs w:val="24"/>
        </w:rPr>
        <w:t>v</w:t>
      </w:r>
      <w:r w:rsidR="00232EAE" w:rsidRPr="00490F1A">
        <w:rPr>
          <w:rFonts w:cstheme="minorHAnsi"/>
          <w:sz w:val="24"/>
          <w:szCs w:val="24"/>
        </w:rPr>
        <w:t>äčší z</w:t>
      </w:r>
      <w:r w:rsidR="0079457C" w:rsidRPr="00490F1A">
        <w:rPr>
          <w:rFonts w:cstheme="minorHAnsi"/>
          <w:sz w:val="24"/>
          <w:szCs w:val="24"/>
        </w:rPr>
        <w:t>väzok žihľavy</w:t>
      </w:r>
    </w:p>
    <w:p w14:paraId="3EE45270" w14:textId="047D3396" w:rsidR="0079457C" w:rsidRPr="00490F1A" w:rsidRDefault="002C68AD" w:rsidP="00490F1A">
      <w:pPr>
        <w:spacing w:after="0"/>
        <w:contextualSpacing/>
        <w:rPr>
          <w:rFonts w:cstheme="minorHAnsi"/>
          <w:sz w:val="24"/>
          <w:szCs w:val="24"/>
        </w:rPr>
      </w:pPr>
      <w:r w:rsidRPr="00490F1A">
        <w:rPr>
          <w:rFonts w:cstheme="minorHAnsi"/>
          <w:sz w:val="24"/>
          <w:szCs w:val="24"/>
        </w:rPr>
        <w:t>z</w:t>
      </w:r>
      <w:r w:rsidR="00347609" w:rsidRPr="00490F1A">
        <w:rPr>
          <w:rFonts w:cstheme="minorHAnsi"/>
          <w:sz w:val="24"/>
          <w:szCs w:val="24"/>
        </w:rPr>
        <w:t xml:space="preserve">eleninový </w:t>
      </w:r>
      <w:r w:rsidR="00AC6453" w:rsidRPr="00490F1A">
        <w:rPr>
          <w:rFonts w:cstheme="minorHAnsi"/>
          <w:sz w:val="24"/>
          <w:szCs w:val="24"/>
        </w:rPr>
        <w:t>b</w:t>
      </w:r>
      <w:r w:rsidR="0079457C" w:rsidRPr="00490F1A">
        <w:rPr>
          <w:rFonts w:cstheme="minorHAnsi"/>
          <w:sz w:val="24"/>
          <w:szCs w:val="24"/>
        </w:rPr>
        <w:t>ujón</w:t>
      </w:r>
      <w:r w:rsidR="00347609" w:rsidRPr="00490F1A">
        <w:rPr>
          <w:rFonts w:cstheme="minorHAnsi"/>
          <w:sz w:val="24"/>
          <w:szCs w:val="24"/>
        </w:rPr>
        <w:t xml:space="preserve"> (používam DM bio práškový)</w:t>
      </w:r>
    </w:p>
    <w:p w14:paraId="583B78BD" w14:textId="77777777" w:rsidR="00347609" w:rsidRPr="00490F1A" w:rsidRDefault="00347609" w:rsidP="00490F1A">
      <w:pPr>
        <w:spacing w:after="0"/>
        <w:contextualSpacing/>
        <w:rPr>
          <w:rFonts w:cstheme="minorHAnsi"/>
          <w:sz w:val="24"/>
          <w:szCs w:val="24"/>
        </w:rPr>
      </w:pPr>
      <w:r w:rsidRPr="00490F1A">
        <w:rPr>
          <w:rFonts w:cstheme="minorHAnsi"/>
          <w:sz w:val="24"/>
          <w:szCs w:val="24"/>
        </w:rPr>
        <w:t>2 litre vody</w:t>
      </w:r>
    </w:p>
    <w:p w14:paraId="747A047B" w14:textId="77777777" w:rsidR="009F289E" w:rsidRDefault="009F289E" w:rsidP="00490F1A">
      <w:pPr>
        <w:spacing w:after="0"/>
        <w:contextualSpacing/>
        <w:rPr>
          <w:rFonts w:cstheme="minorHAnsi"/>
          <w:b/>
          <w:sz w:val="24"/>
          <w:szCs w:val="24"/>
        </w:rPr>
      </w:pPr>
    </w:p>
    <w:p w14:paraId="7C93D3A2" w14:textId="5588999D" w:rsidR="0079457C" w:rsidRPr="009F289E" w:rsidRDefault="0079457C" w:rsidP="00490F1A">
      <w:pPr>
        <w:spacing w:after="0"/>
        <w:contextualSpacing/>
        <w:rPr>
          <w:rFonts w:cstheme="minorHAnsi"/>
          <w:b/>
          <w:sz w:val="24"/>
          <w:szCs w:val="24"/>
        </w:rPr>
      </w:pPr>
      <w:r w:rsidRPr="009F289E">
        <w:rPr>
          <w:rFonts w:cstheme="minorHAnsi"/>
          <w:b/>
          <w:sz w:val="24"/>
          <w:szCs w:val="24"/>
        </w:rPr>
        <w:t>Postup:</w:t>
      </w:r>
    </w:p>
    <w:p w14:paraId="4E2ADA0C" w14:textId="23D92683" w:rsidR="000D7B51" w:rsidRPr="00490F1A" w:rsidRDefault="000D7B51" w:rsidP="00490F1A">
      <w:pPr>
        <w:spacing w:after="0"/>
        <w:contextualSpacing/>
        <w:rPr>
          <w:rFonts w:cstheme="minorHAnsi"/>
          <w:sz w:val="24"/>
          <w:szCs w:val="24"/>
        </w:rPr>
      </w:pPr>
      <w:r w:rsidRPr="00490F1A">
        <w:rPr>
          <w:rFonts w:cstheme="minorHAnsi"/>
          <w:sz w:val="24"/>
          <w:szCs w:val="24"/>
        </w:rPr>
        <w:t>Očist</w:t>
      </w:r>
      <w:r w:rsidR="00F066C0">
        <w:rPr>
          <w:rFonts w:cstheme="minorHAnsi"/>
          <w:sz w:val="24"/>
          <w:szCs w:val="24"/>
        </w:rPr>
        <w:t>it</w:t>
      </w:r>
      <w:r w:rsidRPr="00490F1A">
        <w:rPr>
          <w:rFonts w:cstheme="minorHAnsi"/>
          <w:sz w:val="24"/>
          <w:szCs w:val="24"/>
        </w:rPr>
        <w:t>e  zeleninu a nakrája</w:t>
      </w:r>
      <w:r w:rsidR="00F066C0">
        <w:rPr>
          <w:rFonts w:cstheme="minorHAnsi"/>
          <w:sz w:val="24"/>
          <w:szCs w:val="24"/>
        </w:rPr>
        <w:t>jt</w:t>
      </w:r>
      <w:r w:rsidRPr="00490F1A">
        <w:rPr>
          <w:rFonts w:cstheme="minorHAnsi"/>
          <w:sz w:val="24"/>
          <w:szCs w:val="24"/>
        </w:rPr>
        <w:t xml:space="preserve">e na väčšie kúsky, aby sa </w:t>
      </w:r>
      <w:r w:rsidR="00F066C0">
        <w:rPr>
          <w:rFonts w:cstheme="minorHAnsi"/>
          <w:sz w:val="24"/>
          <w:szCs w:val="24"/>
        </w:rPr>
        <w:t>v</w:t>
      </w:r>
      <w:r w:rsidRPr="00490F1A">
        <w:rPr>
          <w:rFonts w:cstheme="minorHAnsi"/>
          <w:sz w:val="24"/>
          <w:szCs w:val="24"/>
        </w:rPr>
        <w:t>ám na konci dobre vyberali.</w:t>
      </w:r>
    </w:p>
    <w:p w14:paraId="5CFBE349" w14:textId="12E215E3" w:rsidR="0079457C" w:rsidRPr="00490F1A" w:rsidRDefault="002C68AD" w:rsidP="00490F1A">
      <w:pPr>
        <w:spacing w:after="0"/>
        <w:contextualSpacing/>
        <w:rPr>
          <w:rFonts w:cstheme="minorHAnsi"/>
          <w:sz w:val="24"/>
          <w:szCs w:val="24"/>
        </w:rPr>
      </w:pPr>
      <w:r w:rsidRPr="00490F1A">
        <w:rPr>
          <w:rFonts w:cstheme="minorHAnsi"/>
          <w:sz w:val="24"/>
          <w:szCs w:val="24"/>
        </w:rPr>
        <w:t>Žihľavu</w:t>
      </w:r>
      <w:r w:rsidR="0079457C" w:rsidRPr="00490F1A">
        <w:rPr>
          <w:rFonts w:cstheme="minorHAnsi"/>
          <w:sz w:val="24"/>
          <w:szCs w:val="24"/>
        </w:rPr>
        <w:t xml:space="preserve"> zviaž</w:t>
      </w:r>
      <w:r w:rsidR="00F066C0">
        <w:rPr>
          <w:rFonts w:cstheme="minorHAnsi"/>
          <w:sz w:val="24"/>
          <w:szCs w:val="24"/>
        </w:rPr>
        <w:t>t</w:t>
      </w:r>
      <w:r w:rsidR="0079457C" w:rsidRPr="00490F1A">
        <w:rPr>
          <w:rFonts w:cstheme="minorHAnsi"/>
          <w:sz w:val="24"/>
          <w:szCs w:val="24"/>
        </w:rPr>
        <w:t>e niťou do zväzku</w:t>
      </w:r>
      <w:r w:rsidR="006908E9" w:rsidRPr="00490F1A">
        <w:rPr>
          <w:rFonts w:cstheme="minorHAnsi"/>
          <w:sz w:val="24"/>
          <w:szCs w:val="24"/>
        </w:rPr>
        <w:t xml:space="preserve"> – </w:t>
      </w:r>
      <w:r w:rsidR="004177AD" w:rsidRPr="00490F1A">
        <w:rPr>
          <w:rFonts w:cstheme="minorHAnsi"/>
          <w:sz w:val="24"/>
          <w:szCs w:val="24"/>
        </w:rPr>
        <w:t>kytičky</w:t>
      </w:r>
      <w:r w:rsidR="0079457C" w:rsidRPr="00490F1A">
        <w:rPr>
          <w:rFonts w:cstheme="minorHAnsi"/>
          <w:sz w:val="24"/>
          <w:szCs w:val="24"/>
        </w:rPr>
        <w:t xml:space="preserve"> </w:t>
      </w:r>
      <w:r w:rsidR="006908E9" w:rsidRPr="00490F1A">
        <w:rPr>
          <w:rFonts w:cstheme="minorHAnsi"/>
          <w:sz w:val="24"/>
          <w:szCs w:val="24"/>
        </w:rPr>
        <w:t xml:space="preserve">– </w:t>
      </w:r>
      <w:r w:rsidR="0079457C" w:rsidRPr="00490F1A">
        <w:rPr>
          <w:rFonts w:cstheme="minorHAnsi"/>
          <w:sz w:val="24"/>
          <w:szCs w:val="24"/>
        </w:rPr>
        <w:t>a spolu so všetkými ostatnými ingredienciami vlož</w:t>
      </w:r>
      <w:r w:rsidR="00F066C0">
        <w:rPr>
          <w:rFonts w:cstheme="minorHAnsi"/>
          <w:sz w:val="24"/>
          <w:szCs w:val="24"/>
        </w:rPr>
        <w:t>t</w:t>
      </w:r>
      <w:r w:rsidR="0079457C" w:rsidRPr="00490F1A">
        <w:rPr>
          <w:rFonts w:cstheme="minorHAnsi"/>
          <w:sz w:val="24"/>
          <w:szCs w:val="24"/>
        </w:rPr>
        <w:t xml:space="preserve">e do hrnca. </w:t>
      </w:r>
    </w:p>
    <w:p w14:paraId="464B5B0F" w14:textId="4533D07E" w:rsidR="0079457C" w:rsidRPr="00490F1A" w:rsidRDefault="0079457C" w:rsidP="00490F1A">
      <w:pPr>
        <w:spacing w:after="0"/>
        <w:contextualSpacing/>
        <w:rPr>
          <w:rFonts w:cstheme="minorHAnsi"/>
          <w:sz w:val="24"/>
          <w:szCs w:val="24"/>
        </w:rPr>
      </w:pPr>
      <w:r w:rsidRPr="00490F1A">
        <w:rPr>
          <w:rFonts w:cstheme="minorHAnsi"/>
          <w:sz w:val="24"/>
          <w:szCs w:val="24"/>
        </w:rPr>
        <w:t>Zalej</w:t>
      </w:r>
      <w:r w:rsidR="00F066C0">
        <w:rPr>
          <w:rFonts w:cstheme="minorHAnsi"/>
          <w:sz w:val="24"/>
          <w:szCs w:val="24"/>
        </w:rPr>
        <w:t>t</w:t>
      </w:r>
      <w:r w:rsidRPr="00490F1A">
        <w:rPr>
          <w:rFonts w:cstheme="minorHAnsi"/>
          <w:sz w:val="24"/>
          <w:szCs w:val="24"/>
        </w:rPr>
        <w:t>e vodou</w:t>
      </w:r>
      <w:r w:rsidR="000D7B51" w:rsidRPr="00490F1A">
        <w:rPr>
          <w:rFonts w:cstheme="minorHAnsi"/>
          <w:sz w:val="24"/>
          <w:szCs w:val="24"/>
        </w:rPr>
        <w:t>, prid</w:t>
      </w:r>
      <w:r w:rsidR="00F066C0">
        <w:rPr>
          <w:rFonts w:cstheme="minorHAnsi"/>
          <w:sz w:val="24"/>
          <w:szCs w:val="24"/>
        </w:rPr>
        <w:t>ajt</w:t>
      </w:r>
      <w:r w:rsidR="000D7B51" w:rsidRPr="00490F1A">
        <w:rPr>
          <w:rFonts w:cstheme="minorHAnsi"/>
          <w:sz w:val="24"/>
          <w:szCs w:val="24"/>
        </w:rPr>
        <w:t>e bujón a var</w:t>
      </w:r>
      <w:r w:rsidR="00F066C0">
        <w:rPr>
          <w:rFonts w:cstheme="minorHAnsi"/>
          <w:sz w:val="24"/>
          <w:szCs w:val="24"/>
        </w:rPr>
        <w:t>t</w:t>
      </w:r>
      <w:r w:rsidR="000D7B51" w:rsidRPr="00490F1A">
        <w:rPr>
          <w:rFonts w:cstheme="minorHAnsi"/>
          <w:sz w:val="24"/>
          <w:szCs w:val="24"/>
        </w:rPr>
        <w:t xml:space="preserve">e, kým zelenina nie je mäkká. </w:t>
      </w:r>
      <w:r w:rsidR="004177AD" w:rsidRPr="00490F1A">
        <w:rPr>
          <w:rFonts w:cstheme="minorHAnsi"/>
          <w:sz w:val="24"/>
          <w:szCs w:val="24"/>
        </w:rPr>
        <w:t>Väčšinou stačí</w:t>
      </w:r>
      <w:r w:rsidR="000D7B51" w:rsidRPr="00490F1A">
        <w:rPr>
          <w:rFonts w:cstheme="minorHAnsi"/>
          <w:sz w:val="24"/>
          <w:szCs w:val="24"/>
        </w:rPr>
        <w:t xml:space="preserve"> 20 minút, </w:t>
      </w:r>
      <w:r w:rsidR="004177AD" w:rsidRPr="00490F1A">
        <w:rPr>
          <w:rFonts w:cstheme="minorHAnsi"/>
          <w:sz w:val="24"/>
          <w:szCs w:val="24"/>
        </w:rPr>
        <w:t>zelenina je vtedy jemne chrumkavá.</w:t>
      </w:r>
    </w:p>
    <w:p w14:paraId="53F12BBC" w14:textId="35BFFBBC" w:rsidR="000D7B51" w:rsidRPr="00490F1A" w:rsidRDefault="000D7B51" w:rsidP="00490F1A">
      <w:pPr>
        <w:spacing w:after="0"/>
        <w:contextualSpacing/>
        <w:rPr>
          <w:rFonts w:cstheme="minorHAnsi"/>
          <w:sz w:val="24"/>
          <w:szCs w:val="24"/>
        </w:rPr>
      </w:pPr>
      <w:r w:rsidRPr="00490F1A">
        <w:rPr>
          <w:rFonts w:cstheme="minorHAnsi"/>
          <w:sz w:val="24"/>
          <w:szCs w:val="24"/>
        </w:rPr>
        <w:t>Potom už iba žihľavu vyber</w:t>
      </w:r>
      <w:r w:rsidR="00F066C0">
        <w:rPr>
          <w:rFonts w:cstheme="minorHAnsi"/>
          <w:sz w:val="24"/>
          <w:szCs w:val="24"/>
        </w:rPr>
        <w:t>t</w:t>
      </w:r>
      <w:r w:rsidRPr="00490F1A">
        <w:rPr>
          <w:rFonts w:cstheme="minorHAnsi"/>
          <w:sz w:val="24"/>
          <w:szCs w:val="24"/>
        </w:rPr>
        <w:t>e, polievku sce</w:t>
      </w:r>
      <w:r w:rsidR="00F066C0">
        <w:rPr>
          <w:rFonts w:cstheme="minorHAnsi"/>
          <w:sz w:val="24"/>
          <w:szCs w:val="24"/>
        </w:rPr>
        <w:t>ďt</w:t>
      </w:r>
      <w:r w:rsidRPr="00490F1A">
        <w:rPr>
          <w:rFonts w:cstheme="minorHAnsi"/>
          <w:sz w:val="24"/>
          <w:szCs w:val="24"/>
        </w:rPr>
        <w:t>e cez sito, zeleninu vrá</w:t>
      </w:r>
      <w:r w:rsidR="00F066C0">
        <w:rPr>
          <w:rFonts w:cstheme="minorHAnsi"/>
          <w:sz w:val="24"/>
          <w:szCs w:val="24"/>
        </w:rPr>
        <w:t>ťt</w:t>
      </w:r>
      <w:r w:rsidRPr="00490F1A">
        <w:rPr>
          <w:rFonts w:cstheme="minorHAnsi"/>
          <w:sz w:val="24"/>
          <w:szCs w:val="24"/>
        </w:rPr>
        <w:t>e späť do polievky. Hotovo!</w:t>
      </w:r>
    </w:p>
    <w:p w14:paraId="6627AA9B" w14:textId="79A4D84D" w:rsidR="000D7B51" w:rsidRPr="00490F1A" w:rsidRDefault="000D7B51" w:rsidP="00490F1A">
      <w:pPr>
        <w:spacing w:after="0"/>
        <w:contextualSpacing/>
        <w:rPr>
          <w:rFonts w:cstheme="minorHAnsi"/>
          <w:sz w:val="24"/>
          <w:szCs w:val="24"/>
        </w:rPr>
      </w:pPr>
      <w:r w:rsidRPr="00490F1A">
        <w:rPr>
          <w:rFonts w:cstheme="minorHAnsi"/>
          <w:sz w:val="24"/>
          <w:szCs w:val="24"/>
        </w:rPr>
        <w:t xml:space="preserve">Deti si </w:t>
      </w:r>
      <w:r w:rsidR="00AC6453" w:rsidRPr="00490F1A">
        <w:rPr>
          <w:rFonts w:cstheme="minorHAnsi"/>
          <w:sz w:val="24"/>
          <w:szCs w:val="24"/>
        </w:rPr>
        <w:t xml:space="preserve">do nej </w:t>
      </w:r>
      <w:r w:rsidRPr="00490F1A">
        <w:rPr>
          <w:rFonts w:cstheme="minorHAnsi"/>
          <w:sz w:val="24"/>
          <w:szCs w:val="24"/>
        </w:rPr>
        <w:t>rad</w:t>
      </w:r>
      <w:r w:rsidR="00AC6453" w:rsidRPr="00490F1A">
        <w:rPr>
          <w:rFonts w:cstheme="minorHAnsi"/>
          <w:sz w:val="24"/>
          <w:szCs w:val="24"/>
        </w:rPr>
        <w:t>y</w:t>
      </w:r>
      <w:r w:rsidRPr="00490F1A">
        <w:rPr>
          <w:rFonts w:cstheme="minorHAnsi"/>
          <w:sz w:val="24"/>
          <w:szCs w:val="24"/>
        </w:rPr>
        <w:t xml:space="preserve"> dávajú ryžové </w:t>
      </w:r>
      <w:r w:rsidR="004177AD" w:rsidRPr="00490F1A">
        <w:rPr>
          <w:rFonts w:cstheme="minorHAnsi"/>
          <w:sz w:val="24"/>
          <w:szCs w:val="24"/>
        </w:rPr>
        <w:t xml:space="preserve">rezance, ozdobiť </w:t>
      </w:r>
      <w:r w:rsidR="002C68AD" w:rsidRPr="00490F1A">
        <w:rPr>
          <w:rFonts w:cstheme="minorHAnsi"/>
          <w:sz w:val="24"/>
          <w:szCs w:val="24"/>
        </w:rPr>
        <w:t xml:space="preserve">ju </w:t>
      </w:r>
      <w:r w:rsidR="004177AD" w:rsidRPr="00490F1A">
        <w:rPr>
          <w:rFonts w:cstheme="minorHAnsi"/>
          <w:sz w:val="24"/>
          <w:szCs w:val="24"/>
        </w:rPr>
        <w:t>môžete čerstvými nasekanými bylinkami</w:t>
      </w:r>
      <w:r w:rsidRPr="00490F1A">
        <w:rPr>
          <w:rFonts w:cstheme="minorHAnsi"/>
          <w:sz w:val="24"/>
          <w:szCs w:val="24"/>
        </w:rPr>
        <w:t xml:space="preserve">. </w:t>
      </w:r>
    </w:p>
    <w:p w14:paraId="063E043A" w14:textId="77777777" w:rsidR="009F289E" w:rsidRDefault="009F289E" w:rsidP="00490F1A">
      <w:pPr>
        <w:spacing w:after="0"/>
        <w:contextualSpacing/>
        <w:rPr>
          <w:rFonts w:cstheme="minorHAnsi"/>
          <w:b/>
          <w:sz w:val="24"/>
          <w:szCs w:val="24"/>
        </w:rPr>
      </w:pPr>
    </w:p>
    <w:p w14:paraId="26113E60" w14:textId="475AECDF" w:rsidR="004177AD" w:rsidRPr="00490F1A" w:rsidRDefault="004177AD" w:rsidP="00490F1A">
      <w:pPr>
        <w:spacing w:after="0"/>
        <w:contextualSpacing/>
        <w:rPr>
          <w:rFonts w:cstheme="minorHAnsi"/>
          <w:b/>
          <w:sz w:val="24"/>
          <w:szCs w:val="24"/>
        </w:rPr>
      </w:pPr>
      <w:r w:rsidRPr="009F289E">
        <w:rPr>
          <w:rFonts w:cstheme="minorHAnsi"/>
          <w:b/>
          <w:sz w:val="24"/>
          <w:szCs w:val="24"/>
          <w:highlight w:val="magenta"/>
        </w:rPr>
        <w:t xml:space="preserve">Žihľavové </w:t>
      </w:r>
      <w:proofErr w:type="spellStart"/>
      <w:r w:rsidRPr="009F289E">
        <w:rPr>
          <w:rFonts w:cstheme="minorHAnsi"/>
          <w:b/>
          <w:sz w:val="24"/>
          <w:szCs w:val="24"/>
          <w:highlight w:val="magenta"/>
        </w:rPr>
        <w:t>tortily</w:t>
      </w:r>
      <w:proofErr w:type="spellEnd"/>
      <w:r w:rsidRPr="009F289E">
        <w:rPr>
          <w:rFonts w:cstheme="minorHAnsi"/>
          <w:b/>
          <w:sz w:val="24"/>
          <w:szCs w:val="24"/>
          <w:highlight w:val="magenta"/>
        </w:rPr>
        <w:t xml:space="preserve"> s kešu </w:t>
      </w:r>
      <w:proofErr w:type="spellStart"/>
      <w:r w:rsidRPr="009F289E">
        <w:rPr>
          <w:rFonts w:cstheme="minorHAnsi"/>
          <w:b/>
          <w:sz w:val="24"/>
          <w:szCs w:val="24"/>
          <w:highlight w:val="magenta"/>
        </w:rPr>
        <w:t>dipom</w:t>
      </w:r>
      <w:proofErr w:type="spellEnd"/>
      <w:r w:rsidRPr="00490F1A">
        <w:rPr>
          <w:rFonts w:cstheme="minorHAnsi"/>
          <w:b/>
          <w:sz w:val="24"/>
          <w:szCs w:val="24"/>
        </w:rPr>
        <w:t xml:space="preserve"> </w:t>
      </w:r>
    </w:p>
    <w:p w14:paraId="7E92AC15" w14:textId="2C1A5558" w:rsidR="004177AD" w:rsidRPr="00490F1A" w:rsidRDefault="002C68AD" w:rsidP="00490F1A">
      <w:pPr>
        <w:spacing w:after="0"/>
        <w:contextualSpacing/>
        <w:rPr>
          <w:rFonts w:cstheme="minorHAnsi"/>
          <w:sz w:val="24"/>
          <w:szCs w:val="24"/>
        </w:rPr>
      </w:pPr>
      <w:r w:rsidRPr="00490F1A">
        <w:rPr>
          <w:rFonts w:cstheme="minorHAnsi"/>
          <w:sz w:val="24"/>
          <w:szCs w:val="24"/>
        </w:rPr>
        <w:t xml:space="preserve">Jednoduché </w:t>
      </w:r>
      <w:proofErr w:type="spellStart"/>
      <w:r w:rsidRPr="00490F1A">
        <w:rPr>
          <w:rFonts w:cstheme="minorHAnsi"/>
          <w:sz w:val="24"/>
          <w:szCs w:val="24"/>
        </w:rPr>
        <w:t>wrapy</w:t>
      </w:r>
      <w:proofErr w:type="spellEnd"/>
      <w:r w:rsidR="00D1656C" w:rsidRPr="00490F1A">
        <w:rPr>
          <w:rFonts w:cstheme="minorHAnsi"/>
          <w:sz w:val="24"/>
          <w:szCs w:val="24"/>
        </w:rPr>
        <w:t>,</w:t>
      </w:r>
      <w:r w:rsidR="004177AD" w:rsidRPr="00490F1A">
        <w:rPr>
          <w:rFonts w:cstheme="minorHAnsi"/>
          <w:sz w:val="24"/>
          <w:szCs w:val="24"/>
        </w:rPr>
        <w:t xml:space="preserve"> do ktorých si môžete zabaliť všetko</w:t>
      </w:r>
      <w:r w:rsidR="00D1656C" w:rsidRPr="00490F1A">
        <w:rPr>
          <w:rFonts w:cstheme="minorHAnsi"/>
          <w:sz w:val="24"/>
          <w:szCs w:val="24"/>
        </w:rPr>
        <w:t>,</w:t>
      </w:r>
      <w:r w:rsidR="004177AD" w:rsidRPr="00490F1A">
        <w:rPr>
          <w:rFonts w:cstheme="minorHAnsi"/>
          <w:sz w:val="24"/>
          <w:szCs w:val="24"/>
        </w:rPr>
        <w:t xml:space="preserve"> čo len chcete. Vynikajúca je napríklad chrumkavá zelenina ako mrkva v kombinácii s kukuricou. Vnútro si</w:t>
      </w:r>
      <w:r w:rsidR="00D1656C" w:rsidRPr="00490F1A">
        <w:rPr>
          <w:rFonts w:cstheme="minorHAnsi"/>
          <w:sz w:val="24"/>
          <w:szCs w:val="24"/>
        </w:rPr>
        <w:t>,</w:t>
      </w:r>
      <w:r w:rsidR="004177AD" w:rsidRPr="00490F1A">
        <w:rPr>
          <w:rFonts w:cstheme="minorHAnsi"/>
          <w:sz w:val="24"/>
          <w:szCs w:val="24"/>
        </w:rPr>
        <w:t xml:space="preserve"> samozrejme</w:t>
      </w:r>
      <w:r w:rsidR="00D1656C" w:rsidRPr="00490F1A">
        <w:rPr>
          <w:rFonts w:cstheme="minorHAnsi"/>
          <w:sz w:val="24"/>
          <w:szCs w:val="24"/>
        </w:rPr>
        <w:t>,</w:t>
      </w:r>
      <w:r w:rsidR="004177AD" w:rsidRPr="00490F1A">
        <w:rPr>
          <w:rFonts w:cstheme="minorHAnsi"/>
          <w:sz w:val="24"/>
          <w:szCs w:val="24"/>
        </w:rPr>
        <w:t xml:space="preserve"> naplníte podľa </w:t>
      </w:r>
      <w:r w:rsidRPr="00490F1A">
        <w:rPr>
          <w:rFonts w:cstheme="minorHAnsi"/>
          <w:sz w:val="24"/>
          <w:szCs w:val="24"/>
        </w:rPr>
        <w:t>vlastnej chuti</w:t>
      </w:r>
      <w:r w:rsidR="00D1656C" w:rsidRPr="00490F1A">
        <w:rPr>
          <w:rFonts w:cstheme="minorHAnsi"/>
          <w:sz w:val="24"/>
          <w:szCs w:val="24"/>
        </w:rPr>
        <w:t>,</w:t>
      </w:r>
      <w:r w:rsidRPr="00490F1A">
        <w:rPr>
          <w:rFonts w:cstheme="minorHAnsi"/>
          <w:sz w:val="24"/>
          <w:szCs w:val="24"/>
        </w:rPr>
        <w:t xml:space="preserve"> ale skúste sladko</w:t>
      </w:r>
      <w:r w:rsidR="004177AD" w:rsidRPr="00490F1A">
        <w:rPr>
          <w:rFonts w:cstheme="minorHAnsi"/>
          <w:sz w:val="24"/>
          <w:szCs w:val="24"/>
        </w:rPr>
        <w:t xml:space="preserve">kyslý </w:t>
      </w:r>
      <w:proofErr w:type="spellStart"/>
      <w:r w:rsidR="004177AD" w:rsidRPr="00490F1A">
        <w:rPr>
          <w:rFonts w:cstheme="minorHAnsi"/>
          <w:sz w:val="24"/>
          <w:szCs w:val="24"/>
        </w:rPr>
        <w:t>dip</w:t>
      </w:r>
      <w:proofErr w:type="spellEnd"/>
      <w:r w:rsidR="004177AD" w:rsidRPr="00490F1A">
        <w:rPr>
          <w:rFonts w:cstheme="minorHAnsi"/>
          <w:sz w:val="24"/>
          <w:szCs w:val="24"/>
        </w:rPr>
        <w:t xml:space="preserve"> </w:t>
      </w:r>
      <w:r w:rsidR="00F66420" w:rsidRPr="00490F1A">
        <w:rPr>
          <w:rFonts w:cstheme="minorHAnsi"/>
          <w:sz w:val="24"/>
          <w:szCs w:val="24"/>
        </w:rPr>
        <w:t>z</w:t>
      </w:r>
      <w:r w:rsidR="004177AD" w:rsidRPr="00490F1A">
        <w:rPr>
          <w:rFonts w:cstheme="minorHAnsi"/>
          <w:sz w:val="24"/>
          <w:szCs w:val="24"/>
        </w:rPr>
        <w:t> kešu orieškov.</w:t>
      </w:r>
      <w:r w:rsidRPr="00490F1A">
        <w:rPr>
          <w:rFonts w:cstheme="minorHAnsi"/>
          <w:sz w:val="24"/>
          <w:szCs w:val="24"/>
        </w:rPr>
        <w:t xml:space="preserve"> Je dosť výrazný, ale v </w:t>
      </w:r>
      <w:proofErr w:type="spellStart"/>
      <w:r w:rsidRPr="00490F1A">
        <w:rPr>
          <w:rFonts w:cstheme="minorHAnsi"/>
          <w:sz w:val="24"/>
          <w:szCs w:val="24"/>
        </w:rPr>
        <w:t>tortil</w:t>
      </w:r>
      <w:r w:rsidR="004177AD" w:rsidRPr="00490F1A">
        <w:rPr>
          <w:rFonts w:cstheme="minorHAnsi"/>
          <w:sz w:val="24"/>
          <w:szCs w:val="24"/>
        </w:rPr>
        <w:t>e</w:t>
      </w:r>
      <w:proofErr w:type="spellEnd"/>
      <w:r w:rsidR="00F66420" w:rsidRPr="00490F1A">
        <w:rPr>
          <w:rFonts w:cstheme="minorHAnsi"/>
          <w:sz w:val="24"/>
          <w:szCs w:val="24"/>
        </w:rPr>
        <w:t>,</w:t>
      </w:r>
      <w:r w:rsidR="004177AD" w:rsidRPr="00490F1A">
        <w:rPr>
          <w:rFonts w:cstheme="minorHAnsi"/>
          <w:sz w:val="24"/>
          <w:szCs w:val="24"/>
        </w:rPr>
        <w:t xml:space="preserve"> keď sa spojí </w:t>
      </w:r>
      <w:r w:rsidR="00F66420" w:rsidRPr="00490F1A">
        <w:rPr>
          <w:rFonts w:cstheme="minorHAnsi"/>
          <w:sz w:val="24"/>
          <w:szCs w:val="24"/>
        </w:rPr>
        <w:t>s</w:t>
      </w:r>
      <w:r w:rsidR="004177AD" w:rsidRPr="00490F1A">
        <w:rPr>
          <w:rFonts w:cstheme="minorHAnsi"/>
          <w:sz w:val="24"/>
          <w:szCs w:val="24"/>
        </w:rPr>
        <w:t xml:space="preserve">o zeleninou, je úspech zaručený.  </w:t>
      </w:r>
    </w:p>
    <w:p w14:paraId="652EF19F" w14:textId="77777777" w:rsidR="0054689F" w:rsidRDefault="0054689F" w:rsidP="00490F1A">
      <w:pPr>
        <w:spacing w:after="0"/>
        <w:contextualSpacing/>
        <w:rPr>
          <w:rFonts w:cstheme="minorHAnsi"/>
          <w:sz w:val="24"/>
          <w:szCs w:val="24"/>
        </w:rPr>
      </w:pPr>
    </w:p>
    <w:p w14:paraId="5BE09F35" w14:textId="799BB300" w:rsidR="004177AD" w:rsidRPr="00490F1A" w:rsidRDefault="004177AD" w:rsidP="00490F1A">
      <w:pPr>
        <w:spacing w:after="0"/>
        <w:contextualSpacing/>
        <w:rPr>
          <w:rFonts w:cstheme="minorHAnsi"/>
          <w:sz w:val="24"/>
          <w:szCs w:val="24"/>
        </w:rPr>
      </w:pPr>
      <w:r w:rsidRPr="00490F1A">
        <w:rPr>
          <w:rFonts w:cstheme="minorHAnsi"/>
          <w:sz w:val="24"/>
          <w:szCs w:val="24"/>
        </w:rPr>
        <w:t xml:space="preserve">Je to ideálna zdravá alternatíva desiatových chlebíkov na cesty či deťom na výlety. Alebo s letným šalátom </w:t>
      </w:r>
      <w:r w:rsidR="00F66420" w:rsidRPr="00490F1A">
        <w:rPr>
          <w:rFonts w:cstheme="minorHAnsi"/>
          <w:sz w:val="24"/>
          <w:szCs w:val="24"/>
        </w:rPr>
        <w:t xml:space="preserve">ako </w:t>
      </w:r>
      <w:r w:rsidRPr="00490F1A">
        <w:rPr>
          <w:rFonts w:cstheme="minorHAnsi"/>
          <w:sz w:val="24"/>
          <w:szCs w:val="24"/>
        </w:rPr>
        <w:t xml:space="preserve">zdravý ľahký obed. </w:t>
      </w:r>
    </w:p>
    <w:p w14:paraId="374EACED" w14:textId="77777777" w:rsidR="0054689F" w:rsidRDefault="0054689F" w:rsidP="00490F1A">
      <w:pPr>
        <w:spacing w:after="0"/>
        <w:contextualSpacing/>
        <w:rPr>
          <w:rFonts w:cstheme="minorHAnsi"/>
          <w:sz w:val="24"/>
          <w:szCs w:val="24"/>
        </w:rPr>
      </w:pPr>
    </w:p>
    <w:p w14:paraId="53489E94" w14:textId="6F71BE3A" w:rsidR="004177AD" w:rsidRPr="0054689F" w:rsidRDefault="0054689F" w:rsidP="00490F1A">
      <w:pPr>
        <w:spacing w:after="0"/>
        <w:contextualSpacing/>
        <w:rPr>
          <w:rFonts w:cstheme="minorHAnsi"/>
          <w:b/>
          <w:sz w:val="24"/>
          <w:szCs w:val="24"/>
        </w:rPr>
      </w:pPr>
      <w:r w:rsidRPr="0054689F">
        <w:rPr>
          <w:rFonts w:cstheme="minorHAnsi"/>
          <w:b/>
          <w:sz w:val="24"/>
          <w:szCs w:val="24"/>
        </w:rPr>
        <w:t xml:space="preserve">Na </w:t>
      </w:r>
      <w:proofErr w:type="spellStart"/>
      <w:r w:rsidRPr="0054689F">
        <w:rPr>
          <w:rFonts w:cstheme="minorHAnsi"/>
          <w:b/>
          <w:sz w:val="24"/>
          <w:szCs w:val="24"/>
        </w:rPr>
        <w:t>tortily</w:t>
      </w:r>
      <w:proofErr w:type="spellEnd"/>
      <w:r w:rsidRPr="0054689F">
        <w:rPr>
          <w:rFonts w:cstheme="minorHAnsi"/>
          <w:b/>
          <w:sz w:val="24"/>
          <w:szCs w:val="24"/>
        </w:rPr>
        <w:t xml:space="preserve"> </w:t>
      </w:r>
      <w:r>
        <w:rPr>
          <w:rFonts w:cstheme="minorHAnsi"/>
          <w:b/>
          <w:sz w:val="24"/>
          <w:szCs w:val="24"/>
        </w:rPr>
        <w:t>p</w:t>
      </w:r>
      <w:r w:rsidRPr="0054689F">
        <w:rPr>
          <w:rFonts w:cstheme="minorHAnsi"/>
          <w:b/>
          <w:sz w:val="24"/>
          <w:szCs w:val="24"/>
        </w:rPr>
        <w:t>otrebujete:</w:t>
      </w:r>
    </w:p>
    <w:p w14:paraId="23F863F1" w14:textId="4F08DCD7" w:rsidR="004177AD" w:rsidRPr="00490F1A" w:rsidRDefault="004177AD" w:rsidP="00490F1A">
      <w:pPr>
        <w:spacing w:after="0"/>
        <w:contextualSpacing/>
        <w:rPr>
          <w:rFonts w:cstheme="minorHAnsi"/>
          <w:sz w:val="24"/>
          <w:szCs w:val="24"/>
        </w:rPr>
      </w:pPr>
      <w:r w:rsidRPr="00490F1A">
        <w:rPr>
          <w:rFonts w:cstheme="minorHAnsi"/>
          <w:sz w:val="24"/>
          <w:szCs w:val="24"/>
        </w:rPr>
        <w:t>4 šálky múky (použila som mix hladkej</w:t>
      </w:r>
      <w:r w:rsidR="00F66420" w:rsidRPr="00490F1A">
        <w:rPr>
          <w:rFonts w:cstheme="minorHAnsi"/>
          <w:sz w:val="24"/>
          <w:szCs w:val="24"/>
        </w:rPr>
        <w:t>,</w:t>
      </w:r>
      <w:r w:rsidRPr="00490F1A">
        <w:rPr>
          <w:rFonts w:cstheme="minorHAnsi"/>
          <w:sz w:val="24"/>
          <w:szCs w:val="24"/>
        </w:rPr>
        <w:t xml:space="preserve"> </w:t>
      </w:r>
      <w:proofErr w:type="spellStart"/>
      <w:r w:rsidRPr="00490F1A">
        <w:rPr>
          <w:rFonts w:cstheme="minorHAnsi"/>
          <w:sz w:val="24"/>
          <w:szCs w:val="24"/>
        </w:rPr>
        <w:t>špaldovej</w:t>
      </w:r>
      <w:proofErr w:type="spellEnd"/>
      <w:r w:rsidRPr="00490F1A">
        <w:rPr>
          <w:rFonts w:cstheme="minorHAnsi"/>
          <w:sz w:val="24"/>
          <w:szCs w:val="24"/>
        </w:rPr>
        <w:t xml:space="preserve"> a ražnej)</w:t>
      </w:r>
    </w:p>
    <w:p w14:paraId="0B1ED5AB" w14:textId="77777777" w:rsidR="004177AD" w:rsidRPr="00490F1A" w:rsidRDefault="004177AD" w:rsidP="00490F1A">
      <w:pPr>
        <w:spacing w:after="0"/>
        <w:contextualSpacing/>
        <w:rPr>
          <w:rFonts w:cstheme="minorHAnsi"/>
          <w:sz w:val="24"/>
          <w:szCs w:val="24"/>
        </w:rPr>
      </w:pPr>
      <w:r w:rsidRPr="00490F1A">
        <w:rPr>
          <w:rFonts w:cstheme="minorHAnsi"/>
          <w:sz w:val="24"/>
          <w:szCs w:val="24"/>
        </w:rPr>
        <w:t>1,5 hrnčeka vody</w:t>
      </w:r>
    </w:p>
    <w:p w14:paraId="38F7AEAE" w14:textId="4098389A" w:rsidR="004177AD" w:rsidRPr="00490F1A" w:rsidRDefault="004177AD" w:rsidP="00490F1A">
      <w:pPr>
        <w:spacing w:after="0"/>
        <w:contextualSpacing/>
        <w:rPr>
          <w:rFonts w:cstheme="minorHAnsi"/>
          <w:sz w:val="24"/>
          <w:szCs w:val="24"/>
        </w:rPr>
      </w:pPr>
      <w:r w:rsidRPr="00490F1A">
        <w:rPr>
          <w:rFonts w:cstheme="minorHAnsi"/>
          <w:sz w:val="24"/>
          <w:szCs w:val="24"/>
        </w:rPr>
        <w:t>2 PL olivov</w:t>
      </w:r>
      <w:r w:rsidR="00F66420" w:rsidRPr="00490F1A">
        <w:rPr>
          <w:rFonts w:cstheme="minorHAnsi"/>
          <w:sz w:val="24"/>
          <w:szCs w:val="24"/>
        </w:rPr>
        <w:t>ého</w:t>
      </w:r>
      <w:r w:rsidRPr="00490F1A">
        <w:rPr>
          <w:rFonts w:cstheme="minorHAnsi"/>
          <w:sz w:val="24"/>
          <w:szCs w:val="24"/>
        </w:rPr>
        <w:t xml:space="preserve"> olej</w:t>
      </w:r>
      <w:r w:rsidR="00F66420" w:rsidRPr="00490F1A">
        <w:rPr>
          <w:rFonts w:cstheme="minorHAnsi"/>
          <w:sz w:val="24"/>
          <w:szCs w:val="24"/>
        </w:rPr>
        <w:t>a</w:t>
      </w:r>
    </w:p>
    <w:p w14:paraId="10F50D79" w14:textId="77777777" w:rsidR="004177AD" w:rsidRPr="00490F1A" w:rsidRDefault="004177AD" w:rsidP="00490F1A">
      <w:pPr>
        <w:spacing w:after="0"/>
        <w:contextualSpacing/>
        <w:rPr>
          <w:rFonts w:cstheme="minorHAnsi"/>
          <w:sz w:val="24"/>
          <w:szCs w:val="24"/>
        </w:rPr>
      </w:pPr>
      <w:r w:rsidRPr="00490F1A">
        <w:rPr>
          <w:rFonts w:cstheme="minorHAnsi"/>
          <w:sz w:val="24"/>
          <w:szCs w:val="24"/>
        </w:rPr>
        <w:t>2 hrste nadrobno nasekanej žihľavy</w:t>
      </w:r>
    </w:p>
    <w:p w14:paraId="2412A0A4" w14:textId="77777777" w:rsidR="004177AD" w:rsidRPr="00490F1A" w:rsidRDefault="004177AD" w:rsidP="00490F1A">
      <w:pPr>
        <w:spacing w:after="0"/>
        <w:contextualSpacing/>
        <w:rPr>
          <w:rFonts w:cstheme="minorHAnsi"/>
          <w:sz w:val="24"/>
          <w:szCs w:val="24"/>
        </w:rPr>
      </w:pPr>
      <w:r w:rsidRPr="00490F1A">
        <w:rPr>
          <w:rFonts w:cstheme="minorHAnsi"/>
          <w:sz w:val="24"/>
          <w:szCs w:val="24"/>
        </w:rPr>
        <w:t>1 lyžičku soli</w:t>
      </w:r>
    </w:p>
    <w:p w14:paraId="79A98A91" w14:textId="505EF2F8" w:rsidR="004177AD" w:rsidRPr="00490F1A" w:rsidRDefault="004177AD" w:rsidP="00490F1A">
      <w:pPr>
        <w:spacing w:after="0"/>
        <w:contextualSpacing/>
        <w:rPr>
          <w:rFonts w:cstheme="minorHAnsi"/>
          <w:sz w:val="24"/>
          <w:szCs w:val="24"/>
        </w:rPr>
      </w:pPr>
      <w:r w:rsidRPr="00490F1A">
        <w:rPr>
          <w:rFonts w:cstheme="minorHAnsi"/>
          <w:sz w:val="24"/>
          <w:szCs w:val="24"/>
        </w:rPr>
        <w:t>2 PL koren</w:t>
      </w:r>
      <w:r w:rsidR="00636275" w:rsidRPr="00490F1A">
        <w:rPr>
          <w:rFonts w:cstheme="minorHAnsi"/>
          <w:sz w:val="24"/>
          <w:szCs w:val="24"/>
        </w:rPr>
        <w:t>ín</w:t>
      </w:r>
      <w:r w:rsidRPr="00490F1A">
        <w:rPr>
          <w:rFonts w:cstheme="minorHAnsi"/>
          <w:sz w:val="24"/>
          <w:szCs w:val="24"/>
        </w:rPr>
        <w:t xml:space="preserve"> (</w:t>
      </w:r>
      <w:proofErr w:type="spellStart"/>
      <w:r w:rsidRPr="00490F1A">
        <w:rPr>
          <w:rFonts w:cstheme="minorHAnsi"/>
          <w:sz w:val="24"/>
          <w:szCs w:val="24"/>
        </w:rPr>
        <w:t>kurkuma</w:t>
      </w:r>
      <w:proofErr w:type="spellEnd"/>
      <w:r w:rsidRPr="00490F1A">
        <w:rPr>
          <w:rFonts w:cstheme="minorHAnsi"/>
          <w:sz w:val="24"/>
          <w:szCs w:val="24"/>
        </w:rPr>
        <w:t xml:space="preserve">, koriander, zázvor, </w:t>
      </w:r>
      <w:r w:rsidR="002C68AD" w:rsidRPr="00490F1A">
        <w:rPr>
          <w:rFonts w:cstheme="minorHAnsi"/>
          <w:sz w:val="24"/>
          <w:szCs w:val="24"/>
        </w:rPr>
        <w:t>čili</w:t>
      </w:r>
      <w:r w:rsidRPr="00490F1A">
        <w:rPr>
          <w:rFonts w:cstheme="minorHAnsi"/>
          <w:sz w:val="24"/>
          <w:szCs w:val="24"/>
        </w:rPr>
        <w:t>, oregano či bazalka)</w:t>
      </w:r>
    </w:p>
    <w:p w14:paraId="7835D874" w14:textId="0356792B" w:rsidR="004177AD" w:rsidRPr="00490F1A" w:rsidRDefault="004177AD" w:rsidP="00490F1A">
      <w:pPr>
        <w:spacing w:after="0"/>
        <w:contextualSpacing/>
        <w:rPr>
          <w:rFonts w:cstheme="minorHAnsi"/>
          <w:sz w:val="24"/>
          <w:szCs w:val="24"/>
        </w:rPr>
      </w:pPr>
      <w:r w:rsidRPr="00490F1A">
        <w:rPr>
          <w:rFonts w:cstheme="minorHAnsi"/>
          <w:sz w:val="24"/>
          <w:szCs w:val="24"/>
        </w:rPr>
        <w:t>2 PL sušen</w:t>
      </w:r>
      <w:r w:rsidR="00636275" w:rsidRPr="00490F1A">
        <w:rPr>
          <w:rFonts w:cstheme="minorHAnsi"/>
          <w:sz w:val="24"/>
          <w:szCs w:val="24"/>
        </w:rPr>
        <w:t>ej</w:t>
      </w:r>
      <w:r w:rsidRPr="00490F1A">
        <w:rPr>
          <w:rFonts w:cstheme="minorHAnsi"/>
          <w:sz w:val="24"/>
          <w:szCs w:val="24"/>
        </w:rPr>
        <w:t xml:space="preserve"> cibuľk</w:t>
      </w:r>
      <w:r w:rsidR="00636275" w:rsidRPr="00490F1A">
        <w:rPr>
          <w:rFonts w:cstheme="minorHAnsi"/>
          <w:sz w:val="24"/>
          <w:szCs w:val="24"/>
        </w:rPr>
        <w:t>y</w:t>
      </w:r>
      <w:r w:rsidRPr="00490F1A">
        <w:rPr>
          <w:rFonts w:cstheme="minorHAnsi"/>
          <w:sz w:val="24"/>
          <w:szCs w:val="24"/>
        </w:rPr>
        <w:t xml:space="preserve"> alebo cesnak</w:t>
      </w:r>
      <w:r w:rsidR="00636275" w:rsidRPr="00490F1A">
        <w:rPr>
          <w:rFonts w:cstheme="minorHAnsi"/>
          <w:sz w:val="24"/>
          <w:szCs w:val="24"/>
        </w:rPr>
        <w:t>u</w:t>
      </w:r>
      <w:r w:rsidRPr="00490F1A">
        <w:rPr>
          <w:rFonts w:cstheme="minorHAnsi"/>
          <w:sz w:val="24"/>
          <w:szCs w:val="24"/>
        </w:rPr>
        <w:t xml:space="preserve"> – voliteľné</w:t>
      </w:r>
    </w:p>
    <w:p w14:paraId="4A2AC71E" w14:textId="77777777" w:rsidR="009F289E" w:rsidRDefault="009F289E" w:rsidP="00490F1A">
      <w:pPr>
        <w:spacing w:after="0"/>
        <w:contextualSpacing/>
        <w:rPr>
          <w:rFonts w:cstheme="minorHAnsi"/>
          <w:sz w:val="24"/>
          <w:szCs w:val="24"/>
        </w:rPr>
      </w:pPr>
    </w:p>
    <w:p w14:paraId="44BDDD0A" w14:textId="1434D70D" w:rsidR="004177AD" w:rsidRPr="009F289E" w:rsidRDefault="004177AD" w:rsidP="00490F1A">
      <w:pPr>
        <w:spacing w:after="0"/>
        <w:contextualSpacing/>
        <w:rPr>
          <w:rFonts w:cstheme="minorHAnsi"/>
          <w:b/>
          <w:sz w:val="24"/>
          <w:szCs w:val="24"/>
        </w:rPr>
      </w:pPr>
      <w:r w:rsidRPr="009F289E">
        <w:rPr>
          <w:rFonts w:cstheme="minorHAnsi"/>
          <w:b/>
          <w:sz w:val="24"/>
          <w:szCs w:val="24"/>
        </w:rPr>
        <w:t>Postup:</w:t>
      </w:r>
    </w:p>
    <w:p w14:paraId="42D5AF0F" w14:textId="42F9E7A2" w:rsidR="004177AD" w:rsidRPr="00490F1A" w:rsidRDefault="004177AD" w:rsidP="00490F1A">
      <w:pPr>
        <w:spacing w:after="0"/>
        <w:contextualSpacing/>
        <w:rPr>
          <w:rFonts w:cstheme="minorHAnsi"/>
          <w:sz w:val="24"/>
          <w:szCs w:val="24"/>
        </w:rPr>
      </w:pPr>
      <w:r w:rsidRPr="00490F1A">
        <w:rPr>
          <w:rFonts w:cstheme="minorHAnsi"/>
          <w:sz w:val="24"/>
          <w:szCs w:val="24"/>
        </w:rPr>
        <w:t>Všetky suroviny vymieša</w:t>
      </w:r>
      <w:r w:rsidR="00F066C0">
        <w:rPr>
          <w:rFonts w:cstheme="minorHAnsi"/>
          <w:sz w:val="24"/>
          <w:szCs w:val="24"/>
        </w:rPr>
        <w:t>jt</w:t>
      </w:r>
      <w:r w:rsidRPr="00490F1A">
        <w:rPr>
          <w:rFonts w:cstheme="minorHAnsi"/>
          <w:sz w:val="24"/>
          <w:szCs w:val="24"/>
        </w:rPr>
        <w:t>e na hladké cesto, ktoré nakrája</w:t>
      </w:r>
      <w:r w:rsidR="00F066C0">
        <w:rPr>
          <w:rFonts w:cstheme="minorHAnsi"/>
          <w:sz w:val="24"/>
          <w:szCs w:val="24"/>
        </w:rPr>
        <w:t>jt</w:t>
      </w:r>
      <w:r w:rsidRPr="00490F1A">
        <w:rPr>
          <w:rFonts w:cstheme="minorHAnsi"/>
          <w:sz w:val="24"/>
          <w:szCs w:val="24"/>
        </w:rPr>
        <w:t>e na 8 častí</w:t>
      </w:r>
      <w:r w:rsidR="00636275" w:rsidRPr="00490F1A">
        <w:rPr>
          <w:rFonts w:cstheme="minorHAnsi"/>
          <w:sz w:val="24"/>
          <w:szCs w:val="24"/>
        </w:rPr>
        <w:t>.</w:t>
      </w:r>
    </w:p>
    <w:p w14:paraId="1AA9B7E8" w14:textId="6611BA68" w:rsidR="004177AD" w:rsidRPr="00490F1A" w:rsidRDefault="004177AD" w:rsidP="00490F1A">
      <w:pPr>
        <w:spacing w:after="0"/>
        <w:contextualSpacing/>
        <w:rPr>
          <w:rFonts w:cstheme="minorHAnsi"/>
          <w:sz w:val="24"/>
          <w:szCs w:val="24"/>
        </w:rPr>
      </w:pPr>
      <w:r w:rsidRPr="00490F1A">
        <w:rPr>
          <w:rFonts w:cstheme="minorHAnsi"/>
          <w:sz w:val="24"/>
          <w:szCs w:val="24"/>
        </w:rPr>
        <w:t>Vytvaruj</w:t>
      </w:r>
      <w:r w:rsidR="00F066C0">
        <w:rPr>
          <w:rFonts w:cstheme="minorHAnsi"/>
          <w:sz w:val="24"/>
          <w:szCs w:val="24"/>
        </w:rPr>
        <w:t>t</w:t>
      </w:r>
      <w:r w:rsidRPr="00490F1A">
        <w:rPr>
          <w:rFonts w:cstheme="minorHAnsi"/>
          <w:sz w:val="24"/>
          <w:szCs w:val="24"/>
        </w:rPr>
        <w:t>e guličky, ktoré rozvaľk</w:t>
      </w:r>
      <w:r w:rsidR="00F066C0">
        <w:rPr>
          <w:rFonts w:cstheme="minorHAnsi"/>
          <w:sz w:val="24"/>
          <w:szCs w:val="24"/>
        </w:rPr>
        <w:t>ajt</w:t>
      </w:r>
      <w:r w:rsidRPr="00490F1A">
        <w:rPr>
          <w:rFonts w:cstheme="minorHAnsi"/>
          <w:sz w:val="24"/>
          <w:szCs w:val="24"/>
        </w:rPr>
        <w:t>e na tenké placky. T</w:t>
      </w:r>
      <w:r w:rsidR="00636275" w:rsidRPr="00490F1A">
        <w:rPr>
          <w:rFonts w:cstheme="minorHAnsi"/>
          <w:sz w:val="24"/>
          <w:szCs w:val="24"/>
        </w:rPr>
        <w:t>u</w:t>
      </w:r>
      <w:r w:rsidRPr="00490F1A">
        <w:rPr>
          <w:rFonts w:cstheme="minorHAnsi"/>
          <w:sz w:val="24"/>
          <w:szCs w:val="24"/>
        </w:rPr>
        <w:t xml:space="preserve"> sa môžu realizovať aj deti. </w:t>
      </w:r>
    </w:p>
    <w:p w14:paraId="7C00F081" w14:textId="2F9CE680" w:rsidR="004177AD" w:rsidRPr="00490F1A" w:rsidRDefault="004177AD" w:rsidP="00490F1A">
      <w:pPr>
        <w:spacing w:after="0"/>
        <w:contextualSpacing/>
        <w:rPr>
          <w:rFonts w:cstheme="minorHAnsi"/>
          <w:sz w:val="24"/>
          <w:szCs w:val="24"/>
        </w:rPr>
      </w:pPr>
      <w:r w:rsidRPr="00490F1A">
        <w:rPr>
          <w:rFonts w:cstheme="minorHAnsi"/>
          <w:sz w:val="24"/>
          <w:szCs w:val="24"/>
        </w:rPr>
        <w:t>Opek</w:t>
      </w:r>
      <w:r w:rsidR="00F066C0">
        <w:rPr>
          <w:rFonts w:cstheme="minorHAnsi"/>
          <w:sz w:val="24"/>
          <w:szCs w:val="24"/>
        </w:rPr>
        <w:t>ajt</w:t>
      </w:r>
      <w:r w:rsidRPr="00490F1A">
        <w:rPr>
          <w:rFonts w:cstheme="minorHAnsi"/>
          <w:sz w:val="24"/>
          <w:szCs w:val="24"/>
        </w:rPr>
        <w:t xml:space="preserve">e na suchej panvici z každej strany, kým sa </w:t>
      </w:r>
      <w:r w:rsidR="00F066C0">
        <w:rPr>
          <w:rFonts w:cstheme="minorHAnsi"/>
          <w:sz w:val="24"/>
          <w:szCs w:val="24"/>
        </w:rPr>
        <w:t>v</w:t>
      </w:r>
      <w:r w:rsidRPr="00490F1A">
        <w:rPr>
          <w:rFonts w:cstheme="minorHAnsi"/>
          <w:sz w:val="24"/>
          <w:szCs w:val="24"/>
        </w:rPr>
        <w:t xml:space="preserve">ám nezačnú tvoriť malé bublinky. </w:t>
      </w:r>
    </w:p>
    <w:p w14:paraId="4B179207" w14:textId="658B5235" w:rsidR="004177AD" w:rsidRPr="00490F1A" w:rsidRDefault="004177AD" w:rsidP="00490F1A">
      <w:pPr>
        <w:spacing w:after="0"/>
        <w:contextualSpacing/>
        <w:rPr>
          <w:rFonts w:cstheme="minorHAnsi"/>
          <w:sz w:val="24"/>
          <w:szCs w:val="24"/>
        </w:rPr>
      </w:pPr>
      <w:r w:rsidRPr="00490F1A">
        <w:rPr>
          <w:rFonts w:cstheme="minorHAnsi"/>
          <w:sz w:val="24"/>
          <w:szCs w:val="24"/>
        </w:rPr>
        <w:t xml:space="preserve">TIP: </w:t>
      </w:r>
      <w:r w:rsidR="00636275" w:rsidRPr="00490F1A">
        <w:rPr>
          <w:rFonts w:cstheme="minorHAnsi"/>
          <w:sz w:val="24"/>
          <w:szCs w:val="24"/>
        </w:rPr>
        <w:t>A</w:t>
      </w:r>
      <w:r w:rsidR="002C68AD" w:rsidRPr="00490F1A">
        <w:rPr>
          <w:rFonts w:cstheme="minorHAnsi"/>
          <w:sz w:val="24"/>
          <w:szCs w:val="24"/>
        </w:rPr>
        <w:t xml:space="preserve">by sa </w:t>
      </w:r>
      <w:proofErr w:type="spellStart"/>
      <w:r w:rsidR="002C68AD" w:rsidRPr="00490F1A">
        <w:rPr>
          <w:rFonts w:cstheme="minorHAnsi"/>
          <w:sz w:val="24"/>
          <w:szCs w:val="24"/>
        </w:rPr>
        <w:t>torti</w:t>
      </w:r>
      <w:r w:rsidRPr="00490F1A">
        <w:rPr>
          <w:rFonts w:cstheme="minorHAnsi"/>
          <w:sz w:val="24"/>
          <w:szCs w:val="24"/>
        </w:rPr>
        <w:t>ly</w:t>
      </w:r>
      <w:proofErr w:type="spellEnd"/>
      <w:r w:rsidRPr="00490F1A">
        <w:rPr>
          <w:rFonts w:cstheme="minorHAnsi"/>
          <w:sz w:val="24"/>
          <w:szCs w:val="24"/>
        </w:rPr>
        <w:t xml:space="preserve"> nelámali, uklad</w:t>
      </w:r>
      <w:r w:rsidR="00F066C0">
        <w:rPr>
          <w:rFonts w:cstheme="minorHAnsi"/>
          <w:sz w:val="24"/>
          <w:szCs w:val="24"/>
        </w:rPr>
        <w:t>ajt</w:t>
      </w:r>
      <w:r w:rsidRPr="00490F1A">
        <w:rPr>
          <w:rFonts w:cstheme="minorHAnsi"/>
          <w:sz w:val="24"/>
          <w:szCs w:val="24"/>
        </w:rPr>
        <w:t>e ich na seba a hneď prikry</w:t>
      </w:r>
      <w:r w:rsidR="00F066C0">
        <w:rPr>
          <w:rFonts w:cstheme="minorHAnsi"/>
          <w:sz w:val="24"/>
          <w:szCs w:val="24"/>
        </w:rPr>
        <w:t>t</w:t>
      </w:r>
      <w:r w:rsidRPr="00490F1A">
        <w:rPr>
          <w:rFonts w:cstheme="minorHAnsi"/>
          <w:sz w:val="24"/>
          <w:szCs w:val="24"/>
        </w:rPr>
        <w:t>e druhým tanierom. Budú pekn</w:t>
      </w:r>
      <w:r w:rsidR="00636275" w:rsidRPr="00490F1A">
        <w:rPr>
          <w:rFonts w:cstheme="minorHAnsi"/>
          <w:sz w:val="24"/>
          <w:szCs w:val="24"/>
        </w:rPr>
        <w:t>e</w:t>
      </w:r>
      <w:r w:rsidRPr="00490F1A">
        <w:rPr>
          <w:rFonts w:cstheme="minorHAnsi"/>
          <w:sz w:val="24"/>
          <w:szCs w:val="24"/>
        </w:rPr>
        <w:t xml:space="preserve"> mäkké a ľahko sa budú baliť. </w:t>
      </w:r>
    </w:p>
    <w:p w14:paraId="4DD09247" w14:textId="77777777" w:rsidR="009F289E" w:rsidRDefault="009F289E" w:rsidP="00490F1A">
      <w:pPr>
        <w:spacing w:after="0"/>
        <w:contextualSpacing/>
        <w:rPr>
          <w:rFonts w:cstheme="minorHAnsi"/>
          <w:sz w:val="24"/>
          <w:szCs w:val="24"/>
        </w:rPr>
      </w:pPr>
    </w:p>
    <w:p w14:paraId="6249F879" w14:textId="609AA1D1" w:rsidR="004177AD" w:rsidRPr="009F289E" w:rsidRDefault="0054689F" w:rsidP="00490F1A">
      <w:pPr>
        <w:spacing w:after="0"/>
        <w:contextualSpacing/>
        <w:rPr>
          <w:rFonts w:cstheme="minorHAnsi"/>
          <w:b/>
          <w:sz w:val="24"/>
          <w:szCs w:val="24"/>
        </w:rPr>
      </w:pPr>
      <w:r>
        <w:rPr>
          <w:rFonts w:cstheme="minorHAnsi"/>
          <w:b/>
          <w:sz w:val="24"/>
          <w:szCs w:val="24"/>
        </w:rPr>
        <w:t xml:space="preserve">Na </w:t>
      </w:r>
      <w:proofErr w:type="spellStart"/>
      <w:r>
        <w:rPr>
          <w:rFonts w:cstheme="minorHAnsi"/>
          <w:b/>
          <w:sz w:val="24"/>
          <w:szCs w:val="24"/>
        </w:rPr>
        <w:t>dip</w:t>
      </w:r>
      <w:proofErr w:type="spellEnd"/>
      <w:r>
        <w:rPr>
          <w:rFonts w:cstheme="minorHAnsi"/>
          <w:b/>
          <w:sz w:val="24"/>
          <w:szCs w:val="24"/>
        </w:rPr>
        <w:t xml:space="preserve"> potrebujete</w:t>
      </w:r>
      <w:r w:rsidR="004177AD" w:rsidRPr="009F289E">
        <w:rPr>
          <w:rFonts w:cstheme="minorHAnsi"/>
          <w:b/>
          <w:sz w:val="24"/>
          <w:szCs w:val="24"/>
        </w:rPr>
        <w:t>:</w:t>
      </w:r>
    </w:p>
    <w:p w14:paraId="4ACE234E" w14:textId="32E85914" w:rsidR="004177AD" w:rsidRPr="00490F1A" w:rsidRDefault="004177AD" w:rsidP="00490F1A">
      <w:pPr>
        <w:spacing w:after="0"/>
        <w:contextualSpacing/>
        <w:rPr>
          <w:rFonts w:cstheme="minorHAnsi"/>
          <w:sz w:val="24"/>
          <w:szCs w:val="24"/>
        </w:rPr>
      </w:pPr>
      <w:r w:rsidRPr="00490F1A">
        <w:rPr>
          <w:rFonts w:cstheme="minorHAnsi"/>
          <w:sz w:val="24"/>
          <w:szCs w:val="24"/>
        </w:rPr>
        <w:t xml:space="preserve">2 lyžice </w:t>
      </w:r>
      <w:proofErr w:type="spellStart"/>
      <w:r w:rsidRPr="00490F1A">
        <w:rPr>
          <w:rFonts w:cstheme="minorHAnsi"/>
          <w:sz w:val="24"/>
          <w:szCs w:val="24"/>
        </w:rPr>
        <w:t>t</w:t>
      </w:r>
      <w:r w:rsidR="002C68AD" w:rsidRPr="00490F1A">
        <w:rPr>
          <w:rFonts w:cstheme="minorHAnsi"/>
          <w:sz w:val="24"/>
          <w:szCs w:val="24"/>
        </w:rPr>
        <w:t>amari</w:t>
      </w:r>
      <w:proofErr w:type="spellEnd"/>
      <w:r w:rsidR="002C68AD" w:rsidRPr="00490F1A">
        <w:rPr>
          <w:rFonts w:cstheme="minorHAnsi"/>
          <w:sz w:val="24"/>
          <w:szCs w:val="24"/>
        </w:rPr>
        <w:t xml:space="preserve"> (alebo sójová omáčka bez </w:t>
      </w:r>
      <w:proofErr w:type="spellStart"/>
      <w:r w:rsidR="002C68AD" w:rsidRPr="00490F1A">
        <w:rPr>
          <w:rFonts w:cstheme="minorHAnsi"/>
          <w:sz w:val="24"/>
          <w:szCs w:val="24"/>
        </w:rPr>
        <w:t>glutamánu</w:t>
      </w:r>
      <w:proofErr w:type="spellEnd"/>
      <w:r w:rsidRPr="00490F1A">
        <w:rPr>
          <w:rFonts w:cstheme="minorHAnsi"/>
          <w:sz w:val="24"/>
          <w:szCs w:val="24"/>
        </w:rPr>
        <w:t>)</w:t>
      </w:r>
    </w:p>
    <w:p w14:paraId="612D5002" w14:textId="54F84CE2" w:rsidR="004177AD" w:rsidRPr="00490F1A" w:rsidRDefault="004177AD" w:rsidP="00490F1A">
      <w:pPr>
        <w:spacing w:after="0"/>
        <w:contextualSpacing/>
        <w:rPr>
          <w:rFonts w:cstheme="minorHAnsi"/>
          <w:sz w:val="24"/>
          <w:szCs w:val="24"/>
        </w:rPr>
      </w:pPr>
      <w:r w:rsidRPr="00490F1A">
        <w:rPr>
          <w:rFonts w:cstheme="minorHAnsi"/>
          <w:sz w:val="24"/>
          <w:szCs w:val="24"/>
        </w:rPr>
        <w:t>4 lyžice oleja (olivový, orechový...)</w:t>
      </w:r>
    </w:p>
    <w:p w14:paraId="2263536A" w14:textId="2EEA247F" w:rsidR="004177AD" w:rsidRPr="00490F1A" w:rsidRDefault="002C68AD" w:rsidP="00490F1A">
      <w:pPr>
        <w:spacing w:after="0"/>
        <w:contextualSpacing/>
        <w:rPr>
          <w:rFonts w:cstheme="minorHAnsi"/>
          <w:sz w:val="24"/>
          <w:szCs w:val="24"/>
        </w:rPr>
      </w:pPr>
      <w:r w:rsidRPr="00490F1A">
        <w:rPr>
          <w:rFonts w:cstheme="minorHAnsi"/>
          <w:sz w:val="24"/>
          <w:szCs w:val="24"/>
        </w:rPr>
        <w:t>1 lyžicu</w:t>
      </w:r>
      <w:r w:rsidR="004177AD" w:rsidRPr="00490F1A">
        <w:rPr>
          <w:rFonts w:cstheme="minorHAnsi"/>
          <w:sz w:val="24"/>
          <w:szCs w:val="24"/>
        </w:rPr>
        <w:t xml:space="preserve"> citrónovej šťavy</w:t>
      </w:r>
    </w:p>
    <w:p w14:paraId="5783D88E" w14:textId="3DDF7D48" w:rsidR="004177AD" w:rsidRPr="00490F1A" w:rsidRDefault="002C68AD" w:rsidP="00490F1A">
      <w:pPr>
        <w:spacing w:after="0"/>
        <w:contextualSpacing/>
        <w:rPr>
          <w:rFonts w:cstheme="minorHAnsi"/>
          <w:sz w:val="24"/>
          <w:szCs w:val="24"/>
        </w:rPr>
      </w:pPr>
      <w:r w:rsidRPr="00490F1A">
        <w:rPr>
          <w:rFonts w:cstheme="minorHAnsi"/>
          <w:sz w:val="24"/>
          <w:szCs w:val="24"/>
        </w:rPr>
        <w:lastRenderedPageBreak/>
        <w:t>1 lyžicu</w:t>
      </w:r>
      <w:r w:rsidR="004177AD" w:rsidRPr="00490F1A">
        <w:rPr>
          <w:rFonts w:cstheme="minorHAnsi"/>
          <w:sz w:val="24"/>
          <w:szCs w:val="24"/>
        </w:rPr>
        <w:t xml:space="preserve"> medu </w:t>
      </w:r>
    </w:p>
    <w:p w14:paraId="7817B1A0" w14:textId="486D6A76" w:rsidR="004177AD" w:rsidRPr="00490F1A" w:rsidRDefault="002C68AD" w:rsidP="00490F1A">
      <w:pPr>
        <w:spacing w:after="0"/>
        <w:contextualSpacing/>
        <w:rPr>
          <w:rFonts w:cstheme="minorHAnsi"/>
          <w:sz w:val="24"/>
          <w:szCs w:val="24"/>
        </w:rPr>
      </w:pPr>
      <w:r w:rsidRPr="00490F1A">
        <w:rPr>
          <w:rFonts w:cstheme="minorHAnsi"/>
          <w:sz w:val="24"/>
          <w:szCs w:val="24"/>
        </w:rPr>
        <w:t>h</w:t>
      </w:r>
      <w:r w:rsidR="004177AD" w:rsidRPr="00490F1A">
        <w:rPr>
          <w:rFonts w:cstheme="minorHAnsi"/>
          <w:sz w:val="24"/>
          <w:szCs w:val="24"/>
        </w:rPr>
        <w:t xml:space="preserve">rsť kešu orechov </w:t>
      </w:r>
    </w:p>
    <w:p w14:paraId="4006327F" w14:textId="36BF48C4" w:rsidR="00772E16" w:rsidRPr="00490F1A" w:rsidRDefault="002C68AD" w:rsidP="00490F1A">
      <w:pPr>
        <w:spacing w:after="0"/>
        <w:contextualSpacing/>
        <w:rPr>
          <w:rFonts w:cstheme="minorHAnsi"/>
          <w:sz w:val="24"/>
          <w:szCs w:val="24"/>
        </w:rPr>
      </w:pPr>
      <w:r w:rsidRPr="00490F1A">
        <w:rPr>
          <w:rFonts w:cstheme="minorHAnsi"/>
          <w:sz w:val="24"/>
          <w:szCs w:val="24"/>
        </w:rPr>
        <w:t>c</w:t>
      </w:r>
      <w:r w:rsidR="00772E16" w:rsidRPr="00490F1A">
        <w:rPr>
          <w:rFonts w:cstheme="minorHAnsi"/>
          <w:sz w:val="24"/>
          <w:szCs w:val="24"/>
        </w:rPr>
        <w:t>ca 1 dl vody</w:t>
      </w:r>
    </w:p>
    <w:p w14:paraId="48CC1737" w14:textId="77777777" w:rsidR="004177AD" w:rsidRPr="00490F1A" w:rsidRDefault="004177AD" w:rsidP="00490F1A">
      <w:pPr>
        <w:spacing w:after="0"/>
        <w:contextualSpacing/>
        <w:rPr>
          <w:rFonts w:cstheme="minorHAnsi"/>
          <w:sz w:val="24"/>
          <w:szCs w:val="24"/>
        </w:rPr>
      </w:pPr>
    </w:p>
    <w:p w14:paraId="58A37418" w14:textId="77777777" w:rsidR="004177AD" w:rsidRPr="009F289E" w:rsidRDefault="004177AD" w:rsidP="00490F1A">
      <w:pPr>
        <w:spacing w:after="0"/>
        <w:contextualSpacing/>
        <w:rPr>
          <w:rFonts w:cstheme="minorHAnsi"/>
          <w:b/>
          <w:sz w:val="24"/>
          <w:szCs w:val="24"/>
        </w:rPr>
      </w:pPr>
      <w:r w:rsidRPr="009F289E">
        <w:rPr>
          <w:rFonts w:cstheme="minorHAnsi"/>
          <w:b/>
          <w:sz w:val="24"/>
          <w:szCs w:val="24"/>
        </w:rPr>
        <w:t>Postup:</w:t>
      </w:r>
    </w:p>
    <w:p w14:paraId="11A991C4" w14:textId="258D3C9D" w:rsidR="004177AD" w:rsidRPr="00490F1A" w:rsidRDefault="004177AD" w:rsidP="00490F1A">
      <w:pPr>
        <w:spacing w:after="0"/>
        <w:contextualSpacing/>
        <w:rPr>
          <w:rFonts w:cstheme="minorHAnsi"/>
          <w:sz w:val="24"/>
          <w:szCs w:val="24"/>
        </w:rPr>
      </w:pPr>
      <w:r w:rsidRPr="00490F1A">
        <w:rPr>
          <w:rFonts w:cstheme="minorHAnsi"/>
          <w:sz w:val="24"/>
          <w:szCs w:val="24"/>
        </w:rPr>
        <w:t>Nie je to nevyhnutné, ale je dobré kešu orechy zaliať vodou</w:t>
      </w:r>
      <w:r w:rsidR="00086B8C" w:rsidRPr="00490F1A">
        <w:rPr>
          <w:rFonts w:cstheme="minorHAnsi"/>
          <w:sz w:val="24"/>
          <w:szCs w:val="24"/>
        </w:rPr>
        <w:t>,</w:t>
      </w:r>
      <w:r w:rsidRPr="00490F1A">
        <w:rPr>
          <w:rFonts w:cstheme="minorHAnsi"/>
          <w:sz w:val="24"/>
          <w:szCs w:val="24"/>
        </w:rPr>
        <w:t xml:space="preserve"> </w:t>
      </w:r>
      <w:r w:rsidR="002C68AD" w:rsidRPr="00490F1A">
        <w:rPr>
          <w:rFonts w:cstheme="minorHAnsi"/>
          <w:sz w:val="24"/>
          <w:szCs w:val="24"/>
        </w:rPr>
        <w:t>pokojne aj na</w:t>
      </w:r>
      <w:r w:rsidRPr="00490F1A">
        <w:rPr>
          <w:rFonts w:cstheme="minorHAnsi"/>
          <w:sz w:val="24"/>
          <w:szCs w:val="24"/>
        </w:rPr>
        <w:t xml:space="preserve"> pár hodín. Sú potom krémovejšie a ich výživová hodnota je vyššia. Ja</w:t>
      </w:r>
      <w:r w:rsidR="00BA27F3" w:rsidRPr="00490F1A">
        <w:rPr>
          <w:rFonts w:cstheme="minorHAnsi"/>
          <w:sz w:val="24"/>
          <w:szCs w:val="24"/>
        </w:rPr>
        <w:t>,</w:t>
      </w:r>
      <w:r w:rsidRPr="00490F1A">
        <w:rPr>
          <w:rFonts w:cstheme="minorHAnsi"/>
          <w:sz w:val="24"/>
          <w:szCs w:val="24"/>
        </w:rPr>
        <w:t xml:space="preserve"> keď nestihnem, tak to rob</w:t>
      </w:r>
      <w:r w:rsidR="002C68AD" w:rsidRPr="00490F1A">
        <w:rPr>
          <w:rFonts w:cstheme="minorHAnsi"/>
          <w:sz w:val="24"/>
          <w:szCs w:val="24"/>
        </w:rPr>
        <w:t xml:space="preserve">ím ako prvú vec ešte pred </w:t>
      </w:r>
      <w:proofErr w:type="spellStart"/>
      <w:r w:rsidR="002C68AD" w:rsidRPr="00490F1A">
        <w:rPr>
          <w:rFonts w:cstheme="minorHAnsi"/>
          <w:sz w:val="24"/>
          <w:szCs w:val="24"/>
        </w:rPr>
        <w:t>torti</w:t>
      </w:r>
      <w:r w:rsidRPr="00490F1A">
        <w:rPr>
          <w:rFonts w:cstheme="minorHAnsi"/>
          <w:sz w:val="24"/>
          <w:szCs w:val="24"/>
        </w:rPr>
        <w:t>lami</w:t>
      </w:r>
      <w:proofErr w:type="spellEnd"/>
      <w:r w:rsidRPr="00490F1A">
        <w:rPr>
          <w:rFonts w:cstheme="minorHAnsi"/>
          <w:sz w:val="24"/>
          <w:szCs w:val="24"/>
        </w:rPr>
        <w:t xml:space="preserve">. </w:t>
      </w:r>
      <w:r w:rsidR="00EE4CBF" w:rsidRPr="00490F1A">
        <w:rPr>
          <w:rFonts w:cstheme="minorHAnsi"/>
          <w:sz w:val="24"/>
          <w:szCs w:val="24"/>
        </w:rPr>
        <w:t>Potom v</w:t>
      </w:r>
      <w:r w:rsidRPr="00490F1A">
        <w:rPr>
          <w:rFonts w:cstheme="minorHAnsi"/>
          <w:sz w:val="24"/>
          <w:szCs w:val="24"/>
        </w:rPr>
        <w:t xml:space="preserve">odu zlejte, pridajte tak 0,5 </w:t>
      </w:r>
      <w:r w:rsidR="00772E16" w:rsidRPr="00490F1A">
        <w:rPr>
          <w:rFonts w:cstheme="minorHAnsi"/>
          <w:sz w:val="24"/>
          <w:szCs w:val="24"/>
        </w:rPr>
        <w:t xml:space="preserve">– 1 </w:t>
      </w:r>
      <w:r w:rsidR="002C68AD" w:rsidRPr="00490F1A">
        <w:rPr>
          <w:rFonts w:cstheme="minorHAnsi"/>
          <w:sz w:val="24"/>
          <w:szCs w:val="24"/>
        </w:rPr>
        <w:t>d</w:t>
      </w:r>
      <w:r w:rsidRPr="00490F1A">
        <w:rPr>
          <w:rFonts w:cstheme="minorHAnsi"/>
          <w:sz w:val="24"/>
          <w:szCs w:val="24"/>
        </w:rPr>
        <w:t>l čistej vody a spolu s osta</w:t>
      </w:r>
      <w:r w:rsidR="00BA27F3" w:rsidRPr="00490F1A">
        <w:rPr>
          <w:rFonts w:cstheme="minorHAnsi"/>
          <w:sz w:val="24"/>
          <w:szCs w:val="24"/>
        </w:rPr>
        <w:t>t</w:t>
      </w:r>
      <w:r w:rsidRPr="00490F1A">
        <w:rPr>
          <w:rFonts w:cstheme="minorHAnsi"/>
          <w:sz w:val="24"/>
          <w:szCs w:val="24"/>
        </w:rPr>
        <w:t>ným</w:t>
      </w:r>
      <w:r w:rsidR="00BA27F3" w:rsidRPr="00490F1A">
        <w:rPr>
          <w:rFonts w:cstheme="minorHAnsi"/>
          <w:sz w:val="24"/>
          <w:szCs w:val="24"/>
        </w:rPr>
        <w:t>i</w:t>
      </w:r>
      <w:r w:rsidR="002C68AD" w:rsidRPr="00490F1A">
        <w:rPr>
          <w:rFonts w:cstheme="minorHAnsi"/>
          <w:sz w:val="24"/>
          <w:szCs w:val="24"/>
        </w:rPr>
        <w:t xml:space="preserve"> prísadami do</w:t>
      </w:r>
      <w:r w:rsidRPr="00490F1A">
        <w:rPr>
          <w:rFonts w:cstheme="minorHAnsi"/>
          <w:sz w:val="24"/>
          <w:szCs w:val="24"/>
        </w:rPr>
        <w:t xml:space="preserve">hladka rozmixujte. </w:t>
      </w:r>
    </w:p>
    <w:p w14:paraId="3149C5E6" w14:textId="60E9D529" w:rsidR="004177AD" w:rsidRPr="00490F1A" w:rsidRDefault="004177AD" w:rsidP="00490F1A">
      <w:pPr>
        <w:spacing w:after="0"/>
        <w:contextualSpacing/>
        <w:rPr>
          <w:rFonts w:cstheme="minorHAnsi"/>
          <w:sz w:val="24"/>
          <w:szCs w:val="24"/>
        </w:rPr>
      </w:pPr>
      <w:r w:rsidRPr="00490F1A">
        <w:rPr>
          <w:rFonts w:cstheme="minorHAnsi"/>
          <w:sz w:val="24"/>
          <w:szCs w:val="24"/>
        </w:rPr>
        <w:t xml:space="preserve">Chuť </w:t>
      </w:r>
      <w:proofErr w:type="spellStart"/>
      <w:r w:rsidRPr="00490F1A">
        <w:rPr>
          <w:rFonts w:cstheme="minorHAnsi"/>
          <w:sz w:val="24"/>
          <w:szCs w:val="24"/>
        </w:rPr>
        <w:t>dipu</w:t>
      </w:r>
      <w:proofErr w:type="spellEnd"/>
      <w:r w:rsidRPr="00490F1A">
        <w:rPr>
          <w:rFonts w:cstheme="minorHAnsi"/>
          <w:sz w:val="24"/>
          <w:szCs w:val="24"/>
        </w:rPr>
        <w:t xml:space="preserve"> osviežit</w:t>
      </w:r>
      <w:r w:rsidR="002C68AD" w:rsidRPr="00490F1A">
        <w:rPr>
          <w:rFonts w:cstheme="minorHAnsi"/>
          <w:sz w:val="24"/>
          <w:szCs w:val="24"/>
        </w:rPr>
        <w:t>e pár lístkami čerstvej medovky</w:t>
      </w:r>
      <w:r w:rsidRPr="00490F1A">
        <w:rPr>
          <w:rFonts w:cstheme="minorHAnsi"/>
          <w:sz w:val="24"/>
          <w:szCs w:val="24"/>
        </w:rPr>
        <w:t xml:space="preserve"> alebo inými čerstvými bylinkami, ktoré máte práve doma.</w:t>
      </w:r>
    </w:p>
    <w:p w14:paraId="4A610EE7" w14:textId="77777777" w:rsidR="00395767" w:rsidRDefault="00395767">
      <w:pPr>
        <w:rPr>
          <w:b/>
          <w:highlight w:val="cyan"/>
        </w:rPr>
      </w:pPr>
      <w:r>
        <w:rPr>
          <w:b/>
          <w:highlight w:val="cyan"/>
        </w:rPr>
        <w:br w:type="page"/>
      </w:r>
    </w:p>
    <w:p w14:paraId="6F45B659" w14:textId="2E59AF36" w:rsidR="00E7621C" w:rsidRPr="007B734F" w:rsidRDefault="00E7621C" w:rsidP="00E7621C">
      <w:pPr>
        <w:spacing w:after="0"/>
        <w:contextualSpacing/>
        <w:jc w:val="center"/>
        <w:rPr>
          <w:b/>
          <w:sz w:val="24"/>
          <w:szCs w:val="24"/>
          <w:highlight w:val="cyan"/>
        </w:rPr>
      </w:pPr>
      <w:r>
        <w:rPr>
          <w:b/>
          <w:sz w:val="24"/>
          <w:szCs w:val="24"/>
          <w:highlight w:val="cyan"/>
        </w:rPr>
        <w:lastRenderedPageBreak/>
        <w:t>CESNAČKA LEKÁRSKA</w:t>
      </w:r>
    </w:p>
    <w:p w14:paraId="607155E3" w14:textId="7C05F332" w:rsidR="00E7621C" w:rsidRDefault="00E7621C" w:rsidP="00E7621C">
      <w:pPr>
        <w:spacing w:after="0"/>
        <w:contextualSpacing/>
        <w:jc w:val="center"/>
        <w:rPr>
          <w:sz w:val="24"/>
          <w:szCs w:val="24"/>
        </w:rPr>
      </w:pPr>
      <w:proofErr w:type="spellStart"/>
      <w:r w:rsidRPr="00E7621C">
        <w:rPr>
          <w:i/>
          <w:sz w:val="24"/>
          <w:szCs w:val="24"/>
        </w:rPr>
        <w:t>Česnáček</w:t>
      </w:r>
      <w:proofErr w:type="spellEnd"/>
      <w:r w:rsidRPr="00E7621C">
        <w:rPr>
          <w:i/>
          <w:sz w:val="24"/>
          <w:szCs w:val="24"/>
        </w:rPr>
        <w:t xml:space="preserve"> </w:t>
      </w:r>
      <w:proofErr w:type="spellStart"/>
      <w:r w:rsidRPr="00E7621C">
        <w:rPr>
          <w:i/>
          <w:sz w:val="24"/>
          <w:szCs w:val="24"/>
        </w:rPr>
        <w:t>lékařský</w:t>
      </w:r>
      <w:proofErr w:type="spellEnd"/>
      <w:r w:rsidRPr="00E7621C">
        <w:rPr>
          <w:i/>
          <w:sz w:val="24"/>
          <w:szCs w:val="24"/>
        </w:rPr>
        <w:t xml:space="preserve"> </w:t>
      </w:r>
      <w:r w:rsidRPr="007B734F">
        <w:rPr>
          <w:sz w:val="24"/>
          <w:szCs w:val="24"/>
        </w:rPr>
        <w:t xml:space="preserve">(česky) – </w:t>
      </w:r>
      <w:proofErr w:type="spellStart"/>
      <w:r w:rsidRPr="00E7621C">
        <w:rPr>
          <w:i/>
          <w:sz w:val="24"/>
          <w:szCs w:val="24"/>
        </w:rPr>
        <w:t>Alliaria</w:t>
      </w:r>
      <w:proofErr w:type="spellEnd"/>
      <w:r w:rsidRPr="00E7621C">
        <w:rPr>
          <w:i/>
          <w:sz w:val="24"/>
          <w:szCs w:val="24"/>
        </w:rPr>
        <w:t xml:space="preserve"> </w:t>
      </w:r>
      <w:proofErr w:type="spellStart"/>
      <w:r w:rsidRPr="00E7621C">
        <w:rPr>
          <w:i/>
          <w:sz w:val="24"/>
          <w:szCs w:val="24"/>
        </w:rPr>
        <w:t>petiolata</w:t>
      </w:r>
      <w:proofErr w:type="spellEnd"/>
      <w:r w:rsidRPr="00E7621C">
        <w:rPr>
          <w:i/>
          <w:sz w:val="24"/>
          <w:szCs w:val="24"/>
        </w:rPr>
        <w:t xml:space="preserve"> </w:t>
      </w:r>
      <w:r w:rsidRPr="007B734F">
        <w:rPr>
          <w:sz w:val="24"/>
          <w:szCs w:val="24"/>
        </w:rPr>
        <w:t>(latinsky)</w:t>
      </w:r>
    </w:p>
    <w:p w14:paraId="57046657" w14:textId="77777777" w:rsidR="001D3BA8" w:rsidRDefault="001D3BA8" w:rsidP="001D3BA8">
      <w:pPr>
        <w:spacing w:after="0"/>
        <w:contextualSpacing/>
        <w:rPr>
          <w:b/>
          <w:sz w:val="24"/>
          <w:szCs w:val="24"/>
          <w:highlight w:val="cyan"/>
        </w:rPr>
      </w:pPr>
    </w:p>
    <w:p w14:paraId="0B4FAF1E" w14:textId="4F428223" w:rsidR="00E7621C" w:rsidRPr="00DD6B69" w:rsidRDefault="00875E6A" w:rsidP="001D3BA8">
      <w:pPr>
        <w:spacing w:after="0"/>
        <w:contextualSpacing/>
        <w:rPr>
          <w:sz w:val="24"/>
          <w:szCs w:val="24"/>
        </w:rPr>
      </w:pPr>
      <w:r w:rsidRPr="00875E6A">
        <w:t xml:space="preserve"> </w:t>
      </w:r>
      <w:r w:rsidR="00A05D8B">
        <w:rPr>
          <w:b/>
          <w:sz w:val="24"/>
          <w:szCs w:val="24"/>
        </w:rPr>
        <w:t>Mladšia sestra medvedieho cesnaku.</w:t>
      </w:r>
      <w:r>
        <w:rPr>
          <w:b/>
          <w:sz w:val="24"/>
          <w:szCs w:val="24"/>
        </w:rPr>
        <w:t xml:space="preserve"> </w:t>
      </w:r>
    </w:p>
    <w:p w14:paraId="2085EAD5" w14:textId="1EF6556E" w:rsidR="000C23AE" w:rsidRDefault="002C68AD" w:rsidP="00DD6B69">
      <w:pPr>
        <w:spacing w:after="0"/>
        <w:contextualSpacing/>
        <w:rPr>
          <w:sz w:val="24"/>
          <w:szCs w:val="24"/>
        </w:rPr>
      </w:pPr>
      <w:r w:rsidRPr="00DD6B69">
        <w:rPr>
          <w:sz w:val="24"/>
          <w:szCs w:val="24"/>
        </w:rPr>
        <w:t>Tohto obyvateľa sv</w:t>
      </w:r>
      <w:r w:rsidR="000C23AE" w:rsidRPr="00DD6B69">
        <w:rPr>
          <w:sz w:val="24"/>
          <w:szCs w:val="24"/>
        </w:rPr>
        <w:t xml:space="preserve">ojej záhrady som dlho obdivovala iba ako krásnu bylinku s bielymi kvietkami. Až kým si nevypýtala moju pozornosť tým, že som ju zrazu nachádzala skoro všade. </w:t>
      </w:r>
      <w:r w:rsidR="003C561F" w:rsidRPr="00DD6B69">
        <w:rPr>
          <w:sz w:val="24"/>
          <w:szCs w:val="24"/>
        </w:rPr>
        <w:t xml:space="preserve">Znenazdajky </w:t>
      </w:r>
      <w:r w:rsidR="000C23AE" w:rsidRPr="00DD6B69">
        <w:rPr>
          <w:sz w:val="24"/>
          <w:szCs w:val="24"/>
        </w:rPr>
        <w:t xml:space="preserve">bola pri žihľave, pri </w:t>
      </w:r>
      <w:proofErr w:type="spellStart"/>
      <w:r w:rsidR="000C23AE" w:rsidRPr="00DD6B69">
        <w:rPr>
          <w:sz w:val="24"/>
          <w:szCs w:val="24"/>
        </w:rPr>
        <w:t>kozonohe</w:t>
      </w:r>
      <w:proofErr w:type="spellEnd"/>
      <w:r w:rsidR="000C23AE" w:rsidRPr="00DD6B69">
        <w:rPr>
          <w:sz w:val="24"/>
          <w:szCs w:val="24"/>
        </w:rPr>
        <w:t xml:space="preserve">, medzi púpavami, keď sme zbierali </w:t>
      </w:r>
      <w:r w:rsidR="008530D0" w:rsidRPr="00DD6B69">
        <w:rPr>
          <w:sz w:val="24"/>
          <w:szCs w:val="24"/>
        </w:rPr>
        <w:t xml:space="preserve">cesnak </w:t>
      </w:r>
      <w:r w:rsidR="000C23AE" w:rsidRPr="00DD6B69">
        <w:rPr>
          <w:sz w:val="24"/>
          <w:szCs w:val="24"/>
        </w:rPr>
        <w:t xml:space="preserve">medvedí, už tam na mňa čakala. </w:t>
      </w:r>
    </w:p>
    <w:p w14:paraId="6B380EF0" w14:textId="77777777" w:rsidR="00DD6B69" w:rsidRPr="00DD6B69" w:rsidRDefault="00DD6B69" w:rsidP="00DD6B69">
      <w:pPr>
        <w:spacing w:after="0"/>
        <w:contextualSpacing/>
        <w:rPr>
          <w:sz w:val="24"/>
          <w:szCs w:val="24"/>
        </w:rPr>
      </w:pPr>
    </w:p>
    <w:p w14:paraId="4C8EA161" w14:textId="60A1ECF2" w:rsidR="000C23AE" w:rsidRDefault="000C23AE" w:rsidP="00DD6B69">
      <w:pPr>
        <w:spacing w:after="0"/>
        <w:contextualSpacing/>
        <w:rPr>
          <w:sz w:val="24"/>
          <w:szCs w:val="24"/>
        </w:rPr>
      </w:pPr>
      <w:r w:rsidRPr="00DD6B69">
        <w:rPr>
          <w:sz w:val="24"/>
          <w:szCs w:val="24"/>
        </w:rPr>
        <w:t>Jej sýtozelené lístky podobné medovk</w:t>
      </w:r>
      <w:r w:rsidR="003E55FE" w:rsidRPr="00DD6B69">
        <w:rPr>
          <w:sz w:val="24"/>
          <w:szCs w:val="24"/>
        </w:rPr>
        <w:t>e</w:t>
      </w:r>
      <w:r w:rsidRPr="00DD6B69">
        <w:rPr>
          <w:sz w:val="24"/>
          <w:szCs w:val="24"/>
        </w:rPr>
        <w:t xml:space="preserve"> alebo žihľave až volajú, aby ste ju ochutnali. A naozaj je výnimočná. Obsahuje málo horčín, jej chuť je mierne pikantná, pripomína mi skôr žeruchu, </w:t>
      </w:r>
      <w:commentRangeStart w:id="81"/>
      <w:r w:rsidR="003E55FE" w:rsidRPr="00DD6B69">
        <w:rPr>
          <w:sz w:val="24"/>
          <w:szCs w:val="24"/>
        </w:rPr>
        <w:t xml:space="preserve">skôr </w:t>
      </w:r>
      <w:r w:rsidRPr="00DD6B69">
        <w:rPr>
          <w:sz w:val="24"/>
          <w:szCs w:val="24"/>
        </w:rPr>
        <w:t xml:space="preserve">reďkovku </w:t>
      </w:r>
      <w:r w:rsidR="002F667E" w:rsidRPr="00DD6B69">
        <w:rPr>
          <w:sz w:val="24"/>
          <w:szCs w:val="24"/>
        </w:rPr>
        <w:t>než</w:t>
      </w:r>
      <w:r w:rsidRPr="00DD6B69">
        <w:rPr>
          <w:sz w:val="24"/>
          <w:szCs w:val="24"/>
        </w:rPr>
        <w:t xml:space="preserve"> cesnak</w:t>
      </w:r>
      <w:commentRangeEnd w:id="81"/>
      <w:r w:rsidR="006A5F67" w:rsidRPr="00DD6B69">
        <w:rPr>
          <w:rStyle w:val="Odkaznakomentr"/>
          <w:sz w:val="24"/>
          <w:szCs w:val="24"/>
        </w:rPr>
        <w:commentReference w:id="81"/>
      </w:r>
      <w:r w:rsidRPr="00DD6B69">
        <w:rPr>
          <w:sz w:val="24"/>
          <w:szCs w:val="24"/>
        </w:rPr>
        <w:t xml:space="preserve">. Skvele sa hodí do zelených smoothie či </w:t>
      </w:r>
      <w:proofErr w:type="spellStart"/>
      <w:r w:rsidRPr="00DD6B69">
        <w:rPr>
          <w:sz w:val="24"/>
          <w:szCs w:val="24"/>
        </w:rPr>
        <w:t>raňajkových</w:t>
      </w:r>
      <w:proofErr w:type="spellEnd"/>
      <w:r w:rsidRPr="00DD6B69">
        <w:rPr>
          <w:sz w:val="24"/>
          <w:szCs w:val="24"/>
        </w:rPr>
        <w:t xml:space="preserve"> zelených kaší. </w:t>
      </w:r>
    </w:p>
    <w:p w14:paraId="3F0BDF26" w14:textId="77777777" w:rsidR="00DD6B69" w:rsidRPr="00DD6B69" w:rsidRDefault="00DD6B69" w:rsidP="00DD6B69">
      <w:pPr>
        <w:spacing w:after="0"/>
        <w:contextualSpacing/>
        <w:rPr>
          <w:sz w:val="24"/>
          <w:szCs w:val="24"/>
        </w:rPr>
      </w:pPr>
    </w:p>
    <w:p w14:paraId="16D1E254" w14:textId="6B7A4ED4" w:rsidR="000C23AE" w:rsidRDefault="002223C3" w:rsidP="00DD6B69">
      <w:pPr>
        <w:spacing w:after="0"/>
        <w:contextualSpacing/>
        <w:rPr>
          <w:sz w:val="24"/>
          <w:szCs w:val="24"/>
        </w:rPr>
      </w:pPr>
      <w:r w:rsidRPr="00DD6B69">
        <w:rPr>
          <w:sz w:val="24"/>
          <w:szCs w:val="24"/>
        </w:rPr>
        <w:t>Všetky jej časti sú jedlé:</w:t>
      </w:r>
      <w:r w:rsidR="000C23AE" w:rsidRPr="00DD6B69">
        <w:rPr>
          <w:sz w:val="24"/>
          <w:szCs w:val="24"/>
        </w:rPr>
        <w:t xml:space="preserve"> listy</w:t>
      </w:r>
      <w:r w:rsidR="003E55FE" w:rsidRPr="00DD6B69">
        <w:rPr>
          <w:sz w:val="24"/>
          <w:szCs w:val="24"/>
        </w:rPr>
        <w:t>,</w:t>
      </w:r>
      <w:r w:rsidR="000C23AE" w:rsidRPr="00DD6B69">
        <w:rPr>
          <w:sz w:val="24"/>
          <w:szCs w:val="24"/>
        </w:rPr>
        <w:t xml:space="preserve"> stonky</w:t>
      </w:r>
      <w:r w:rsidR="002F667E" w:rsidRPr="00DD6B69">
        <w:rPr>
          <w:sz w:val="24"/>
          <w:szCs w:val="24"/>
        </w:rPr>
        <w:t>, kvety, semi</w:t>
      </w:r>
      <w:r w:rsidR="003E55FE" w:rsidRPr="00DD6B69">
        <w:rPr>
          <w:sz w:val="24"/>
          <w:szCs w:val="24"/>
        </w:rPr>
        <w:t>ačka</w:t>
      </w:r>
      <w:r w:rsidR="002F667E" w:rsidRPr="00DD6B69">
        <w:rPr>
          <w:sz w:val="24"/>
          <w:szCs w:val="24"/>
        </w:rPr>
        <w:t xml:space="preserve"> aj koreň. V </w:t>
      </w:r>
      <w:r w:rsidR="000C23AE" w:rsidRPr="00DD6B69">
        <w:rPr>
          <w:sz w:val="24"/>
          <w:szCs w:val="24"/>
        </w:rPr>
        <w:t>jedlách</w:t>
      </w:r>
      <w:r w:rsidR="002F667E" w:rsidRPr="00DD6B69">
        <w:rPr>
          <w:sz w:val="24"/>
          <w:szCs w:val="24"/>
        </w:rPr>
        <w:t xml:space="preserve"> sa</w:t>
      </w:r>
      <w:r w:rsidR="000C23AE" w:rsidRPr="00DD6B69">
        <w:rPr>
          <w:sz w:val="24"/>
          <w:szCs w:val="24"/>
        </w:rPr>
        <w:t xml:space="preserve"> používa</w:t>
      </w:r>
      <w:r w:rsidR="002F667E" w:rsidRPr="00DD6B69">
        <w:rPr>
          <w:sz w:val="24"/>
          <w:szCs w:val="24"/>
        </w:rPr>
        <w:t>jú</w:t>
      </w:r>
      <w:r w:rsidR="000C23AE" w:rsidRPr="00DD6B69">
        <w:rPr>
          <w:sz w:val="24"/>
          <w:szCs w:val="24"/>
        </w:rPr>
        <w:t xml:space="preserve"> väčšinou iba lístky, ktoré sú najchutnejšie. </w:t>
      </w:r>
    </w:p>
    <w:p w14:paraId="4E2F19F2" w14:textId="77777777" w:rsidR="00DD6B69" w:rsidRPr="00DD6B69" w:rsidRDefault="00DD6B69" w:rsidP="00DD6B69">
      <w:pPr>
        <w:spacing w:after="0"/>
        <w:contextualSpacing/>
        <w:rPr>
          <w:sz w:val="24"/>
          <w:szCs w:val="24"/>
        </w:rPr>
      </w:pPr>
    </w:p>
    <w:p w14:paraId="0CE46D10" w14:textId="77777777" w:rsidR="000C23AE" w:rsidRPr="00DD6B69" w:rsidRDefault="000C23AE" w:rsidP="00DD6B69">
      <w:pPr>
        <w:spacing w:after="0"/>
        <w:contextualSpacing/>
        <w:rPr>
          <w:b/>
          <w:sz w:val="24"/>
          <w:szCs w:val="24"/>
        </w:rPr>
      </w:pPr>
      <w:r w:rsidRPr="00DD6B69">
        <w:rPr>
          <w:b/>
          <w:sz w:val="24"/>
          <w:szCs w:val="24"/>
          <w:highlight w:val="yellow"/>
        </w:rPr>
        <w:t>Zaujímavé fakty:</w:t>
      </w:r>
    </w:p>
    <w:p w14:paraId="3238A94C" w14:textId="118F4354" w:rsidR="000C23AE" w:rsidRPr="00DD6B69" w:rsidRDefault="000C23AE" w:rsidP="00DD6B69">
      <w:pPr>
        <w:pStyle w:val="Odsekzoznamu"/>
        <w:numPr>
          <w:ilvl w:val="0"/>
          <w:numId w:val="30"/>
        </w:numPr>
        <w:spacing w:after="0"/>
        <w:rPr>
          <w:sz w:val="24"/>
          <w:szCs w:val="24"/>
        </w:rPr>
      </w:pPr>
      <w:r w:rsidRPr="00DD6B69">
        <w:rPr>
          <w:sz w:val="24"/>
          <w:szCs w:val="24"/>
        </w:rPr>
        <w:t>Cesnaková vôňa po rozdrvení listov a jemne pikantná chuť viedl</w:t>
      </w:r>
      <w:r w:rsidR="003E55FE" w:rsidRPr="00DD6B69">
        <w:rPr>
          <w:sz w:val="24"/>
          <w:szCs w:val="24"/>
        </w:rPr>
        <w:t>i</w:t>
      </w:r>
      <w:r w:rsidRPr="00DD6B69">
        <w:rPr>
          <w:sz w:val="24"/>
          <w:szCs w:val="24"/>
        </w:rPr>
        <w:t xml:space="preserve"> k použitiu cesnačky ako alternatívy k pravému cesnaku.</w:t>
      </w:r>
    </w:p>
    <w:p w14:paraId="42C3A213" w14:textId="121B93DE" w:rsidR="000C23AE" w:rsidRPr="007879BA" w:rsidRDefault="000C23AE" w:rsidP="00DD6B69">
      <w:pPr>
        <w:pStyle w:val="Odsekzoznamu"/>
        <w:numPr>
          <w:ilvl w:val="0"/>
          <w:numId w:val="30"/>
        </w:numPr>
        <w:spacing w:after="0"/>
        <w:rPr>
          <w:b/>
          <w:sz w:val="24"/>
          <w:szCs w:val="24"/>
        </w:rPr>
      </w:pPr>
      <w:r w:rsidRPr="00DD6B69">
        <w:rPr>
          <w:sz w:val="24"/>
          <w:szCs w:val="24"/>
        </w:rPr>
        <w:t>Cesnačka je člen horčicovej rodiny, ktorá zahŕňa kapustu, karfiol, brokolicu, ružičkový kel, horčicu a žeruchu.</w:t>
      </w:r>
    </w:p>
    <w:p w14:paraId="470478D3" w14:textId="39571ABF" w:rsidR="00875E6A" w:rsidRPr="007879BA" w:rsidRDefault="00875E6A" w:rsidP="00DD6B69">
      <w:pPr>
        <w:pStyle w:val="Odsekzoznamu"/>
        <w:numPr>
          <w:ilvl w:val="0"/>
          <w:numId w:val="30"/>
        </w:numPr>
        <w:spacing w:after="0"/>
        <w:rPr>
          <w:b/>
          <w:sz w:val="24"/>
          <w:szCs w:val="24"/>
        </w:rPr>
      </w:pPr>
      <w:r>
        <w:rPr>
          <w:sz w:val="24"/>
          <w:szCs w:val="24"/>
        </w:rPr>
        <w:t xml:space="preserve">Listy po varení stratia svoju špecifickú chuť, preto sa odporúča zaradiť ju do jedál </w:t>
      </w:r>
      <w:commentRangeStart w:id="82"/>
      <w:r>
        <w:rPr>
          <w:sz w:val="24"/>
          <w:szCs w:val="24"/>
        </w:rPr>
        <w:t>čerstvú</w:t>
      </w:r>
      <w:commentRangeEnd w:id="82"/>
      <w:r w:rsidR="007879BA">
        <w:rPr>
          <w:rStyle w:val="Odkaznakomentr"/>
        </w:rPr>
        <w:commentReference w:id="82"/>
      </w:r>
      <w:r>
        <w:rPr>
          <w:sz w:val="24"/>
          <w:szCs w:val="24"/>
        </w:rPr>
        <w:t xml:space="preserve">. </w:t>
      </w:r>
    </w:p>
    <w:p w14:paraId="5DA9F304" w14:textId="5E68E2ED" w:rsidR="007879BA" w:rsidRPr="00DD6B69" w:rsidRDefault="007879BA" w:rsidP="00DD6B69">
      <w:pPr>
        <w:pStyle w:val="Odsekzoznamu"/>
        <w:numPr>
          <w:ilvl w:val="0"/>
          <w:numId w:val="30"/>
        </w:numPr>
        <w:spacing w:after="0"/>
        <w:rPr>
          <w:b/>
          <w:sz w:val="24"/>
          <w:szCs w:val="24"/>
        </w:rPr>
      </w:pPr>
      <w:r>
        <w:rPr>
          <w:sz w:val="24"/>
          <w:szCs w:val="24"/>
        </w:rPr>
        <w:t xml:space="preserve">V mnohých krajinách je cesnačka na zozname invazívnych rastlín. Ale na základe pozorovaní v mojej záhrade som zistila, že cesnačka rada mení miesta rastu a nerastie invazívne na jednom mieste. </w:t>
      </w:r>
    </w:p>
    <w:p w14:paraId="41A77060" w14:textId="77777777" w:rsidR="00DD6B69" w:rsidRPr="00DD6B69" w:rsidRDefault="00DD6B69" w:rsidP="00DD6B69">
      <w:pPr>
        <w:spacing w:after="0"/>
        <w:rPr>
          <w:b/>
          <w:sz w:val="24"/>
          <w:szCs w:val="24"/>
        </w:rPr>
      </w:pPr>
    </w:p>
    <w:p w14:paraId="662D8818" w14:textId="77777777" w:rsidR="00772E16" w:rsidRPr="00DD6B69" w:rsidRDefault="00772E16" w:rsidP="00DD6B69">
      <w:pPr>
        <w:spacing w:after="0"/>
        <w:contextualSpacing/>
        <w:rPr>
          <w:b/>
          <w:sz w:val="24"/>
          <w:szCs w:val="24"/>
        </w:rPr>
      </w:pPr>
      <w:r w:rsidRPr="00DD6B69">
        <w:rPr>
          <w:b/>
          <w:sz w:val="24"/>
          <w:szCs w:val="24"/>
        </w:rPr>
        <w:t>Ako rastlinku spoznať?</w:t>
      </w:r>
    </w:p>
    <w:p w14:paraId="7BCAEEB6" w14:textId="5C01EA9A" w:rsidR="00772E16" w:rsidRDefault="00772E16" w:rsidP="00DD6B69">
      <w:pPr>
        <w:spacing w:after="0"/>
        <w:contextualSpacing/>
        <w:rPr>
          <w:sz w:val="24"/>
          <w:szCs w:val="24"/>
        </w:rPr>
      </w:pPr>
      <w:r w:rsidRPr="00DD6B69">
        <w:rPr>
          <w:sz w:val="24"/>
          <w:szCs w:val="24"/>
        </w:rPr>
        <w:t xml:space="preserve">Rastlinka je </w:t>
      </w:r>
      <w:proofErr w:type="spellStart"/>
      <w:r w:rsidRPr="00DD6B69">
        <w:rPr>
          <w:sz w:val="24"/>
          <w:szCs w:val="24"/>
        </w:rPr>
        <w:t>dvojročka</w:t>
      </w:r>
      <w:proofErr w:type="spellEnd"/>
      <w:r w:rsidRPr="00DD6B69">
        <w:rPr>
          <w:sz w:val="24"/>
          <w:szCs w:val="24"/>
        </w:rPr>
        <w:t xml:space="preserve">, to znamená, že v prvom </w:t>
      </w:r>
      <w:r w:rsidR="00832CAF" w:rsidRPr="00DD6B69">
        <w:rPr>
          <w:sz w:val="24"/>
          <w:szCs w:val="24"/>
        </w:rPr>
        <w:t xml:space="preserve">roku vytvára listy zúbkovatého a srdcovitého tvaru. Zo zeme vyrastajú priamo celé byle, ktoré sa málokedy vetvia iba v hornej časti. Môžu byť vysoké až 1 meter. V druhom roku rastlinka tvorí malé, biele kvietky. Každý kvietok má 4 okvetné lístky usporiadané do kríža. To, čo je </w:t>
      </w:r>
      <w:r w:rsidR="002223C3" w:rsidRPr="00DD6B69">
        <w:rPr>
          <w:sz w:val="24"/>
          <w:szCs w:val="24"/>
        </w:rPr>
        <w:t xml:space="preserve">však </w:t>
      </w:r>
      <w:r w:rsidR="00832CAF" w:rsidRPr="00DD6B69">
        <w:rPr>
          <w:sz w:val="24"/>
          <w:szCs w:val="24"/>
        </w:rPr>
        <w:t>ale pre ňu charakteristické</w:t>
      </w:r>
      <w:r w:rsidR="006A5F67" w:rsidRPr="00DD6B69">
        <w:rPr>
          <w:sz w:val="24"/>
          <w:szCs w:val="24"/>
        </w:rPr>
        <w:t>,</w:t>
      </w:r>
      <w:r w:rsidR="00832CAF" w:rsidRPr="00DD6B69">
        <w:rPr>
          <w:sz w:val="24"/>
          <w:szCs w:val="24"/>
        </w:rPr>
        <w:t xml:space="preserve"> je silná cesnakovo-chrenová aróma. </w:t>
      </w:r>
    </w:p>
    <w:p w14:paraId="5091F674" w14:textId="77777777" w:rsidR="00DD6B69" w:rsidRPr="00DD6B69" w:rsidRDefault="00DD6B69" w:rsidP="00DD6B69">
      <w:pPr>
        <w:spacing w:after="0"/>
        <w:contextualSpacing/>
        <w:rPr>
          <w:sz w:val="24"/>
          <w:szCs w:val="24"/>
        </w:rPr>
      </w:pPr>
    </w:p>
    <w:p w14:paraId="3334AED5" w14:textId="77777777" w:rsidR="000C23AE" w:rsidRPr="00DD6B69" w:rsidRDefault="000C23AE" w:rsidP="00DD6B69">
      <w:pPr>
        <w:spacing w:after="0"/>
        <w:contextualSpacing/>
        <w:rPr>
          <w:b/>
          <w:sz w:val="24"/>
          <w:szCs w:val="24"/>
        </w:rPr>
      </w:pPr>
      <w:r w:rsidRPr="00DD6B69">
        <w:rPr>
          <w:b/>
          <w:sz w:val="24"/>
          <w:szCs w:val="24"/>
        </w:rPr>
        <w:t>Kedy ju zbierať?</w:t>
      </w:r>
    </w:p>
    <w:p w14:paraId="0723FED1" w14:textId="0358BA44" w:rsidR="000C23AE" w:rsidRPr="00DD6B69" w:rsidRDefault="000C23AE" w:rsidP="00DD6B69">
      <w:pPr>
        <w:spacing w:after="0"/>
        <w:contextualSpacing/>
        <w:rPr>
          <w:sz w:val="24"/>
          <w:szCs w:val="24"/>
        </w:rPr>
      </w:pPr>
      <w:r w:rsidRPr="00DD6B69">
        <w:rPr>
          <w:sz w:val="24"/>
          <w:szCs w:val="24"/>
        </w:rPr>
        <w:t xml:space="preserve">Rastlinka začína rásť skoro na jar, vidno ju už v marci. Biele kvietky </w:t>
      </w:r>
      <w:r w:rsidR="00933F70" w:rsidRPr="00DD6B69">
        <w:rPr>
          <w:sz w:val="24"/>
          <w:szCs w:val="24"/>
        </w:rPr>
        <w:t xml:space="preserve">vidieť </w:t>
      </w:r>
      <w:r w:rsidRPr="00DD6B69">
        <w:rPr>
          <w:sz w:val="24"/>
          <w:szCs w:val="24"/>
        </w:rPr>
        <w:t>neskôr</w:t>
      </w:r>
      <w:r w:rsidR="00E6310A" w:rsidRPr="00DD6B69">
        <w:rPr>
          <w:sz w:val="24"/>
          <w:szCs w:val="24"/>
        </w:rPr>
        <w:t>,</w:t>
      </w:r>
      <w:r w:rsidRPr="00DD6B69">
        <w:rPr>
          <w:sz w:val="24"/>
          <w:szCs w:val="24"/>
        </w:rPr>
        <w:t xml:space="preserve"> okolo mája do júna. Zbierať ju môžete aj nesk</w:t>
      </w:r>
      <w:r w:rsidR="00E6310A" w:rsidRPr="00DD6B69">
        <w:rPr>
          <w:sz w:val="24"/>
          <w:szCs w:val="24"/>
        </w:rPr>
        <w:t>oršie</w:t>
      </w:r>
      <w:r w:rsidRPr="00DD6B69">
        <w:rPr>
          <w:sz w:val="24"/>
          <w:szCs w:val="24"/>
        </w:rPr>
        <w:t xml:space="preserve"> po odkvitnutí, keď má ďalšie mladé lístky. </w:t>
      </w:r>
    </w:p>
    <w:p w14:paraId="00E306F7" w14:textId="77777777" w:rsidR="00DD6B69" w:rsidRDefault="00DD6B69" w:rsidP="00DD6B69">
      <w:pPr>
        <w:spacing w:after="0"/>
        <w:contextualSpacing/>
        <w:rPr>
          <w:b/>
          <w:sz w:val="24"/>
          <w:szCs w:val="24"/>
        </w:rPr>
      </w:pPr>
    </w:p>
    <w:p w14:paraId="0AF35ED0" w14:textId="0AA8982F" w:rsidR="000C23AE" w:rsidRPr="00DD6B69" w:rsidRDefault="000C23AE" w:rsidP="00DD6B69">
      <w:pPr>
        <w:spacing w:after="0"/>
        <w:contextualSpacing/>
        <w:rPr>
          <w:b/>
          <w:sz w:val="24"/>
          <w:szCs w:val="24"/>
        </w:rPr>
      </w:pPr>
      <w:r w:rsidRPr="00DD6B69">
        <w:rPr>
          <w:b/>
          <w:sz w:val="24"/>
          <w:szCs w:val="24"/>
        </w:rPr>
        <w:t>Čo obsahuje:</w:t>
      </w:r>
    </w:p>
    <w:p w14:paraId="3588FE98" w14:textId="41FEBFF3" w:rsidR="000C23AE" w:rsidRPr="00DD6B69" w:rsidRDefault="000C23AE" w:rsidP="00DD6B69">
      <w:pPr>
        <w:spacing w:after="0"/>
        <w:contextualSpacing/>
        <w:rPr>
          <w:sz w:val="24"/>
          <w:szCs w:val="24"/>
        </w:rPr>
      </w:pPr>
      <w:r w:rsidRPr="00DD6B69">
        <w:rPr>
          <w:sz w:val="24"/>
          <w:szCs w:val="24"/>
        </w:rPr>
        <w:lastRenderedPageBreak/>
        <w:t>V cesnačke je zastúpené hlavne veľké množstvo vitamínu C, zeleného chlorofylu, vápnika, železa, betakaroténu, ale aj éterických olejov.</w:t>
      </w:r>
      <w:r w:rsidR="002F667E" w:rsidRPr="00DD6B69">
        <w:rPr>
          <w:sz w:val="24"/>
          <w:szCs w:val="24"/>
        </w:rPr>
        <w:t xml:space="preserve"> Ako člen rodiny horčice má veľa malých semien, ktoré dozrievajú v auguste. Dokonca aj tieto semi</w:t>
      </w:r>
      <w:r w:rsidR="00976E28" w:rsidRPr="00DD6B69">
        <w:rPr>
          <w:sz w:val="24"/>
          <w:szCs w:val="24"/>
        </w:rPr>
        <w:t>ačka</w:t>
      </w:r>
      <w:r w:rsidR="002F667E" w:rsidRPr="00DD6B69">
        <w:rPr>
          <w:sz w:val="24"/>
          <w:szCs w:val="24"/>
        </w:rPr>
        <w:t xml:space="preserve"> chutia ako cesnak. Všetky časti rastliny sú jedlé a</w:t>
      </w:r>
      <w:r w:rsidR="00976E28" w:rsidRPr="00DD6B69">
        <w:rPr>
          <w:sz w:val="24"/>
          <w:szCs w:val="24"/>
        </w:rPr>
        <w:t> </w:t>
      </w:r>
      <w:r w:rsidR="002F667E" w:rsidRPr="00DD6B69">
        <w:rPr>
          <w:sz w:val="24"/>
          <w:szCs w:val="24"/>
        </w:rPr>
        <w:t>výživné</w:t>
      </w:r>
      <w:r w:rsidR="00976E28" w:rsidRPr="00DD6B69">
        <w:rPr>
          <w:sz w:val="24"/>
          <w:szCs w:val="24"/>
        </w:rPr>
        <w:t>,</w:t>
      </w:r>
      <w:r w:rsidR="002F667E" w:rsidRPr="00DD6B69">
        <w:rPr>
          <w:sz w:val="24"/>
          <w:szCs w:val="24"/>
        </w:rPr>
        <w:t xml:space="preserve"> a obsahujú vitamíny a mnohé stopové minerály.</w:t>
      </w:r>
    </w:p>
    <w:p w14:paraId="227DD0A4" w14:textId="77777777" w:rsidR="00DD6B69" w:rsidRDefault="00DD6B69" w:rsidP="00DD6B69">
      <w:pPr>
        <w:spacing w:after="0"/>
        <w:contextualSpacing/>
        <w:rPr>
          <w:b/>
          <w:sz w:val="24"/>
          <w:szCs w:val="24"/>
        </w:rPr>
      </w:pPr>
    </w:p>
    <w:p w14:paraId="639BED6D" w14:textId="2291B508" w:rsidR="000C23AE" w:rsidRPr="00DD6B69" w:rsidRDefault="000C23AE" w:rsidP="00DD6B69">
      <w:pPr>
        <w:spacing w:after="0"/>
        <w:contextualSpacing/>
        <w:rPr>
          <w:b/>
          <w:sz w:val="24"/>
          <w:szCs w:val="24"/>
        </w:rPr>
      </w:pPr>
      <w:r w:rsidRPr="00DD6B69">
        <w:rPr>
          <w:b/>
          <w:sz w:val="24"/>
          <w:szCs w:val="24"/>
        </w:rPr>
        <w:t>Pri aký</w:t>
      </w:r>
      <w:r w:rsidR="00976E28" w:rsidRPr="00DD6B69">
        <w:rPr>
          <w:b/>
          <w:sz w:val="24"/>
          <w:szCs w:val="24"/>
        </w:rPr>
        <w:t>ch</w:t>
      </w:r>
      <w:r w:rsidRPr="00DD6B69">
        <w:rPr>
          <w:b/>
          <w:sz w:val="24"/>
          <w:szCs w:val="24"/>
        </w:rPr>
        <w:t xml:space="preserve"> problémoch </w:t>
      </w:r>
      <w:r w:rsidR="00DD6B69">
        <w:rPr>
          <w:b/>
          <w:sz w:val="24"/>
          <w:szCs w:val="24"/>
        </w:rPr>
        <w:t>vám</w:t>
      </w:r>
      <w:r w:rsidRPr="00DD6B69">
        <w:rPr>
          <w:b/>
          <w:sz w:val="24"/>
          <w:szCs w:val="24"/>
        </w:rPr>
        <w:t xml:space="preserve"> pomôže?</w:t>
      </w:r>
    </w:p>
    <w:p w14:paraId="6FF05120" w14:textId="4ADAC654" w:rsidR="000C23AE" w:rsidRDefault="000C23AE" w:rsidP="00DD6B69">
      <w:pPr>
        <w:spacing w:after="0"/>
        <w:contextualSpacing/>
        <w:rPr>
          <w:sz w:val="24"/>
          <w:szCs w:val="24"/>
        </w:rPr>
      </w:pPr>
      <w:r w:rsidRPr="00DD6B69">
        <w:rPr>
          <w:sz w:val="24"/>
          <w:szCs w:val="24"/>
        </w:rPr>
        <w:t>Cesnačka sa používala ako antiseptická bylina na liečenie vredov na nohách, modrín a boľavých miest, kašľa a prechladnutia. Podporuje poteni</w:t>
      </w:r>
      <w:r w:rsidR="00F643FD" w:rsidRPr="00DD6B69">
        <w:rPr>
          <w:sz w:val="24"/>
          <w:szCs w:val="24"/>
        </w:rPr>
        <w:t>e</w:t>
      </w:r>
      <w:r w:rsidRPr="00DD6B69">
        <w:rPr>
          <w:sz w:val="24"/>
          <w:szCs w:val="24"/>
        </w:rPr>
        <w:t xml:space="preserve"> podobne ako lipa a dokonca sa používa ako liek na koliku a obličkové kamene. </w:t>
      </w:r>
    </w:p>
    <w:p w14:paraId="45F756DD" w14:textId="77777777" w:rsidR="00DD6B69" w:rsidRPr="00DD6B69" w:rsidRDefault="00DD6B69" w:rsidP="00DD6B69">
      <w:pPr>
        <w:spacing w:after="0"/>
        <w:contextualSpacing/>
        <w:rPr>
          <w:sz w:val="24"/>
          <w:szCs w:val="24"/>
        </w:rPr>
      </w:pPr>
    </w:p>
    <w:p w14:paraId="7165335B" w14:textId="3CCC27AA" w:rsidR="000C23AE" w:rsidRDefault="000C23AE" w:rsidP="00DD6B69">
      <w:pPr>
        <w:spacing w:after="0"/>
        <w:contextualSpacing/>
        <w:rPr>
          <w:sz w:val="24"/>
          <w:szCs w:val="24"/>
        </w:rPr>
      </w:pPr>
      <w:r w:rsidRPr="00DD6B69">
        <w:rPr>
          <w:sz w:val="24"/>
          <w:szCs w:val="24"/>
        </w:rPr>
        <w:t>Podobne ako šalvia</w:t>
      </w:r>
      <w:r w:rsidR="002C4875" w:rsidRPr="00DD6B69">
        <w:rPr>
          <w:sz w:val="24"/>
          <w:szCs w:val="24"/>
        </w:rPr>
        <w:t>, aj ona</w:t>
      </w:r>
      <w:r w:rsidRPr="00DD6B69">
        <w:rPr>
          <w:sz w:val="24"/>
          <w:szCs w:val="24"/>
        </w:rPr>
        <w:t xml:space="preserve"> dezinfikuje ústnu dutinu, preto je vhodná ako kloktadlo pri </w:t>
      </w:r>
      <w:proofErr w:type="spellStart"/>
      <w:r w:rsidRPr="00DD6B69">
        <w:rPr>
          <w:sz w:val="24"/>
          <w:szCs w:val="24"/>
        </w:rPr>
        <w:t>aftách</w:t>
      </w:r>
      <w:proofErr w:type="spellEnd"/>
      <w:r w:rsidRPr="00DD6B69">
        <w:rPr>
          <w:sz w:val="24"/>
          <w:szCs w:val="24"/>
        </w:rPr>
        <w:t>, zápaloch v</w:t>
      </w:r>
      <w:r w:rsidR="002C4875" w:rsidRPr="00DD6B69">
        <w:rPr>
          <w:sz w:val="24"/>
          <w:szCs w:val="24"/>
        </w:rPr>
        <w:t> </w:t>
      </w:r>
      <w:r w:rsidRPr="00DD6B69">
        <w:rPr>
          <w:sz w:val="24"/>
          <w:szCs w:val="24"/>
        </w:rPr>
        <w:t>ústach</w:t>
      </w:r>
      <w:r w:rsidR="002C4875" w:rsidRPr="00DD6B69">
        <w:rPr>
          <w:sz w:val="24"/>
          <w:szCs w:val="24"/>
        </w:rPr>
        <w:t>,</w:t>
      </w:r>
      <w:r w:rsidRPr="00DD6B69">
        <w:rPr>
          <w:sz w:val="24"/>
          <w:szCs w:val="24"/>
        </w:rPr>
        <w:t xml:space="preserve"> ale aj paradentóze. </w:t>
      </w:r>
      <w:r w:rsidR="002223C3" w:rsidRPr="00DD6B69">
        <w:rPr>
          <w:sz w:val="24"/>
          <w:szCs w:val="24"/>
        </w:rPr>
        <w:t xml:space="preserve">Pre naše bežné použitie </w:t>
      </w:r>
      <w:r w:rsidR="002F667E" w:rsidRPr="00DD6B69">
        <w:rPr>
          <w:sz w:val="24"/>
          <w:szCs w:val="24"/>
        </w:rPr>
        <w:t>je vhodná na zmiernenie svrbenia po uštipnutí hmyzom. List cesnačky jemne rozdrvte a potrite s ním postihnuté miesto.</w:t>
      </w:r>
    </w:p>
    <w:p w14:paraId="7F1A7441" w14:textId="77777777" w:rsidR="00DD6B69" w:rsidRPr="00DD6B69" w:rsidRDefault="00DD6B69" w:rsidP="00DD6B69">
      <w:pPr>
        <w:spacing w:after="0"/>
        <w:contextualSpacing/>
        <w:rPr>
          <w:sz w:val="24"/>
          <w:szCs w:val="24"/>
        </w:rPr>
      </w:pPr>
    </w:p>
    <w:p w14:paraId="31603D20" w14:textId="4191009B" w:rsidR="000C23AE" w:rsidRDefault="000C23AE" w:rsidP="00DD6B69">
      <w:pPr>
        <w:spacing w:after="0"/>
        <w:contextualSpacing/>
        <w:rPr>
          <w:sz w:val="24"/>
          <w:szCs w:val="24"/>
        </w:rPr>
      </w:pPr>
      <w:r w:rsidRPr="00DD6B69">
        <w:rPr>
          <w:sz w:val="24"/>
          <w:szCs w:val="24"/>
        </w:rPr>
        <w:t xml:space="preserve">Snažíte sa schudnúť? Cesnačka stimuluje </w:t>
      </w:r>
      <w:r w:rsidR="002223C3" w:rsidRPr="00DD6B69">
        <w:rPr>
          <w:sz w:val="24"/>
          <w:szCs w:val="24"/>
        </w:rPr>
        <w:t>spaľovanie tukov, takže je veľká</w:t>
      </w:r>
      <w:r w:rsidRPr="00DD6B69">
        <w:rPr>
          <w:sz w:val="24"/>
          <w:szCs w:val="24"/>
        </w:rPr>
        <w:t xml:space="preserve"> pomocní</w:t>
      </w:r>
      <w:r w:rsidR="002223C3" w:rsidRPr="00DD6B69">
        <w:rPr>
          <w:sz w:val="24"/>
          <w:szCs w:val="24"/>
        </w:rPr>
        <w:t>č</w:t>
      </w:r>
      <w:r w:rsidRPr="00DD6B69">
        <w:rPr>
          <w:sz w:val="24"/>
          <w:szCs w:val="24"/>
        </w:rPr>
        <w:t>k</w:t>
      </w:r>
      <w:r w:rsidR="002223C3" w:rsidRPr="00DD6B69">
        <w:rPr>
          <w:sz w:val="24"/>
          <w:szCs w:val="24"/>
        </w:rPr>
        <w:t>a</w:t>
      </w:r>
      <w:r w:rsidRPr="00DD6B69">
        <w:rPr>
          <w:sz w:val="24"/>
          <w:szCs w:val="24"/>
        </w:rPr>
        <w:t xml:space="preserve"> pri chudnutí!</w:t>
      </w:r>
      <w:r w:rsidR="00DD6B69">
        <w:rPr>
          <w:sz w:val="24"/>
          <w:szCs w:val="24"/>
        </w:rPr>
        <w:t xml:space="preserve"> </w:t>
      </w:r>
      <w:r w:rsidRPr="00DD6B69">
        <w:rPr>
          <w:sz w:val="24"/>
          <w:szCs w:val="24"/>
        </w:rPr>
        <w:t>Ak sa konzumuje ako súčasť zdravej a vyváženej stravy, môže pomôcť predchádzať rakovine.</w:t>
      </w:r>
    </w:p>
    <w:p w14:paraId="72D11FAF" w14:textId="77777777" w:rsidR="00DD6B69" w:rsidRPr="00DD6B69" w:rsidRDefault="00DD6B69" w:rsidP="00DD6B69">
      <w:pPr>
        <w:spacing w:after="0"/>
        <w:contextualSpacing/>
        <w:rPr>
          <w:sz w:val="24"/>
          <w:szCs w:val="24"/>
        </w:rPr>
      </w:pPr>
    </w:p>
    <w:p w14:paraId="5415CC97" w14:textId="74931FDE" w:rsidR="000C23AE" w:rsidRDefault="000C23AE" w:rsidP="00DD6B69">
      <w:pPr>
        <w:spacing w:after="0"/>
        <w:contextualSpacing/>
        <w:rPr>
          <w:b/>
          <w:sz w:val="24"/>
          <w:szCs w:val="24"/>
        </w:rPr>
      </w:pPr>
      <w:r w:rsidRPr="00DD6B69">
        <w:rPr>
          <w:b/>
          <w:sz w:val="24"/>
          <w:szCs w:val="24"/>
        </w:rPr>
        <w:t>Tipy na najlepšie využitie</w:t>
      </w:r>
    </w:p>
    <w:p w14:paraId="4B3A8F91" w14:textId="77777777" w:rsidR="00DD6B69" w:rsidRPr="00DD6B69" w:rsidRDefault="00DD6B69" w:rsidP="00DD6B69">
      <w:pPr>
        <w:spacing w:after="0"/>
        <w:contextualSpacing/>
        <w:rPr>
          <w:b/>
          <w:sz w:val="24"/>
          <w:szCs w:val="24"/>
        </w:rPr>
      </w:pPr>
    </w:p>
    <w:p w14:paraId="6356A022" w14:textId="19158385" w:rsidR="000C23AE" w:rsidRPr="00DD6B69" w:rsidRDefault="000C23AE" w:rsidP="00DD6B69">
      <w:pPr>
        <w:spacing w:after="0"/>
        <w:contextualSpacing/>
        <w:rPr>
          <w:b/>
          <w:sz w:val="24"/>
          <w:szCs w:val="24"/>
        </w:rPr>
      </w:pPr>
      <w:proofErr w:type="spellStart"/>
      <w:r w:rsidRPr="00DD6B69">
        <w:rPr>
          <w:b/>
          <w:sz w:val="24"/>
          <w:szCs w:val="24"/>
          <w:highlight w:val="magenta"/>
        </w:rPr>
        <w:t>Cesnačkový</w:t>
      </w:r>
      <w:proofErr w:type="spellEnd"/>
      <w:r w:rsidRPr="00DD6B69">
        <w:rPr>
          <w:b/>
          <w:sz w:val="24"/>
          <w:szCs w:val="24"/>
          <w:highlight w:val="magenta"/>
        </w:rPr>
        <w:t xml:space="preserve"> ocot na posilnenie imunity</w:t>
      </w:r>
    </w:p>
    <w:p w14:paraId="0D4A2C0B" w14:textId="6F40B5F0" w:rsidR="000C23AE" w:rsidRDefault="000C23AE" w:rsidP="00DD6B69">
      <w:pPr>
        <w:spacing w:after="0"/>
        <w:contextualSpacing/>
        <w:rPr>
          <w:sz w:val="24"/>
          <w:szCs w:val="24"/>
        </w:rPr>
      </w:pPr>
      <w:r w:rsidRPr="00DD6B69">
        <w:rPr>
          <w:sz w:val="24"/>
          <w:szCs w:val="24"/>
        </w:rPr>
        <w:t xml:space="preserve">Cesnačka sa </w:t>
      </w:r>
      <w:r w:rsidR="002223C3" w:rsidRPr="00DD6B69">
        <w:rPr>
          <w:sz w:val="24"/>
          <w:szCs w:val="24"/>
        </w:rPr>
        <w:t>vďaka svojim aromatickým</w:t>
      </w:r>
      <w:r w:rsidRPr="00DD6B69">
        <w:rPr>
          <w:sz w:val="24"/>
          <w:szCs w:val="24"/>
        </w:rPr>
        <w:t xml:space="preserve"> vlastnosti</w:t>
      </w:r>
      <w:r w:rsidR="002223C3" w:rsidRPr="00DD6B69">
        <w:rPr>
          <w:sz w:val="24"/>
          <w:szCs w:val="24"/>
        </w:rPr>
        <w:t>am skvelo</w:t>
      </w:r>
      <w:r w:rsidRPr="00DD6B69">
        <w:rPr>
          <w:sz w:val="24"/>
          <w:szCs w:val="24"/>
        </w:rPr>
        <w:t xml:space="preserve"> hodí</w:t>
      </w:r>
      <w:r w:rsidR="002223C3" w:rsidRPr="00DD6B69">
        <w:rPr>
          <w:sz w:val="24"/>
          <w:szCs w:val="24"/>
        </w:rPr>
        <w:t xml:space="preserve"> na výrobu domáceho octu. Keď k</w:t>
      </w:r>
      <w:r w:rsidRPr="00DD6B69">
        <w:rPr>
          <w:sz w:val="24"/>
          <w:szCs w:val="24"/>
        </w:rPr>
        <w:t xml:space="preserve"> nej pridáte ešte domácu pažítku, </w:t>
      </w:r>
      <w:r w:rsidR="002223C3" w:rsidRPr="00DD6B69">
        <w:rPr>
          <w:sz w:val="24"/>
          <w:szCs w:val="24"/>
        </w:rPr>
        <w:t>jej</w:t>
      </w:r>
      <w:r w:rsidRPr="00DD6B69">
        <w:rPr>
          <w:sz w:val="24"/>
          <w:szCs w:val="24"/>
        </w:rPr>
        <w:t xml:space="preserve"> chuť a vôňa sa ešte zintenzívnia. </w:t>
      </w:r>
      <w:r w:rsidR="008E5914" w:rsidRPr="00DD6B69">
        <w:rPr>
          <w:sz w:val="24"/>
          <w:szCs w:val="24"/>
        </w:rPr>
        <w:t xml:space="preserve">Na výrobu </w:t>
      </w:r>
      <w:r w:rsidR="002223C3" w:rsidRPr="00DD6B69">
        <w:rPr>
          <w:sz w:val="24"/>
          <w:szCs w:val="24"/>
        </w:rPr>
        <w:t xml:space="preserve">octu </w:t>
      </w:r>
      <w:r w:rsidR="008E5914" w:rsidRPr="00DD6B69">
        <w:rPr>
          <w:sz w:val="24"/>
          <w:szCs w:val="24"/>
        </w:rPr>
        <w:t xml:space="preserve">používajte kvalitný jablčný ocot v domácej bio kvalite. Je to živý ocot, ktorý obsahuje najmä vitamín C a vitamíny skupiny B. Z minerálov organizmus potešia hlavne draslík, vápnik a horčík. Spolu s bylinkami účinne pomáha odstraňovať odpadové látky z tela a podporuje našu imunitu. </w:t>
      </w:r>
    </w:p>
    <w:p w14:paraId="2090AFED" w14:textId="2D2FDF1E" w:rsidR="00A05D8B" w:rsidRDefault="00A05D8B" w:rsidP="00DD6B69">
      <w:pPr>
        <w:spacing w:after="0"/>
        <w:contextualSpacing/>
        <w:rPr>
          <w:sz w:val="24"/>
          <w:szCs w:val="24"/>
        </w:rPr>
      </w:pPr>
      <w:r w:rsidRPr="00A05D8B">
        <w:rPr>
          <w:sz w:val="24"/>
          <w:szCs w:val="24"/>
        </w:rPr>
        <w:t>Najdôležitejšia vec, na ktorú treba pamätať pri výrobe bylinkového octu, je použiť dostatok byliniek. Bežne sa používa príliš málo, to často vedie k bylinnému octu bez väčšej chuti.</w:t>
      </w:r>
    </w:p>
    <w:p w14:paraId="41AFC3BA" w14:textId="5A1CA637" w:rsidR="00DD6B69" w:rsidRDefault="00DD6B69" w:rsidP="00DD6B69">
      <w:pPr>
        <w:spacing w:after="0"/>
        <w:contextualSpacing/>
        <w:rPr>
          <w:sz w:val="24"/>
          <w:szCs w:val="24"/>
        </w:rPr>
      </w:pPr>
    </w:p>
    <w:p w14:paraId="18216B71" w14:textId="6572BED4" w:rsidR="00A05D8B" w:rsidRPr="00296C6B" w:rsidRDefault="00A05D8B" w:rsidP="00DD6B69">
      <w:pPr>
        <w:spacing w:after="0"/>
        <w:contextualSpacing/>
        <w:rPr>
          <w:b/>
          <w:bCs/>
          <w:sz w:val="24"/>
          <w:szCs w:val="24"/>
        </w:rPr>
      </w:pPr>
      <w:r w:rsidRPr="00296C6B">
        <w:rPr>
          <w:b/>
          <w:bCs/>
          <w:sz w:val="24"/>
          <w:szCs w:val="24"/>
        </w:rPr>
        <w:t>Potrebujete:</w:t>
      </w:r>
    </w:p>
    <w:p w14:paraId="7E0FBACE" w14:textId="5BC8AD4D" w:rsidR="00A05D8B" w:rsidRDefault="00296C6B" w:rsidP="00DD6B69">
      <w:pPr>
        <w:spacing w:after="0"/>
        <w:contextualSpacing/>
        <w:rPr>
          <w:sz w:val="24"/>
          <w:szCs w:val="24"/>
        </w:rPr>
      </w:pPr>
      <w:r>
        <w:rPr>
          <w:sz w:val="24"/>
          <w:szCs w:val="24"/>
        </w:rPr>
        <w:t>2 hrnčeky jablčného nepasterizovaného octu</w:t>
      </w:r>
    </w:p>
    <w:p w14:paraId="3CAD54F0" w14:textId="1DE80F40" w:rsidR="00296C6B" w:rsidRDefault="00296C6B" w:rsidP="00DD6B69">
      <w:pPr>
        <w:spacing w:after="0"/>
        <w:contextualSpacing/>
        <w:rPr>
          <w:sz w:val="24"/>
          <w:szCs w:val="24"/>
        </w:rPr>
      </w:pPr>
      <w:r>
        <w:rPr>
          <w:sz w:val="24"/>
          <w:szCs w:val="24"/>
        </w:rPr>
        <w:t>1 hrnček voľne nasekanej cesnačky</w:t>
      </w:r>
    </w:p>
    <w:p w14:paraId="6A9DCAFC" w14:textId="7084AA65" w:rsidR="00296C6B" w:rsidRDefault="00296C6B" w:rsidP="00DD6B69">
      <w:pPr>
        <w:spacing w:after="0"/>
        <w:contextualSpacing/>
        <w:rPr>
          <w:sz w:val="24"/>
          <w:szCs w:val="24"/>
        </w:rPr>
      </w:pPr>
      <w:r>
        <w:rPr>
          <w:sz w:val="24"/>
          <w:szCs w:val="24"/>
        </w:rPr>
        <w:t>3 strúčiky cesnaku (voliteľné)</w:t>
      </w:r>
    </w:p>
    <w:p w14:paraId="2C89CFD7" w14:textId="77777777" w:rsidR="00296C6B" w:rsidRPr="00DD6B69" w:rsidRDefault="00296C6B" w:rsidP="00DD6B69">
      <w:pPr>
        <w:spacing w:after="0"/>
        <w:contextualSpacing/>
        <w:rPr>
          <w:sz w:val="24"/>
          <w:szCs w:val="24"/>
        </w:rPr>
      </w:pPr>
    </w:p>
    <w:p w14:paraId="718866DA" w14:textId="6C5E0EF2" w:rsidR="000C23AE" w:rsidRPr="00DD6B69" w:rsidRDefault="00DD6B69" w:rsidP="00DD6B69">
      <w:pPr>
        <w:spacing w:after="0"/>
        <w:contextualSpacing/>
        <w:rPr>
          <w:sz w:val="24"/>
          <w:szCs w:val="24"/>
        </w:rPr>
      </w:pPr>
      <w:r w:rsidRPr="00DD6B69">
        <w:rPr>
          <w:b/>
          <w:sz w:val="24"/>
          <w:szCs w:val="24"/>
        </w:rPr>
        <w:t>Postup</w:t>
      </w:r>
      <w:r>
        <w:rPr>
          <w:b/>
          <w:sz w:val="24"/>
          <w:szCs w:val="24"/>
        </w:rPr>
        <w:t>:</w:t>
      </w:r>
    </w:p>
    <w:p w14:paraId="4CF5C6DF" w14:textId="2C28E80C" w:rsidR="000C23AE" w:rsidRDefault="000C23AE" w:rsidP="00DD6B69">
      <w:pPr>
        <w:spacing w:after="0"/>
        <w:contextualSpacing/>
        <w:rPr>
          <w:sz w:val="24"/>
          <w:szCs w:val="24"/>
        </w:rPr>
      </w:pPr>
      <w:r w:rsidRPr="00DD6B69">
        <w:rPr>
          <w:sz w:val="24"/>
          <w:szCs w:val="24"/>
        </w:rPr>
        <w:t xml:space="preserve">Do kvalitného jablčného octu pridajte </w:t>
      </w:r>
      <w:commentRangeStart w:id="83"/>
      <w:commentRangeStart w:id="84"/>
      <w:r w:rsidRPr="00DD6B69">
        <w:rPr>
          <w:sz w:val="24"/>
          <w:szCs w:val="24"/>
        </w:rPr>
        <w:t>nasekanú cesnačku a pažítku</w:t>
      </w:r>
      <w:commentRangeEnd w:id="83"/>
      <w:r w:rsidR="00DD6B69">
        <w:rPr>
          <w:rStyle w:val="Odkaznakomentr"/>
        </w:rPr>
        <w:commentReference w:id="83"/>
      </w:r>
      <w:commentRangeEnd w:id="84"/>
      <w:r w:rsidR="00296C6B">
        <w:rPr>
          <w:rStyle w:val="Odkaznakomentr"/>
        </w:rPr>
        <w:commentReference w:id="84"/>
      </w:r>
      <w:r w:rsidRPr="00DD6B69">
        <w:rPr>
          <w:sz w:val="24"/>
          <w:szCs w:val="24"/>
        </w:rPr>
        <w:t>. Môžete pridať aj pár strúčikov cesnaku a nechajte macerovať na teplom a slnečnom mieste 2</w:t>
      </w:r>
      <w:r w:rsidR="00EE1E87" w:rsidRPr="00DD6B69">
        <w:rPr>
          <w:sz w:val="24"/>
          <w:szCs w:val="24"/>
        </w:rPr>
        <w:t xml:space="preserve"> </w:t>
      </w:r>
      <w:r w:rsidR="002223C3" w:rsidRPr="00DD6B69">
        <w:rPr>
          <w:sz w:val="24"/>
          <w:szCs w:val="24"/>
        </w:rPr>
        <w:t>–</w:t>
      </w:r>
      <w:r w:rsidR="00EE1E87" w:rsidRPr="00DD6B69">
        <w:rPr>
          <w:sz w:val="24"/>
          <w:szCs w:val="24"/>
        </w:rPr>
        <w:t xml:space="preserve"> </w:t>
      </w:r>
      <w:r w:rsidRPr="00DD6B69">
        <w:rPr>
          <w:sz w:val="24"/>
          <w:szCs w:val="24"/>
        </w:rPr>
        <w:t xml:space="preserve">4 týždne. </w:t>
      </w:r>
      <w:r w:rsidR="00DD6B69">
        <w:rPr>
          <w:sz w:val="24"/>
          <w:szCs w:val="24"/>
        </w:rPr>
        <w:t xml:space="preserve"> </w:t>
      </w:r>
      <w:r w:rsidRPr="00DD6B69">
        <w:rPr>
          <w:sz w:val="24"/>
          <w:szCs w:val="24"/>
        </w:rPr>
        <w:t xml:space="preserve">Jeho účinné látky sa už po týždni začínajú uvoľňovať, môžete ho pomaly pridávať na dochutenie </w:t>
      </w:r>
      <w:r w:rsidR="00EE1E87" w:rsidRPr="00DD6B69">
        <w:rPr>
          <w:sz w:val="24"/>
          <w:szCs w:val="24"/>
        </w:rPr>
        <w:lastRenderedPageBreak/>
        <w:t xml:space="preserve">do </w:t>
      </w:r>
      <w:r w:rsidRPr="00DD6B69">
        <w:rPr>
          <w:sz w:val="24"/>
          <w:szCs w:val="24"/>
        </w:rPr>
        <w:t xml:space="preserve">šalátov, polievok či iných zeleninových jedál. Ja už bylinky potom necedím, nechávam ich v nádobe. </w:t>
      </w:r>
    </w:p>
    <w:p w14:paraId="385AD0AD" w14:textId="77777777" w:rsidR="00493B4F" w:rsidRDefault="00493B4F" w:rsidP="00DD6B69">
      <w:pPr>
        <w:spacing w:after="0"/>
        <w:contextualSpacing/>
        <w:rPr>
          <w:sz w:val="24"/>
          <w:szCs w:val="24"/>
        </w:rPr>
      </w:pPr>
    </w:p>
    <w:p w14:paraId="738283A2" w14:textId="7A814BD4" w:rsidR="000C23AE" w:rsidRPr="00DD6B69" w:rsidRDefault="000C23AE" w:rsidP="00DD6B69">
      <w:pPr>
        <w:spacing w:after="0"/>
        <w:contextualSpacing/>
        <w:rPr>
          <w:b/>
          <w:sz w:val="24"/>
          <w:szCs w:val="24"/>
        </w:rPr>
      </w:pPr>
      <w:r w:rsidRPr="00DD6B69">
        <w:rPr>
          <w:b/>
          <w:sz w:val="24"/>
          <w:szCs w:val="24"/>
          <w:highlight w:val="magenta"/>
        </w:rPr>
        <w:t>Bylinkové kloktadlo</w:t>
      </w:r>
    </w:p>
    <w:p w14:paraId="7100C34D" w14:textId="01C7AE65" w:rsidR="000C23AE" w:rsidRDefault="000C23AE" w:rsidP="00DD6B69">
      <w:pPr>
        <w:spacing w:after="0"/>
        <w:contextualSpacing/>
        <w:rPr>
          <w:color w:val="000000"/>
          <w:sz w:val="24"/>
          <w:szCs w:val="24"/>
        </w:rPr>
      </w:pPr>
      <w:r w:rsidRPr="00DD6B69">
        <w:rPr>
          <w:sz w:val="24"/>
          <w:szCs w:val="24"/>
        </w:rPr>
        <w:t xml:space="preserve">Cítite, že </w:t>
      </w:r>
      <w:r w:rsidR="003F2D13" w:rsidRPr="00DD6B69">
        <w:rPr>
          <w:sz w:val="24"/>
          <w:szCs w:val="24"/>
        </w:rPr>
        <w:t>v</w:t>
      </w:r>
      <w:r w:rsidRPr="00DD6B69">
        <w:rPr>
          <w:sz w:val="24"/>
          <w:szCs w:val="24"/>
        </w:rPr>
        <w:t>ás začína škriabať v hrdle? Ale</w:t>
      </w:r>
      <w:r w:rsidR="008E5914" w:rsidRPr="00DD6B69">
        <w:rPr>
          <w:sz w:val="24"/>
          <w:szCs w:val="24"/>
        </w:rPr>
        <w:t>bo</w:t>
      </w:r>
      <w:r w:rsidRPr="00DD6B69">
        <w:rPr>
          <w:sz w:val="24"/>
          <w:szCs w:val="24"/>
        </w:rPr>
        <w:t xml:space="preserve"> máte v ústach nepríjemné </w:t>
      </w:r>
      <w:proofErr w:type="spellStart"/>
      <w:r w:rsidRPr="00DD6B69">
        <w:rPr>
          <w:sz w:val="24"/>
          <w:szCs w:val="24"/>
        </w:rPr>
        <w:t>afty</w:t>
      </w:r>
      <w:proofErr w:type="spellEnd"/>
      <w:r w:rsidRPr="00DD6B69">
        <w:rPr>
          <w:sz w:val="24"/>
          <w:szCs w:val="24"/>
        </w:rPr>
        <w:t>? Predtým</w:t>
      </w:r>
      <w:r w:rsidR="00EE1E87" w:rsidRPr="00DD6B69">
        <w:rPr>
          <w:sz w:val="24"/>
          <w:szCs w:val="24"/>
        </w:rPr>
        <w:t>,</w:t>
      </w:r>
      <w:r w:rsidRPr="00DD6B69">
        <w:rPr>
          <w:sz w:val="24"/>
          <w:szCs w:val="24"/>
        </w:rPr>
        <w:t xml:space="preserve"> ako siahnete po chémii z lekárne, skúste prírodnú medicínu. Cesnačka má antibakteriálne účinky a v kombinácii so šalviou </w:t>
      </w:r>
      <w:r w:rsidR="003F2D13" w:rsidRPr="00DD6B69">
        <w:rPr>
          <w:color w:val="000000"/>
          <w:sz w:val="24"/>
          <w:szCs w:val="24"/>
        </w:rPr>
        <w:t>prečistí</w:t>
      </w:r>
      <w:r w:rsidRPr="00DD6B69">
        <w:rPr>
          <w:color w:val="000000"/>
          <w:sz w:val="24"/>
          <w:szCs w:val="24"/>
        </w:rPr>
        <w:t xml:space="preserve"> ústnu dutinu a hltan, čím sa rýchlejšie vyplavia choroboplodné zárodky z tela von.</w:t>
      </w:r>
    </w:p>
    <w:p w14:paraId="6479FC21" w14:textId="1C4C8FA4" w:rsidR="00DD6B69" w:rsidRDefault="00DD6B69" w:rsidP="00DD6B69">
      <w:pPr>
        <w:spacing w:after="0"/>
        <w:contextualSpacing/>
        <w:rPr>
          <w:color w:val="000000"/>
          <w:sz w:val="24"/>
          <w:szCs w:val="24"/>
        </w:rPr>
      </w:pPr>
    </w:p>
    <w:p w14:paraId="402F5567" w14:textId="7FB95C6F" w:rsidR="00493B4F" w:rsidRDefault="00493B4F" w:rsidP="00DD6B69">
      <w:pPr>
        <w:spacing w:after="0"/>
        <w:contextualSpacing/>
        <w:rPr>
          <w:color w:val="000000"/>
          <w:sz w:val="24"/>
          <w:szCs w:val="24"/>
        </w:rPr>
      </w:pPr>
      <w:r w:rsidRPr="00493B4F">
        <w:rPr>
          <w:b/>
          <w:bCs/>
          <w:color w:val="000000"/>
          <w:sz w:val="24"/>
          <w:szCs w:val="24"/>
        </w:rPr>
        <w:t>Potrebujete</w:t>
      </w:r>
      <w:r>
        <w:rPr>
          <w:color w:val="000000"/>
          <w:sz w:val="24"/>
          <w:szCs w:val="24"/>
        </w:rPr>
        <w:t>:</w:t>
      </w:r>
    </w:p>
    <w:p w14:paraId="051C0072" w14:textId="76D13573" w:rsidR="00493B4F" w:rsidRDefault="00493B4F" w:rsidP="00DD6B69">
      <w:pPr>
        <w:spacing w:after="0"/>
        <w:contextualSpacing/>
        <w:rPr>
          <w:color w:val="000000"/>
          <w:sz w:val="24"/>
          <w:szCs w:val="24"/>
        </w:rPr>
      </w:pPr>
      <w:r>
        <w:rPr>
          <w:color w:val="000000"/>
          <w:sz w:val="24"/>
          <w:szCs w:val="24"/>
        </w:rPr>
        <w:t>Pár lístkov cesnačky</w:t>
      </w:r>
    </w:p>
    <w:p w14:paraId="52FC72B7" w14:textId="6A10921C" w:rsidR="00493B4F" w:rsidRDefault="00493B4F" w:rsidP="00DD6B69">
      <w:pPr>
        <w:spacing w:after="0"/>
        <w:contextualSpacing/>
        <w:rPr>
          <w:color w:val="000000"/>
          <w:sz w:val="24"/>
          <w:szCs w:val="24"/>
        </w:rPr>
      </w:pPr>
      <w:r>
        <w:rPr>
          <w:color w:val="000000"/>
          <w:sz w:val="24"/>
          <w:szCs w:val="24"/>
        </w:rPr>
        <w:t>Pár lístkov šalvie</w:t>
      </w:r>
    </w:p>
    <w:p w14:paraId="18C2285F" w14:textId="77777777" w:rsidR="00493B4F" w:rsidRPr="00DD6B69" w:rsidRDefault="00493B4F" w:rsidP="00DD6B69">
      <w:pPr>
        <w:spacing w:after="0"/>
        <w:contextualSpacing/>
        <w:rPr>
          <w:color w:val="000000"/>
          <w:sz w:val="24"/>
          <w:szCs w:val="24"/>
        </w:rPr>
      </w:pPr>
    </w:p>
    <w:p w14:paraId="10DC6C0A" w14:textId="77777777" w:rsidR="00DD6B69" w:rsidRPr="00DD6B69" w:rsidRDefault="00DD6B69" w:rsidP="00DD6B69">
      <w:pPr>
        <w:spacing w:after="0"/>
        <w:contextualSpacing/>
        <w:rPr>
          <w:sz w:val="24"/>
          <w:szCs w:val="24"/>
        </w:rPr>
      </w:pPr>
      <w:r w:rsidRPr="00DD6B69">
        <w:rPr>
          <w:b/>
          <w:sz w:val="24"/>
          <w:szCs w:val="24"/>
        </w:rPr>
        <w:t>Postup</w:t>
      </w:r>
      <w:r>
        <w:rPr>
          <w:b/>
          <w:sz w:val="24"/>
          <w:szCs w:val="24"/>
        </w:rPr>
        <w:t>:</w:t>
      </w:r>
    </w:p>
    <w:p w14:paraId="295A5D24" w14:textId="453E0A26" w:rsidR="000C23AE" w:rsidRDefault="000C23AE" w:rsidP="00DD6B69">
      <w:pPr>
        <w:spacing w:after="0"/>
        <w:contextualSpacing/>
        <w:rPr>
          <w:sz w:val="24"/>
          <w:szCs w:val="24"/>
        </w:rPr>
      </w:pPr>
      <w:r w:rsidRPr="00DD6B69">
        <w:rPr>
          <w:sz w:val="24"/>
          <w:szCs w:val="24"/>
        </w:rPr>
        <w:t>Naplňte pohár čerstvými lístkami cesnačky a šalvie (môž</w:t>
      </w:r>
      <w:r w:rsidR="00E25F1D" w:rsidRPr="00DD6B69">
        <w:rPr>
          <w:sz w:val="24"/>
          <w:szCs w:val="24"/>
        </w:rPr>
        <w:t>u</w:t>
      </w:r>
      <w:r w:rsidRPr="00DD6B69">
        <w:rPr>
          <w:sz w:val="24"/>
          <w:szCs w:val="24"/>
        </w:rPr>
        <w:t xml:space="preserve"> byť</w:t>
      </w:r>
      <w:r w:rsidR="00E25F1D" w:rsidRPr="00DD6B69">
        <w:rPr>
          <w:sz w:val="24"/>
          <w:szCs w:val="24"/>
        </w:rPr>
        <w:t>,</w:t>
      </w:r>
      <w:r w:rsidRPr="00DD6B69">
        <w:rPr>
          <w:sz w:val="24"/>
          <w:szCs w:val="24"/>
        </w:rPr>
        <w:t xml:space="preserve"> samozrejme</w:t>
      </w:r>
      <w:r w:rsidR="00E25F1D" w:rsidRPr="00DD6B69">
        <w:rPr>
          <w:sz w:val="24"/>
          <w:szCs w:val="24"/>
        </w:rPr>
        <w:t>,</w:t>
      </w:r>
      <w:r w:rsidRPr="00DD6B69">
        <w:rPr>
          <w:sz w:val="24"/>
          <w:szCs w:val="24"/>
        </w:rPr>
        <w:t xml:space="preserve"> aj sušené), zalejte prevarenou horúcou vodou a nechajte 15 minút postáť. Preceďte cez sitko a</w:t>
      </w:r>
      <w:r w:rsidR="003F2D13" w:rsidRPr="00DD6B69">
        <w:rPr>
          <w:sz w:val="24"/>
          <w:szCs w:val="24"/>
        </w:rPr>
        <w:t> </w:t>
      </w:r>
      <w:r w:rsidRPr="00DD6B69">
        <w:rPr>
          <w:sz w:val="24"/>
          <w:szCs w:val="24"/>
        </w:rPr>
        <w:t>kloktanie</w:t>
      </w:r>
      <w:r w:rsidR="003F2D13" w:rsidRPr="00DD6B69">
        <w:rPr>
          <w:sz w:val="24"/>
          <w:szCs w:val="24"/>
        </w:rPr>
        <w:t xml:space="preserve"> sa</w:t>
      </w:r>
      <w:r w:rsidRPr="00DD6B69">
        <w:rPr>
          <w:sz w:val="24"/>
          <w:szCs w:val="24"/>
        </w:rPr>
        <w:t xml:space="preserve"> môže začať. </w:t>
      </w:r>
    </w:p>
    <w:p w14:paraId="78183F53" w14:textId="77777777" w:rsidR="00DD6B69" w:rsidRPr="00DD6B69" w:rsidRDefault="00DD6B69" w:rsidP="00DD6B69">
      <w:pPr>
        <w:spacing w:after="0"/>
        <w:contextualSpacing/>
        <w:rPr>
          <w:sz w:val="24"/>
          <w:szCs w:val="24"/>
        </w:rPr>
      </w:pPr>
    </w:p>
    <w:p w14:paraId="0AB3EDB2" w14:textId="414DD242" w:rsidR="000C23AE" w:rsidRPr="00DD6B69" w:rsidRDefault="008E5914" w:rsidP="00DD6B69">
      <w:pPr>
        <w:spacing w:after="0"/>
        <w:contextualSpacing/>
        <w:rPr>
          <w:sz w:val="24"/>
          <w:szCs w:val="24"/>
        </w:rPr>
      </w:pPr>
      <w:r w:rsidRPr="00DD6B69">
        <w:rPr>
          <w:sz w:val="24"/>
          <w:szCs w:val="24"/>
        </w:rPr>
        <w:t>Také</w:t>
      </w:r>
      <w:r w:rsidR="000C23AE" w:rsidRPr="00DD6B69">
        <w:rPr>
          <w:sz w:val="24"/>
          <w:szCs w:val="24"/>
        </w:rPr>
        <w:t>to „liečenie“ je veľmi dobre tolerov</w:t>
      </w:r>
      <w:r w:rsidRPr="00DD6B69">
        <w:rPr>
          <w:sz w:val="24"/>
          <w:szCs w:val="24"/>
        </w:rPr>
        <w:t>ané deťmi a </w:t>
      </w:r>
      <w:r w:rsidR="003F2D13" w:rsidRPr="00DD6B69">
        <w:rPr>
          <w:sz w:val="24"/>
          <w:szCs w:val="24"/>
        </w:rPr>
        <w:t>v</w:t>
      </w:r>
      <w:r w:rsidRPr="00DD6B69">
        <w:rPr>
          <w:sz w:val="24"/>
          <w:szCs w:val="24"/>
        </w:rPr>
        <w:t xml:space="preserve">y sa nemusíte báť </w:t>
      </w:r>
      <w:r w:rsidR="000C23AE" w:rsidRPr="00DD6B69">
        <w:rPr>
          <w:sz w:val="24"/>
          <w:szCs w:val="24"/>
        </w:rPr>
        <w:t xml:space="preserve">nežiaducich účinkov pri náhodnom prehltnutí. </w:t>
      </w:r>
    </w:p>
    <w:p w14:paraId="4DBC20AA" w14:textId="77777777" w:rsidR="00DD6B69" w:rsidRDefault="00DD6B69" w:rsidP="00DD6B69">
      <w:pPr>
        <w:spacing w:after="0"/>
        <w:contextualSpacing/>
        <w:rPr>
          <w:b/>
          <w:sz w:val="24"/>
          <w:szCs w:val="24"/>
        </w:rPr>
      </w:pPr>
    </w:p>
    <w:p w14:paraId="33B2814F" w14:textId="6594983A" w:rsidR="000C23AE" w:rsidRPr="00B35BA0" w:rsidRDefault="00493B4F" w:rsidP="00DD6B69">
      <w:pPr>
        <w:spacing w:after="0"/>
        <w:contextualSpacing/>
        <w:rPr>
          <w:b/>
          <w:sz w:val="24"/>
          <w:szCs w:val="24"/>
          <w:highlight w:val="magenta"/>
        </w:rPr>
      </w:pPr>
      <w:r w:rsidRPr="00B35BA0">
        <w:rPr>
          <w:b/>
          <w:sz w:val="24"/>
          <w:szCs w:val="24"/>
          <w:highlight w:val="magenta"/>
        </w:rPr>
        <w:t>Smoothie miska s </w:t>
      </w:r>
      <w:commentRangeStart w:id="85"/>
      <w:r w:rsidRPr="00B35BA0">
        <w:rPr>
          <w:b/>
          <w:sz w:val="24"/>
          <w:szCs w:val="24"/>
          <w:highlight w:val="magenta"/>
        </w:rPr>
        <w:t>cesnačkou</w:t>
      </w:r>
      <w:commentRangeEnd w:id="85"/>
      <w:r w:rsidRPr="00B35BA0">
        <w:rPr>
          <w:b/>
          <w:sz w:val="24"/>
          <w:szCs w:val="24"/>
          <w:highlight w:val="magenta"/>
        </w:rPr>
        <w:commentReference w:id="85"/>
      </w:r>
      <w:r w:rsidRPr="00B35BA0">
        <w:rPr>
          <w:b/>
          <w:sz w:val="24"/>
          <w:szCs w:val="24"/>
          <w:highlight w:val="magenta"/>
        </w:rPr>
        <w:t xml:space="preserve"> </w:t>
      </w:r>
    </w:p>
    <w:p w14:paraId="62177DA7" w14:textId="291ECD8E" w:rsidR="000C23AE" w:rsidRDefault="000C23AE" w:rsidP="00DD6B69">
      <w:pPr>
        <w:spacing w:after="0"/>
        <w:contextualSpacing/>
        <w:rPr>
          <w:sz w:val="24"/>
          <w:szCs w:val="24"/>
        </w:rPr>
      </w:pPr>
      <w:r w:rsidRPr="00DD6B69">
        <w:rPr>
          <w:sz w:val="24"/>
          <w:szCs w:val="24"/>
        </w:rPr>
        <w:t xml:space="preserve">Tým, že cesnačka nie je taká ostrá ako napr. </w:t>
      </w:r>
      <w:r w:rsidR="008530D0" w:rsidRPr="00DD6B69">
        <w:rPr>
          <w:sz w:val="24"/>
          <w:szCs w:val="24"/>
        </w:rPr>
        <w:t xml:space="preserve">cesnak </w:t>
      </w:r>
      <w:r w:rsidRPr="00DD6B69">
        <w:rPr>
          <w:sz w:val="24"/>
          <w:szCs w:val="24"/>
        </w:rPr>
        <w:t xml:space="preserve">medvedí, nemusíte sa báť pridať </w:t>
      </w:r>
      <w:r w:rsidR="006F69DA">
        <w:rPr>
          <w:sz w:val="24"/>
          <w:szCs w:val="24"/>
        </w:rPr>
        <w:t>z nej</w:t>
      </w:r>
      <w:r w:rsidR="00F62F51" w:rsidRPr="00DD6B69">
        <w:rPr>
          <w:sz w:val="24"/>
          <w:szCs w:val="24"/>
        </w:rPr>
        <w:t xml:space="preserve"> </w:t>
      </w:r>
      <w:r w:rsidRPr="00DD6B69">
        <w:rPr>
          <w:sz w:val="24"/>
          <w:szCs w:val="24"/>
        </w:rPr>
        <w:t>zopár lístkov aj do sladkých raňajok.</w:t>
      </w:r>
    </w:p>
    <w:p w14:paraId="1DC08C45" w14:textId="172CAC81" w:rsidR="00493B4F" w:rsidRDefault="00493B4F" w:rsidP="00DD6B69">
      <w:pPr>
        <w:spacing w:after="0"/>
        <w:contextualSpacing/>
        <w:rPr>
          <w:sz w:val="24"/>
          <w:szCs w:val="24"/>
        </w:rPr>
      </w:pPr>
    </w:p>
    <w:p w14:paraId="27E27E32" w14:textId="2316CDE2" w:rsidR="006B37B5" w:rsidRDefault="006B37B5" w:rsidP="00DD6B69">
      <w:pPr>
        <w:spacing w:after="0"/>
        <w:contextualSpacing/>
        <w:rPr>
          <w:sz w:val="24"/>
          <w:szCs w:val="24"/>
        </w:rPr>
      </w:pPr>
      <w:r w:rsidRPr="00B35BA0">
        <w:rPr>
          <w:b/>
          <w:bCs/>
          <w:sz w:val="24"/>
          <w:szCs w:val="24"/>
        </w:rPr>
        <w:t>Potrebujete</w:t>
      </w:r>
      <w:r>
        <w:rPr>
          <w:sz w:val="24"/>
          <w:szCs w:val="24"/>
        </w:rPr>
        <w:t>:</w:t>
      </w:r>
    </w:p>
    <w:p w14:paraId="1D36EB3F" w14:textId="6E628B1C" w:rsidR="006B37B5" w:rsidRDefault="006B37B5" w:rsidP="006B37B5">
      <w:pPr>
        <w:spacing w:after="0"/>
        <w:contextualSpacing/>
        <w:rPr>
          <w:sz w:val="24"/>
          <w:szCs w:val="24"/>
        </w:rPr>
      </w:pPr>
      <w:r w:rsidRPr="006B37B5">
        <w:rPr>
          <w:sz w:val="24"/>
          <w:szCs w:val="24"/>
        </w:rPr>
        <w:t>1/2 až 1</w:t>
      </w:r>
      <w:r>
        <w:rPr>
          <w:sz w:val="24"/>
          <w:szCs w:val="24"/>
        </w:rPr>
        <w:t xml:space="preserve"> hrnček vody, alebo rastlinného mlieka</w:t>
      </w:r>
    </w:p>
    <w:p w14:paraId="3A638637" w14:textId="53BA6D7C" w:rsidR="006B37B5" w:rsidRPr="006B37B5" w:rsidRDefault="006B37B5" w:rsidP="006B37B5">
      <w:pPr>
        <w:spacing w:after="0"/>
        <w:contextualSpacing/>
        <w:rPr>
          <w:sz w:val="24"/>
          <w:szCs w:val="24"/>
        </w:rPr>
      </w:pPr>
      <w:r w:rsidRPr="006B37B5">
        <w:rPr>
          <w:sz w:val="24"/>
          <w:szCs w:val="24"/>
        </w:rPr>
        <w:t xml:space="preserve">2 </w:t>
      </w:r>
      <w:r>
        <w:rPr>
          <w:sz w:val="24"/>
          <w:szCs w:val="24"/>
        </w:rPr>
        <w:t>hrnčeky divokých byliniek (</w:t>
      </w:r>
      <w:r w:rsidRPr="00DD6B69">
        <w:rPr>
          <w:sz w:val="24"/>
          <w:szCs w:val="24"/>
        </w:rPr>
        <w:t>púpava, žihľava, kozonoha, cesnačka</w:t>
      </w:r>
      <w:r>
        <w:rPr>
          <w:sz w:val="24"/>
          <w:szCs w:val="24"/>
        </w:rPr>
        <w:t>)</w:t>
      </w:r>
      <w:r w:rsidRPr="006B37B5">
        <w:rPr>
          <w:sz w:val="24"/>
          <w:szCs w:val="24"/>
        </w:rPr>
        <w:t xml:space="preserve"> </w:t>
      </w:r>
    </w:p>
    <w:p w14:paraId="5C46DE02" w14:textId="77777777" w:rsidR="006B37B5" w:rsidRPr="006B37B5" w:rsidRDefault="006B37B5" w:rsidP="006B37B5">
      <w:pPr>
        <w:spacing w:after="0"/>
        <w:contextualSpacing/>
        <w:rPr>
          <w:sz w:val="24"/>
          <w:szCs w:val="24"/>
        </w:rPr>
      </w:pPr>
      <w:r w:rsidRPr="006B37B5">
        <w:rPr>
          <w:sz w:val="24"/>
          <w:szCs w:val="24"/>
        </w:rPr>
        <w:t>2 PL ľanových semienok</w:t>
      </w:r>
    </w:p>
    <w:p w14:paraId="25BFD064" w14:textId="089AA2F2" w:rsidR="006B37B5" w:rsidRPr="006B37B5" w:rsidRDefault="006B37B5" w:rsidP="006B37B5">
      <w:pPr>
        <w:spacing w:after="0"/>
        <w:contextualSpacing/>
        <w:rPr>
          <w:sz w:val="24"/>
          <w:szCs w:val="24"/>
        </w:rPr>
      </w:pPr>
      <w:r w:rsidRPr="006B37B5">
        <w:rPr>
          <w:sz w:val="24"/>
          <w:szCs w:val="24"/>
        </w:rPr>
        <w:t>1 zrelý banán</w:t>
      </w:r>
    </w:p>
    <w:p w14:paraId="4AAA41C0" w14:textId="1E9EAEB1" w:rsidR="006B37B5" w:rsidRPr="006B37B5" w:rsidRDefault="006B37B5" w:rsidP="006B37B5">
      <w:pPr>
        <w:spacing w:after="0"/>
        <w:contextualSpacing/>
        <w:rPr>
          <w:sz w:val="24"/>
          <w:szCs w:val="24"/>
        </w:rPr>
      </w:pPr>
      <w:r w:rsidRPr="006B37B5">
        <w:rPr>
          <w:sz w:val="24"/>
          <w:szCs w:val="24"/>
        </w:rPr>
        <w:t xml:space="preserve">1 </w:t>
      </w:r>
      <w:r w:rsidR="00B35BA0">
        <w:rPr>
          <w:sz w:val="24"/>
          <w:szCs w:val="24"/>
        </w:rPr>
        <w:t>hrnček</w:t>
      </w:r>
      <w:r w:rsidRPr="006B37B5">
        <w:rPr>
          <w:sz w:val="24"/>
          <w:szCs w:val="24"/>
        </w:rPr>
        <w:t xml:space="preserve"> </w:t>
      </w:r>
      <w:r w:rsidR="00B35BA0">
        <w:rPr>
          <w:sz w:val="24"/>
          <w:szCs w:val="24"/>
        </w:rPr>
        <w:t xml:space="preserve">ovocia </w:t>
      </w:r>
      <w:r w:rsidR="00B35BA0" w:rsidRPr="00DD6B69">
        <w:rPr>
          <w:sz w:val="24"/>
          <w:szCs w:val="24"/>
        </w:rPr>
        <w:t xml:space="preserve">(jablko, hruška, </w:t>
      </w:r>
      <w:r w:rsidR="00B35BA0">
        <w:rPr>
          <w:sz w:val="24"/>
          <w:szCs w:val="24"/>
        </w:rPr>
        <w:t>mango</w:t>
      </w:r>
      <w:r w:rsidR="00B35BA0" w:rsidRPr="00DD6B69">
        <w:rPr>
          <w:sz w:val="24"/>
          <w:szCs w:val="24"/>
        </w:rPr>
        <w:t xml:space="preserve"> alebo sezónne ovocie</w:t>
      </w:r>
      <w:r w:rsidR="00B35BA0">
        <w:rPr>
          <w:sz w:val="24"/>
          <w:szCs w:val="24"/>
        </w:rPr>
        <w:t>)</w:t>
      </w:r>
    </w:p>
    <w:p w14:paraId="650A9917" w14:textId="59C99BD4" w:rsidR="00493B4F" w:rsidRDefault="00B35BA0" w:rsidP="00DD6B69">
      <w:pPr>
        <w:spacing w:after="0"/>
        <w:contextualSpacing/>
        <w:rPr>
          <w:sz w:val="24"/>
          <w:szCs w:val="24"/>
        </w:rPr>
      </w:pPr>
      <w:r>
        <w:rPr>
          <w:sz w:val="24"/>
          <w:szCs w:val="24"/>
        </w:rPr>
        <w:t>3 sušené ďatle alebo figy</w:t>
      </w:r>
    </w:p>
    <w:p w14:paraId="266C0CCD" w14:textId="32209A9A" w:rsidR="00B35BA0" w:rsidRPr="00DD6B69" w:rsidRDefault="00B35BA0" w:rsidP="00DD6B69">
      <w:pPr>
        <w:spacing w:after="0"/>
        <w:contextualSpacing/>
        <w:rPr>
          <w:sz w:val="24"/>
          <w:szCs w:val="24"/>
        </w:rPr>
      </w:pPr>
      <w:r>
        <w:rPr>
          <w:sz w:val="24"/>
          <w:szCs w:val="24"/>
        </w:rPr>
        <w:t xml:space="preserve">½ </w:t>
      </w:r>
      <w:proofErr w:type="spellStart"/>
      <w:r>
        <w:rPr>
          <w:sz w:val="24"/>
          <w:szCs w:val="24"/>
        </w:rPr>
        <w:t>čl</w:t>
      </w:r>
      <w:proofErr w:type="spellEnd"/>
      <w:r>
        <w:rPr>
          <w:sz w:val="24"/>
          <w:szCs w:val="24"/>
        </w:rPr>
        <w:t xml:space="preserve"> korenín ako škorica, </w:t>
      </w:r>
      <w:proofErr w:type="spellStart"/>
      <w:r>
        <w:rPr>
          <w:sz w:val="24"/>
          <w:szCs w:val="24"/>
        </w:rPr>
        <w:t>kardamón</w:t>
      </w:r>
      <w:proofErr w:type="spellEnd"/>
      <w:r>
        <w:rPr>
          <w:sz w:val="24"/>
          <w:szCs w:val="24"/>
        </w:rPr>
        <w:t xml:space="preserve">, </w:t>
      </w:r>
      <w:proofErr w:type="spellStart"/>
      <w:r>
        <w:rPr>
          <w:sz w:val="24"/>
          <w:szCs w:val="24"/>
        </w:rPr>
        <w:t>kurkuma</w:t>
      </w:r>
      <w:proofErr w:type="spellEnd"/>
      <w:r>
        <w:rPr>
          <w:sz w:val="24"/>
          <w:szCs w:val="24"/>
        </w:rPr>
        <w:t xml:space="preserve"> </w:t>
      </w:r>
    </w:p>
    <w:p w14:paraId="4D058BFA" w14:textId="77777777" w:rsidR="006F69DA" w:rsidRDefault="006F69DA" w:rsidP="00DD6B69">
      <w:pPr>
        <w:spacing w:after="0"/>
        <w:contextualSpacing/>
        <w:rPr>
          <w:sz w:val="24"/>
          <w:szCs w:val="24"/>
        </w:rPr>
      </w:pPr>
    </w:p>
    <w:p w14:paraId="0CC26450" w14:textId="6A65589E" w:rsidR="000C23AE" w:rsidRPr="006F69DA" w:rsidRDefault="006F69DA" w:rsidP="00DD6B69">
      <w:pPr>
        <w:spacing w:after="0"/>
        <w:contextualSpacing/>
        <w:rPr>
          <w:b/>
          <w:sz w:val="24"/>
          <w:szCs w:val="24"/>
        </w:rPr>
      </w:pPr>
      <w:r w:rsidRPr="006F69DA">
        <w:rPr>
          <w:b/>
          <w:sz w:val="24"/>
          <w:szCs w:val="24"/>
        </w:rPr>
        <w:t xml:space="preserve">Postup pre </w:t>
      </w:r>
      <w:proofErr w:type="spellStart"/>
      <w:r w:rsidRPr="006F69DA">
        <w:rPr>
          <w:b/>
          <w:sz w:val="24"/>
          <w:szCs w:val="24"/>
        </w:rPr>
        <w:t>smootie</w:t>
      </w:r>
      <w:proofErr w:type="spellEnd"/>
      <w:r w:rsidRPr="006F69DA">
        <w:rPr>
          <w:b/>
          <w:sz w:val="24"/>
          <w:szCs w:val="24"/>
        </w:rPr>
        <w:t xml:space="preserve"> kašu:</w:t>
      </w:r>
    </w:p>
    <w:p w14:paraId="2E365E23" w14:textId="458747D7" w:rsidR="005B136C" w:rsidRPr="00DD6B69" w:rsidRDefault="000C23AE" w:rsidP="00DD6B69">
      <w:pPr>
        <w:spacing w:after="0"/>
        <w:contextualSpacing/>
        <w:rPr>
          <w:sz w:val="24"/>
          <w:szCs w:val="24"/>
        </w:rPr>
      </w:pPr>
      <w:r w:rsidRPr="00DD6B69">
        <w:rPr>
          <w:sz w:val="24"/>
          <w:szCs w:val="24"/>
        </w:rPr>
        <w:t>Do mixéra prid</w:t>
      </w:r>
      <w:r w:rsidR="00B35BA0">
        <w:rPr>
          <w:sz w:val="24"/>
          <w:szCs w:val="24"/>
        </w:rPr>
        <w:t>aj</w:t>
      </w:r>
      <w:r w:rsidRPr="00DD6B69">
        <w:rPr>
          <w:sz w:val="24"/>
          <w:szCs w:val="24"/>
        </w:rPr>
        <w:t>te hrsť divokých byliniek</w:t>
      </w:r>
      <w:r w:rsidR="00B35BA0">
        <w:rPr>
          <w:sz w:val="24"/>
          <w:szCs w:val="24"/>
        </w:rPr>
        <w:t xml:space="preserve"> a všetky ostatné ingrediencie. Na vysokých otáčkach rozmixujte na hladkú kašu. Vody, alebo mlieka dajte na začiatku menej, ak bude treba, dolejte. </w:t>
      </w:r>
    </w:p>
    <w:p w14:paraId="74583603" w14:textId="77777777" w:rsidR="005B136C" w:rsidRPr="00DD6B69" w:rsidRDefault="005B136C" w:rsidP="00DD6B69">
      <w:pPr>
        <w:spacing w:after="0"/>
        <w:contextualSpacing/>
        <w:rPr>
          <w:sz w:val="24"/>
          <w:szCs w:val="24"/>
        </w:rPr>
      </w:pPr>
    </w:p>
    <w:p w14:paraId="3C52EB13" w14:textId="71DBD5C0" w:rsidR="000C23AE" w:rsidRDefault="00B35BA0" w:rsidP="00DD6B69">
      <w:pPr>
        <w:spacing w:after="0"/>
        <w:contextualSpacing/>
        <w:rPr>
          <w:sz w:val="24"/>
          <w:szCs w:val="24"/>
        </w:rPr>
      </w:pPr>
      <w:proofErr w:type="spellStart"/>
      <w:r>
        <w:rPr>
          <w:sz w:val="24"/>
          <w:szCs w:val="24"/>
        </w:rPr>
        <w:lastRenderedPageBreak/>
        <w:t>O</w:t>
      </w:r>
      <w:r w:rsidR="000C23AE" w:rsidRPr="00DD6B69">
        <w:rPr>
          <w:sz w:val="24"/>
          <w:szCs w:val="24"/>
        </w:rPr>
        <w:t>zdob</w:t>
      </w:r>
      <w:r>
        <w:rPr>
          <w:sz w:val="24"/>
          <w:szCs w:val="24"/>
        </w:rPr>
        <w:t>te</w:t>
      </w:r>
      <w:r w:rsidR="000C23AE" w:rsidRPr="00DD6B69">
        <w:rPr>
          <w:sz w:val="24"/>
          <w:szCs w:val="24"/>
        </w:rPr>
        <w:t>e</w:t>
      </w:r>
      <w:proofErr w:type="spellEnd"/>
      <w:r w:rsidR="000C23AE" w:rsidRPr="00DD6B69">
        <w:rPr>
          <w:sz w:val="24"/>
          <w:szCs w:val="24"/>
        </w:rPr>
        <w:t xml:space="preserve"> ovocím, sušeným nakrájaným ovocím, napr. kokosom, môžeme posypať kakaom, pridať semiačka ako </w:t>
      </w:r>
      <w:r w:rsidR="008E5914" w:rsidRPr="00DD6B69">
        <w:rPr>
          <w:sz w:val="24"/>
          <w:szCs w:val="24"/>
        </w:rPr>
        <w:t xml:space="preserve">napr. </w:t>
      </w:r>
      <w:proofErr w:type="spellStart"/>
      <w:r w:rsidR="008E5914" w:rsidRPr="00DD6B69">
        <w:rPr>
          <w:sz w:val="24"/>
          <w:szCs w:val="24"/>
        </w:rPr>
        <w:t>chia</w:t>
      </w:r>
      <w:proofErr w:type="spellEnd"/>
      <w:r w:rsidR="008E5914" w:rsidRPr="00DD6B69">
        <w:rPr>
          <w:sz w:val="24"/>
          <w:szCs w:val="24"/>
        </w:rPr>
        <w:t>, jedlé kvietky ako napr. sedmokrásky.</w:t>
      </w:r>
      <w:r w:rsidR="000C23AE" w:rsidRPr="00DD6B69">
        <w:rPr>
          <w:sz w:val="24"/>
          <w:szCs w:val="24"/>
        </w:rPr>
        <w:t xml:space="preserve"> Deti si rad</w:t>
      </w:r>
      <w:r w:rsidR="001C31B9" w:rsidRPr="00DD6B69">
        <w:rPr>
          <w:sz w:val="24"/>
          <w:szCs w:val="24"/>
        </w:rPr>
        <w:t>y</w:t>
      </w:r>
      <w:r w:rsidR="000C23AE" w:rsidRPr="00DD6B69">
        <w:rPr>
          <w:sz w:val="24"/>
          <w:szCs w:val="24"/>
        </w:rPr>
        <w:t xml:space="preserve"> pridajú domácu pečenú </w:t>
      </w:r>
      <w:proofErr w:type="spellStart"/>
      <w:r w:rsidR="000C23AE" w:rsidRPr="00DD6B69">
        <w:rPr>
          <w:sz w:val="24"/>
          <w:szCs w:val="24"/>
        </w:rPr>
        <w:t>granolu</w:t>
      </w:r>
      <w:proofErr w:type="spellEnd"/>
      <w:r w:rsidR="000C23AE" w:rsidRPr="00DD6B69">
        <w:rPr>
          <w:sz w:val="24"/>
          <w:szCs w:val="24"/>
        </w:rPr>
        <w:t xml:space="preserve">. </w:t>
      </w:r>
    </w:p>
    <w:p w14:paraId="57AE7648" w14:textId="5AFC7CE6" w:rsidR="006F69DA" w:rsidRDefault="006F69DA" w:rsidP="00DD6B69">
      <w:pPr>
        <w:spacing w:after="0"/>
        <w:contextualSpacing/>
        <w:rPr>
          <w:sz w:val="24"/>
          <w:szCs w:val="24"/>
        </w:rPr>
      </w:pPr>
    </w:p>
    <w:p w14:paraId="5E625445" w14:textId="77777777" w:rsidR="00DD6B69" w:rsidRDefault="00DD6B69" w:rsidP="00DD6B69">
      <w:pPr>
        <w:spacing w:after="0"/>
        <w:contextualSpacing/>
        <w:rPr>
          <w:b/>
          <w:sz w:val="24"/>
          <w:szCs w:val="24"/>
        </w:rPr>
      </w:pPr>
    </w:p>
    <w:p w14:paraId="2D10A123" w14:textId="77ADB76A" w:rsidR="000A0AAE" w:rsidRPr="00DD6B69" w:rsidRDefault="000A0AAE" w:rsidP="00DD6B69">
      <w:pPr>
        <w:spacing w:after="0"/>
        <w:contextualSpacing/>
        <w:rPr>
          <w:b/>
          <w:sz w:val="24"/>
          <w:szCs w:val="24"/>
        </w:rPr>
      </w:pPr>
      <w:r w:rsidRPr="00DD6B69">
        <w:rPr>
          <w:b/>
          <w:sz w:val="24"/>
          <w:szCs w:val="24"/>
          <w:highlight w:val="magenta"/>
        </w:rPr>
        <w:t>Para</w:t>
      </w:r>
      <w:r w:rsidR="00501052" w:rsidRPr="00DD6B69">
        <w:rPr>
          <w:b/>
          <w:sz w:val="24"/>
          <w:szCs w:val="24"/>
          <w:highlight w:val="magenta"/>
        </w:rPr>
        <w:t>dajkovo-bylinkové</w:t>
      </w:r>
      <w:r w:rsidRPr="00DD6B69">
        <w:rPr>
          <w:b/>
          <w:sz w:val="24"/>
          <w:szCs w:val="24"/>
          <w:highlight w:val="magenta"/>
        </w:rPr>
        <w:t xml:space="preserve"> </w:t>
      </w:r>
      <w:proofErr w:type="spellStart"/>
      <w:r w:rsidRPr="00DD6B69">
        <w:rPr>
          <w:b/>
          <w:sz w:val="24"/>
          <w:szCs w:val="24"/>
          <w:highlight w:val="magenta"/>
        </w:rPr>
        <w:t>pesto</w:t>
      </w:r>
      <w:proofErr w:type="spellEnd"/>
      <w:r w:rsidR="00501052" w:rsidRPr="00DD6B69">
        <w:rPr>
          <w:b/>
          <w:sz w:val="24"/>
          <w:szCs w:val="24"/>
          <w:highlight w:val="magenta"/>
        </w:rPr>
        <w:t xml:space="preserve"> za 5 minút</w:t>
      </w:r>
    </w:p>
    <w:p w14:paraId="72028F08" w14:textId="65F068F8" w:rsidR="000A0AAE" w:rsidRPr="00DD6B69" w:rsidRDefault="000A0AAE" w:rsidP="00DD6B69">
      <w:pPr>
        <w:spacing w:after="0"/>
        <w:contextualSpacing/>
        <w:rPr>
          <w:sz w:val="24"/>
          <w:szCs w:val="24"/>
        </w:rPr>
      </w:pPr>
      <w:r w:rsidRPr="00DD6B69">
        <w:rPr>
          <w:sz w:val="24"/>
          <w:szCs w:val="24"/>
        </w:rPr>
        <w:t>Keďže cesnačka a</w:t>
      </w:r>
      <w:r w:rsidR="008530D0" w:rsidRPr="00DD6B69">
        <w:rPr>
          <w:sz w:val="24"/>
          <w:szCs w:val="24"/>
        </w:rPr>
        <w:t xml:space="preserve"> cesnak </w:t>
      </w:r>
      <w:r w:rsidRPr="00DD6B69">
        <w:rPr>
          <w:sz w:val="24"/>
          <w:szCs w:val="24"/>
        </w:rPr>
        <w:t>medvedí rastú v tom istom období, tvoria</w:t>
      </w:r>
      <w:r w:rsidR="002208CF" w:rsidRPr="00DD6B69">
        <w:rPr>
          <w:sz w:val="24"/>
          <w:szCs w:val="24"/>
        </w:rPr>
        <w:t xml:space="preserve"> základ</w:t>
      </w:r>
      <w:r w:rsidRPr="00DD6B69">
        <w:rPr>
          <w:sz w:val="24"/>
          <w:szCs w:val="24"/>
        </w:rPr>
        <w:t xml:space="preserve"> vynikajúc</w:t>
      </w:r>
      <w:r w:rsidR="002208CF" w:rsidRPr="00DD6B69">
        <w:rPr>
          <w:sz w:val="24"/>
          <w:szCs w:val="24"/>
        </w:rPr>
        <w:t>ej gurmánskej</w:t>
      </w:r>
      <w:r w:rsidRPr="00DD6B69">
        <w:rPr>
          <w:sz w:val="24"/>
          <w:szCs w:val="24"/>
        </w:rPr>
        <w:t xml:space="preserve"> </w:t>
      </w:r>
      <w:proofErr w:type="spellStart"/>
      <w:r w:rsidR="002208CF" w:rsidRPr="00DD6B69">
        <w:rPr>
          <w:sz w:val="24"/>
          <w:szCs w:val="24"/>
        </w:rPr>
        <w:t>špecialitky</w:t>
      </w:r>
      <w:proofErr w:type="spellEnd"/>
      <w:r w:rsidR="001C31B9" w:rsidRPr="00DD6B69">
        <w:rPr>
          <w:sz w:val="24"/>
          <w:szCs w:val="24"/>
        </w:rPr>
        <w:t>,</w:t>
      </w:r>
      <w:r w:rsidR="002208CF" w:rsidRPr="00DD6B69">
        <w:rPr>
          <w:sz w:val="24"/>
          <w:szCs w:val="24"/>
        </w:rPr>
        <w:t xml:space="preserve"> a tou je </w:t>
      </w:r>
      <w:proofErr w:type="spellStart"/>
      <w:r w:rsidR="002208CF" w:rsidRPr="00DD6B69">
        <w:rPr>
          <w:sz w:val="24"/>
          <w:szCs w:val="24"/>
        </w:rPr>
        <w:t>pesto</w:t>
      </w:r>
      <w:proofErr w:type="spellEnd"/>
      <w:r w:rsidR="002208CF" w:rsidRPr="00DD6B69">
        <w:rPr>
          <w:sz w:val="24"/>
          <w:szCs w:val="24"/>
        </w:rPr>
        <w:t xml:space="preserve"> z divokých byliniek. Komu </w:t>
      </w:r>
      <w:r w:rsidR="00551E85" w:rsidRPr="00DD6B69">
        <w:rPr>
          <w:sz w:val="24"/>
          <w:szCs w:val="24"/>
        </w:rPr>
        <w:t>prekáža</w:t>
      </w:r>
      <w:r w:rsidR="002208CF" w:rsidRPr="00DD6B69">
        <w:rPr>
          <w:sz w:val="24"/>
          <w:szCs w:val="24"/>
        </w:rPr>
        <w:t xml:space="preserve"> silná cesnaková chuť, tak práve sušené paradajky v </w:t>
      </w:r>
      <w:proofErr w:type="spellStart"/>
      <w:r w:rsidR="002208CF" w:rsidRPr="00DD6B69">
        <w:rPr>
          <w:sz w:val="24"/>
          <w:szCs w:val="24"/>
        </w:rPr>
        <w:t>peste</w:t>
      </w:r>
      <w:proofErr w:type="spellEnd"/>
      <w:r w:rsidR="002208CF" w:rsidRPr="00DD6B69">
        <w:rPr>
          <w:sz w:val="24"/>
          <w:szCs w:val="24"/>
        </w:rPr>
        <w:t xml:space="preserve"> túto chuť zjemnia. </w:t>
      </w:r>
    </w:p>
    <w:p w14:paraId="4264406B" w14:textId="77777777" w:rsidR="00DD6B69" w:rsidRDefault="00DD6B69" w:rsidP="00DD6B69">
      <w:pPr>
        <w:spacing w:after="0"/>
        <w:contextualSpacing/>
        <w:rPr>
          <w:sz w:val="24"/>
          <w:szCs w:val="24"/>
        </w:rPr>
      </w:pPr>
    </w:p>
    <w:p w14:paraId="67362582" w14:textId="5794867A" w:rsidR="00501052" w:rsidRPr="00DD6B69" w:rsidRDefault="00DD6B69" w:rsidP="00DD6B69">
      <w:pPr>
        <w:spacing w:after="0"/>
        <w:contextualSpacing/>
        <w:rPr>
          <w:b/>
          <w:sz w:val="24"/>
          <w:szCs w:val="24"/>
        </w:rPr>
      </w:pPr>
      <w:r w:rsidRPr="00DD6B69">
        <w:rPr>
          <w:b/>
          <w:sz w:val="24"/>
          <w:szCs w:val="24"/>
        </w:rPr>
        <w:t>Potrebujete:</w:t>
      </w:r>
    </w:p>
    <w:p w14:paraId="2349D2F5" w14:textId="212EC93D" w:rsidR="00501052" w:rsidRPr="00DD6B69" w:rsidRDefault="00501052" w:rsidP="00DD6B69">
      <w:pPr>
        <w:spacing w:after="0"/>
        <w:contextualSpacing/>
        <w:rPr>
          <w:sz w:val="24"/>
          <w:szCs w:val="24"/>
        </w:rPr>
      </w:pPr>
      <w:r w:rsidRPr="00DD6B69">
        <w:rPr>
          <w:sz w:val="24"/>
          <w:szCs w:val="24"/>
        </w:rPr>
        <w:t>150 g čerstvých byliniek (</w:t>
      </w:r>
      <w:r w:rsidR="008530D0" w:rsidRPr="00DD6B69">
        <w:rPr>
          <w:sz w:val="24"/>
          <w:szCs w:val="24"/>
        </w:rPr>
        <w:t xml:space="preserve">cesnak </w:t>
      </w:r>
      <w:r w:rsidRPr="00DD6B69">
        <w:rPr>
          <w:sz w:val="24"/>
          <w:szCs w:val="24"/>
        </w:rPr>
        <w:t>medvedí + cesnačka)</w:t>
      </w:r>
    </w:p>
    <w:p w14:paraId="622EB59A" w14:textId="77777777" w:rsidR="00501052" w:rsidRPr="00DD6B69" w:rsidRDefault="00501052" w:rsidP="00DD6B69">
      <w:pPr>
        <w:spacing w:after="0"/>
        <w:contextualSpacing/>
        <w:rPr>
          <w:sz w:val="24"/>
          <w:szCs w:val="24"/>
        </w:rPr>
      </w:pPr>
      <w:r w:rsidRPr="00DD6B69">
        <w:rPr>
          <w:sz w:val="24"/>
          <w:szCs w:val="24"/>
        </w:rPr>
        <w:t>200 ml olivového oleja</w:t>
      </w:r>
    </w:p>
    <w:p w14:paraId="34F9C26B" w14:textId="64ED28F8" w:rsidR="00501052" w:rsidRPr="00DD6B69" w:rsidRDefault="00501052" w:rsidP="00DD6B69">
      <w:pPr>
        <w:spacing w:after="0"/>
        <w:contextualSpacing/>
        <w:rPr>
          <w:sz w:val="24"/>
          <w:szCs w:val="24"/>
        </w:rPr>
      </w:pPr>
      <w:r w:rsidRPr="00DD6B69">
        <w:rPr>
          <w:sz w:val="24"/>
          <w:szCs w:val="24"/>
        </w:rPr>
        <w:t>4</w:t>
      </w:r>
      <w:r w:rsidR="006908E9" w:rsidRPr="00DD6B69">
        <w:rPr>
          <w:sz w:val="24"/>
          <w:szCs w:val="24"/>
        </w:rPr>
        <w:t xml:space="preserve"> – </w:t>
      </w:r>
      <w:r w:rsidRPr="00DD6B69">
        <w:rPr>
          <w:sz w:val="24"/>
          <w:szCs w:val="24"/>
        </w:rPr>
        <w:t>5 ks sušených paradajok</w:t>
      </w:r>
    </w:p>
    <w:p w14:paraId="6CA444CE" w14:textId="732E2614" w:rsidR="00501052" w:rsidRPr="00DD6B69" w:rsidRDefault="00551E85" w:rsidP="00DD6B69">
      <w:pPr>
        <w:spacing w:after="0"/>
        <w:contextualSpacing/>
        <w:rPr>
          <w:sz w:val="24"/>
          <w:szCs w:val="24"/>
        </w:rPr>
      </w:pPr>
      <w:r w:rsidRPr="00DD6B69">
        <w:rPr>
          <w:sz w:val="24"/>
          <w:szCs w:val="24"/>
        </w:rPr>
        <w:t>m</w:t>
      </w:r>
      <w:r w:rsidR="00501052" w:rsidRPr="00DD6B69">
        <w:rPr>
          <w:sz w:val="24"/>
          <w:szCs w:val="24"/>
        </w:rPr>
        <w:t>enši</w:t>
      </w:r>
      <w:r w:rsidR="001C31B9" w:rsidRPr="00DD6B69">
        <w:rPr>
          <w:sz w:val="24"/>
          <w:szCs w:val="24"/>
        </w:rPr>
        <w:t>u</w:t>
      </w:r>
      <w:r w:rsidR="00501052" w:rsidRPr="00DD6B69">
        <w:rPr>
          <w:sz w:val="24"/>
          <w:szCs w:val="24"/>
        </w:rPr>
        <w:t xml:space="preserve"> hrsť kešu orieškov</w:t>
      </w:r>
    </w:p>
    <w:p w14:paraId="74F08D0B" w14:textId="27F04A59" w:rsidR="00501052" w:rsidRPr="00DD6B69" w:rsidRDefault="00551E85" w:rsidP="00DD6B69">
      <w:pPr>
        <w:spacing w:after="0"/>
        <w:contextualSpacing/>
        <w:rPr>
          <w:sz w:val="24"/>
          <w:szCs w:val="24"/>
        </w:rPr>
      </w:pPr>
      <w:r w:rsidRPr="00DD6B69">
        <w:rPr>
          <w:sz w:val="24"/>
          <w:szCs w:val="24"/>
        </w:rPr>
        <w:t>s</w:t>
      </w:r>
      <w:r w:rsidR="00501052" w:rsidRPr="00DD6B69">
        <w:rPr>
          <w:sz w:val="24"/>
          <w:szCs w:val="24"/>
        </w:rPr>
        <w:t>oľ</w:t>
      </w:r>
    </w:p>
    <w:p w14:paraId="4B5FC2BA" w14:textId="77777777" w:rsidR="00501052" w:rsidRPr="00DD6B69" w:rsidRDefault="00501052" w:rsidP="00DD6B69">
      <w:pPr>
        <w:spacing w:after="0"/>
        <w:contextualSpacing/>
        <w:rPr>
          <w:sz w:val="24"/>
          <w:szCs w:val="24"/>
        </w:rPr>
      </w:pPr>
    </w:p>
    <w:p w14:paraId="33BE2A6B" w14:textId="77777777" w:rsidR="00501052" w:rsidRPr="00DD6B69" w:rsidRDefault="00501052" w:rsidP="00DD6B69">
      <w:pPr>
        <w:spacing w:after="0"/>
        <w:contextualSpacing/>
        <w:rPr>
          <w:b/>
          <w:sz w:val="24"/>
          <w:szCs w:val="24"/>
        </w:rPr>
      </w:pPr>
      <w:r w:rsidRPr="00DD6B69">
        <w:rPr>
          <w:b/>
          <w:sz w:val="24"/>
          <w:szCs w:val="24"/>
        </w:rPr>
        <w:t>Postup:</w:t>
      </w:r>
    </w:p>
    <w:p w14:paraId="216E2456" w14:textId="5CC1122C" w:rsidR="00501052" w:rsidRDefault="00501052" w:rsidP="00DD6B69">
      <w:pPr>
        <w:spacing w:after="0"/>
        <w:contextualSpacing/>
        <w:rPr>
          <w:sz w:val="24"/>
          <w:szCs w:val="24"/>
        </w:rPr>
      </w:pPr>
      <w:r w:rsidRPr="00DD6B69">
        <w:rPr>
          <w:sz w:val="24"/>
          <w:szCs w:val="24"/>
        </w:rPr>
        <w:t>Všetky ingrediencie dajte do mixéra a</w:t>
      </w:r>
      <w:r w:rsidR="00C955A2" w:rsidRPr="00DD6B69">
        <w:rPr>
          <w:sz w:val="24"/>
          <w:szCs w:val="24"/>
        </w:rPr>
        <w:t xml:space="preserve"> rozmixujte, až kým </w:t>
      </w:r>
      <w:proofErr w:type="spellStart"/>
      <w:r w:rsidR="00C955A2" w:rsidRPr="00DD6B69">
        <w:rPr>
          <w:sz w:val="24"/>
          <w:szCs w:val="24"/>
        </w:rPr>
        <w:t>pesto</w:t>
      </w:r>
      <w:proofErr w:type="spellEnd"/>
      <w:r w:rsidR="00C955A2" w:rsidRPr="00DD6B69">
        <w:rPr>
          <w:sz w:val="24"/>
          <w:szCs w:val="24"/>
        </w:rPr>
        <w:t xml:space="preserve"> </w:t>
      </w:r>
      <w:r w:rsidR="00551E85" w:rsidRPr="00DD6B69">
        <w:rPr>
          <w:sz w:val="24"/>
          <w:szCs w:val="24"/>
        </w:rPr>
        <w:t>ne</w:t>
      </w:r>
      <w:r w:rsidR="00C955A2" w:rsidRPr="00DD6B69">
        <w:rPr>
          <w:sz w:val="24"/>
          <w:szCs w:val="24"/>
        </w:rPr>
        <w:t xml:space="preserve">bude mať </w:t>
      </w:r>
      <w:r w:rsidR="00551E85" w:rsidRPr="00DD6B69">
        <w:rPr>
          <w:sz w:val="24"/>
          <w:szCs w:val="24"/>
        </w:rPr>
        <w:t>v</w:t>
      </w:r>
      <w:r w:rsidR="00C955A2" w:rsidRPr="00DD6B69">
        <w:rPr>
          <w:sz w:val="24"/>
          <w:szCs w:val="24"/>
        </w:rPr>
        <w:t xml:space="preserve">ami požadovanú konzistenciu. Soľ pridávajte na konci a opatrne, pretože väčšinou sú sušené paradajky už solené. </w:t>
      </w:r>
    </w:p>
    <w:p w14:paraId="75E3020A" w14:textId="20D23498" w:rsidR="00C76744" w:rsidRDefault="00C76744" w:rsidP="00DD6B69">
      <w:pPr>
        <w:spacing w:after="0"/>
        <w:contextualSpacing/>
        <w:rPr>
          <w:sz w:val="24"/>
          <w:szCs w:val="24"/>
        </w:rPr>
      </w:pPr>
    </w:p>
    <w:p w14:paraId="3B38618B" w14:textId="689AA9B7" w:rsidR="00C76744" w:rsidRPr="00DD6B69" w:rsidRDefault="00C76744" w:rsidP="00DD6B69">
      <w:pPr>
        <w:spacing w:after="0"/>
        <w:contextualSpacing/>
        <w:rPr>
          <w:sz w:val="24"/>
          <w:szCs w:val="24"/>
        </w:rPr>
      </w:pPr>
      <w:r>
        <w:rPr>
          <w:sz w:val="24"/>
          <w:szCs w:val="24"/>
        </w:rPr>
        <w:t xml:space="preserve">Paradajkovo-bylinkové </w:t>
      </w:r>
      <w:proofErr w:type="spellStart"/>
      <w:r>
        <w:rPr>
          <w:sz w:val="24"/>
          <w:szCs w:val="24"/>
        </w:rPr>
        <w:t>pesto</w:t>
      </w:r>
      <w:proofErr w:type="spellEnd"/>
      <w:r>
        <w:rPr>
          <w:sz w:val="24"/>
          <w:szCs w:val="24"/>
        </w:rPr>
        <w:t xml:space="preserve"> môžete použiť na hrianky, do nátierok alebo masla, do rizota či cestovín, môžete ho pridať do šalátových dresingov, do slaných koláčov, do </w:t>
      </w:r>
      <w:proofErr w:type="spellStart"/>
      <w:r>
        <w:rPr>
          <w:sz w:val="24"/>
          <w:szCs w:val="24"/>
        </w:rPr>
        <w:t>dipov</w:t>
      </w:r>
      <w:proofErr w:type="spellEnd"/>
      <w:r>
        <w:rPr>
          <w:sz w:val="24"/>
          <w:szCs w:val="24"/>
        </w:rPr>
        <w:t xml:space="preserve"> a omáčok...</w:t>
      </w:r>
    </w:p>
    <w:p w14:paraId="36BEEDE6" w14:textId="77777777" w:rsidR="00C955A2" w:rsidRPr="00DD6B69" w:rsidRDefault="00C955A2" w:rsidP="00DD6B69">
      <w:pPr>
        <w:spacing w:after="0"/>
        <w:contextualSpacing/>
        <w:rPr>
          <w:sz w:val="24"/>
          <w:szCs w:val="24"/>
        </w:rPr>
      </w:pPr>
    </w:p>
    <w:p w14:paraId="57BA4EBD" w14:textId="08C2849B" w:rsidR="00B35BA0" w:rsidRDefault="00B35BA0" w:rsidP="00B35BA0">
      <w:pPr>
        <w:spacing w:after="0"/>
        <w:contextualSpacing/>
        <w:rPr>
          <w:b/>
          <w:sz w:val="24"/>
          <w:szCs w:val="24"/>
          <w:highlight w:val="magenta"/>
        </w:rPr>
      </w:pPr>
      <w:r w:rsidRPr="00B35BA0">
        <w:rPr>
          <w:b/>
          <w:sz w:val="24"/>
          <w:szCs w:val="24"/>
          <w:highlight w:val="magenta"/>
        </w:rPr>
        <w:t>Pikantná bylinková horčica</w:t>
      </w:r>
    </w:p>
    <w:p w14:paraId="2965EB74" w14:textId="0702727B" w:rsidR="00B35BA0" w:rsidRPr="002C51E6" w:rsidRDefault="002C51E6" w:rsidP="00B35BA0">
      <w:pPr>
        <w:spacing w:after="0"/>
        <w:contextualSpacing/>
        <w:rPr>
          <w:sz w:val="24"/>
          <w:szCs w:val="24"/>
        </w:rPr>
      </w:pPr>
      <w:r w:rsidRPr="002C51E6">
        <w:rPr>
          <w:sz w:val="24"/>
          <w:szCs w:val="24"/>
        </w:rPr>
        <w:t xml:space="preserve">Horčica patrí do rovnakej rodiny listovej zeleniny bohatej na živiny ako kapusta, brokolica </w:t>
      </w:r>
      <w:r>
        <w:rPr>
          <w:sz w:val="24"/>
          <w:szCs w:val="24"/>
        </w:rPr>
        <w:t>či </w:t>
      </w:r>
      <w:r w:rsidRPr="002C51E6">
        <w:rPr>
          <w:sz w:val="24"/>
          <w:szCs w:val="24"/>
        </w:rPr>
        <w:t>kel</w:t>
      </w:r>
      <w:r>
        <w:rPr>
          <w:sz w:val="24"/>
          <w:szCs w:val="24"/>
        </w:rPr>
        <w:t xml:space="preserve">. </w:t>
      </w:r>
      <w:r w:rsidRPr="002C51E6">
        <w:rPr>
          <w:sz w:val="24"/>
          <w:szCs w:val="24"/>
        </w:rPr>
        <w:t>Semená, ako aj listy tejto rastliny majú kulinársku hodnotu a</w:t>
      </w:r>
      <w:r>
        <w:rPr>
          <w:sz w:val="24"/>
          <w:szCs w:val="24"/>
        </w:rPr>
        <w:t> </w:t>
      </w:r>
      <w:r w:rsidRPr="002C51E6">
        <w:rPr>
          <w:sz w:val="24"/>
          <w:szCs w:val="24"/>
        </w:rPr>
        <w:t>je známa svojimi liečivými vlastnosťami a</w:t>
      </w:r>
      <w:r>
        <w:rPr>
          <w:sz w:val="24"/>
          <w:szCs w:val="24"/>
        </w:rPr>
        <w:t> </w:t>
      </w:r>
      <w:r w:rsidRPr="002C51E6">
        <w:rPr>
          <w:sz w:val="24"/>
          <w:szCs w:val="24"/>
        </w:rPr>
        <w:t>štipľavou chuťou.</w:t>
      </w:r>
      <w:r>
        <w:rPr>
          <w:sz w:val="24"/>
          <w:szCs w:val="24"/>
        </w:rPr>
        <w:t xml:space="preserve"> Semená horčice </w:t>
      </w:r>
      <w:r w:rsidRPr="002C51E6">
        <w:rPr>
          <w:sz w:val="24"/>
          <w:szCs w:val="24"/>
        </w:rPr>
        <w:t>sú bohaté na viaceré minerály, ako je meď, vápnik, železo, horčík, fosfor, draslík, sodík, zinok, mangán a selén.</w:t>
      </w:r>
      <w:r>
        <w:rPr>
          <w:sz w:val="24"/>
          <w:szCs w:val="24"/>
        </w:rPr>
        <w:t xml:space="preserve"> V spojení s divokými bylinkami získate nielen chutné, ale aj liečivé dochucovadlo. </w:t>
      </w:r>
    </w:p>
    <w:p w14:paraId="3D1F8EE1" w14:textId="77777777" w:rsidR="002C51E6" w:rsidRDefault="002C51E6" w:rsidP="00B35BA0">
      <w:pPr>
        <w:spacing w:after="0"/>
        <w:contextualSpacing/>
        <w:rPr>
          <w:sz w:val="24"/>
          <w:szCs w:val="24"/>
        </w:rPr>
      </w:pPr>
    </w:p>
    <w:p w14:paraId="4BE7067A" w14:textId="2BC3B3B2" w:rsidR="00E703DB" w:rsidRPr="002C51E6" w:rsidRDefault="002C51E6" w:rsidP="00B35BA0">
      <w:pPr>
        <w:spacing w:after="0"/>
        <w:contextualSpacing/>
        <w:rPr>
          <w:sz w:val="24"/>
          <w:szCs w:val="24"/>
        </w:rPr>
      </w:pPr>
      <w:r>
        <w:rPr>
          <w:sz w:val="24"/>
          <w:szCs w:val="24"/>
        </w:rPr>
        <w:t xml:space="preserve">Výhodou je, že z mála semienok pripravíte celý pohárik, ktorý vydrží uskladnený v chladničke veľmi dlho. </w:t>
      </w:r>
    </w:p>
    <w:p w14:paraId="7D17B34D" w14:textId="656B7DC8" w:rsidR="00B35BA0" w:rsidRDefault="00B35BA0" w:rsidP="00B35BA0">
      <w:pPr>
        <w:spacing w:after="0"/>
        <w:contextualSpacing/>
        <w:rPr>
          <w:b/>
          <w:sz w:val="24"/>
          <w:szCs w:val="24"/>
          <w:highlight w:val="magenta"/>
          <w:lang w:val="en-GB"/>
        </w:rPr>
      </w:pPr>
    </w:p>
    <w:p w14:paraId="67C55664" w14:textId="72DE6902" w:rsidR="00DF6296" w:rsidRDefault="00DF6296" w:rsidP="00B35BA0">
      <w:pPr>
        <w:spacing w:after="0"/>
        <w:contextualSpacing/>
        <w:rPr>
          <w:b/>
          <w:sz w:val="24"/>
          <w:szCs w:val="24"/>
        </w:rPr>
      </w:pPr>
      <w:r w:rsidRPr="00DF6296">
        <w:rPr>
          <w:b/>
          <w:sz w:val="24"/>
          <w:szCs w:val="24"/>
        </w:rPr>
        <w:t>Potrebujete:</w:t>
      </w:r>
    </w:p>
    <w:p w14:paraId="55406175" w14:textId="143B55F8" w:rsidR="00DF6296" w:rsidRPr="00DF6296" w:rsidRDefault="00DF6296" w:rsidP="00DF6296">
      <w:pPr>
        <w:spacing w:after="0"/>
        <w:contextualSpacing/>
        <w:rPr>
          <w:sz w:val="24"/>
          <w:szCs w:val="24"/>
        </w:rPr>
      </w:pPr>
      <w:r w:rsidRPr="00DF6296">
        <w:rPr>
          <w:sz w:val="24"/>
          <w:szCs w:val="24"/>
        </w:rPr>
        <w:t xml:space="preserve">3/4 </w:t>
      </w:r>
      <w:r>
        <w:rPr>
          <w:sz w:val="24"/>
          <w:szCs w:val="24"/>
        </w:rPr>
        <w:t>hrnčeka</w:t>
      </w:r>
      <w:r w:rsidRPr="00DF6296">
        <w:rPr>
          <w:sz w:val="24"/>
          <w:szCs w:val="24"/>
        </w:rPr>
        <w:t xml:space="preserve"> žltých horčičných semienok</w:t>
      </w:r>
    </w:p>
    <w:p w14:paraId="21E79C6C" w14:textId="3A053866" w:rsidR="00DF6296" w:rsidRPr="00DF6296" w:rsidRDefault="00DF6296" w:rsidP="00DF6296">
      <w:pPr>
        <w:spacing w:after="0"/>
        <w:contextualSpacing/>
        <w:rPr>
          <w:sz w:val="24"/>
          <w:szCs w:val="24"/>
        </w:rPr>
      </w:pPr>
      <w:r w:rsidRPr="00DF6296">
        <w:rPr>
          <w:sz w:val="24"/>
          <w:szCs w:val="24"/>
        </w:rPr>
        <w:t xml:space="preserve">1 a 1/2 </w:t>
      </w:r>
      <w:r>
        <w:rPr>
          <w:sz w:val="24"/>
          <w:szCs w:val="24"/>
        </w:rPr>
        <w:t>hrnčeka</w:t>
      </w:r>
      <w:r w:rsidRPr="00DF6296">
        <w:rPr>
          <w:sz w:val="24"/>
          <w:szCs w:val="24"/>
        </w:rPr>
        <w:t xml:space="preserve"> vody</w:t>
      </w:r>
    </w:p>
    <w:p w14:paraId="4D68A9AF" w14:textId="7F2B9364" w:rsidR="00DF6296" w:rsidRPr="00DF6296" w:rsidRDefault="00DF6296" w:rsidP="00DF6296">
      <w:pPr>
        <w:spacing w:after="0"/>
        <w:contextualSpacing/>
        <w:rPr>
          <w:sz w:val="24"/>
          <w:szCs w:val="24"/>
        </w:rPr>
      </w:pPr>
      <w:r w:rsidRPr="00DF6296">
        <w:rPr>
          <w:sz w:val="24"/>
          <w:szCs w:val="24"/>
        </w:rPr>
        <w:t>1/4 šálky jablčného octu alebo destilovaného vínneho octu</w:t>
      </w:r>
    </w:p>
    <w:p w14:paraId="43427F3B" w14:textId="0B3B0701" w:rsidR="00DF6296" w:rsidRPr="00DF6296" w:rsidRDefault="00DF6296" w:rsidP="00DF6296">
      <w:pPr>
        <w:spacing w:after="0"/>
        <w:contextualSpacing/>
        <w:rPr>
          <w:sz w:val="24"/>
          <w:szCs w:val="24"/>
        </w:rPr>
      </w:pPr>
      <w:r w:rsidRPr="00DF6296">
        <w:rPr>
          <w:sz w:val="24"/>
          <w:szCs w:val="24"/>
        </w:rPr>
        <w:t>1/2 lyžičky soli</w:t>
      </w:r>
    </w:p>
    <w:p w14:paraId="6917E069" w14:textId="59CC9BEB" w:rsidR="00DF6296" w:rsidRPr="00DF6296" w:rsidRDefault="00DF6296" w:rsidP="00DF6296">
      <w:pPr>
        <w:spacing w:after="0"/>
        <w:contextualSpacing/>
        <w:rPr>
          <w:sz w:val="24"/>
          <w:szCs w:val="24"/>
        </w:rPr>
      </w:pPr>
      <w:r w:rsidRPr="00DF6296">
        <w:rPr>
          <w:sz w:val="24"/>
          <w:szCs w:val="24"/>
        </w:rPr>
        <w:lastRenderedPageBreak/>
        <w:t xml:space="preserve">1/4 čajovej lyžičky mletej </w:t>
      </w:r>
      <w:proofErr w:type="spellStart"/>
      <w:r w:rsidRPr="00DF6296">
        <w:rPr>
          <w:sz w:val="24"/>
          <w:szCs w:val="24"/>
        </w:rPr>
        <w:t>kurkumy</w:t>
      </w:r>
      <w:proofErr w:type="spellEnd"/>
    </w:p>
    <w:p w14:paraId="5408FE26" w14:textId="01F94496" w:rsidR="00DF6296" w:rsidRPr="00DF6296" w:rsidRDefault="00DF6296" w:rsidP="00DF6296">
      <w:pPr>
        <w:spacing w:after="0"/>
        <w:contextualSpacing/>
        <w:rPr>
          <w:sz w:val="24"/>
          <w:szCs w:val="24"/>
        </w:rPr>
      </w:pPr>
      <w:r w:rsidRPr="00DF6296">
        <w:rPr>
          <w:sz w:val="24"/>
          <w:szCs w:val="24"/>
        </w:rPr>
        <w:t>1/4 lyžičky červenej papriky</w:t>
      </w:r>
    </w:p>
    <w:p w14:paraId="780AE81E" w14:textId="36092002" w:rsidR="00DF6296" w:rsidRPr="00DF6296" w:rsidRDefault="00DF6296" w:rsidP="00DF6296">
      <w:pPr>
        <w:spacing w:after="0"/>
        <w:contextualSpacing/>
        <w:rPr>
          <w:sz w:val="24"/>
          <w:szCs w:val="24"/>
        </w:rPr>
      </w:pPr>
      <w:r>
        <w:rPr>
          <w:sz w:val="24"/>
          <w:szCs w:val="24"/>
        </w:rPr>
        <w:t xml:space="preserve">Voliteľné: trochu </w:t>
      </w:r>
      <w:r w:rsidRPr="00DF6296">
        <w:rPr>
          <w:sz w:val="24"/>
          <w:szCs w:val="24"/>
        </w:rPr>
        <w:t>cesnakov</w:t>
      </w:r>
      <w:r>
        <w:rPr>
          <w:sz w:val="24"/>
          <w:szCs w:val="24"/>
        </w:rPr>
        <w:t>ého či cibuľového</w:t>
      </w:r>
      <w:r w:rsidRPr="00DF6296">
        <w:rPr>
          <w:sz w:val="24"/>
          <w:szCs w:val="24"/>
        </w:rPr>
        <w:t xml:space="preserve"> prášk</w:t>
      </w:r>
      <w:r>
        <w:rPr>
          <w:sz w:val="24"/>
          <w:szCs w:val="24"/>
        </w:rPr>
        <w:t>u, škorica</w:t>
      </w:r>
    </w:p>
    <w:p w14:paraId="0FB1BC57" w14:textId="6403CF33" w:rsidR="00DF6296" w:rsidRPr="00DF6296" w:rsidRDefault="00DF6296" w:rsidP="00DF6296">
      <w:pPr>
        <w:spacing w:after="0"/>
        <w:contextualSpacing/>
        <w:rPr>
          <w:sz w:val="24"/>
          <w:szCs w:val="24"/>
        </w:rPr>
      </w:pPr>
      <w:r>
        <w:rPr>
          <w:sz w:val="24"/>
          <w:szCs w:val="24"/>
        </w:rPr>
        <w:t>2 PL</w:t>
      </w:r>
      <w:r w:rsidRPr="00DF6296">
        <w:rPr>
          <w:sz w:val="24"/>
          <w:szCs w:val="24"/>
        </w:rPr>
        <w:t xml:space="preserve"> medu</w:t>
      </w:r>
      <w:r>
        <w:rPr>
          <w:sz w:val="24"/>
          <w:szCs w:val="24"/>
        </w:rPr>
        <w:t>1 malá hrsť listov cesnačky</w:t>
      </w:r>
    </w:p>
    <w:p w14:paraId="48E7E5B8" w14:textId="0BDEC5D0" w:rsidR="00DF6296" w:rsidRDefault="00DF6296" w:rsidP="00B35BA0">
      <w:pPr>
        <w:spacing w:after="0"/>
        <w:contextualSpacing/>
        <w:rPr>
          <w:b/>
          <w:sz w:val="24"/>
          <w:szCs w:val="24"/>
        </w:rPr>
      </w:pPr>
      <w:r w:rsidRPr="00DF6296">
        <w:rPr>
          <w:b/>
          <w:sz w:val="24"/>
          <w:szCs w:val="24"/>
        </w:rPr>
        <w:t>Postup:</w:t>
      </w:r>
    </w:p>
    <w:p w14:paraId="25ECF8D1" w14:textId="049C27D4" w:rsidR="00B35BA0" w:rsidRDefault="00C965EE" w:rsidP="00B35BA0">
      <w:pPr>
        <w:spacing w:after="0"/>
        <w:contextualSpacing/>
        <w:rPr>
          <w:sz w:val="24"/>
          <w:szCs w:val="24"/>
        </w:rPr>
      </w:pPr>
      <w:r w:rsidRPr="00C965EE">
        <w:rPr>
          <w:sz w:val="24"/>
          <w:szCs w:val="24"/>
        </w:rPr>
        <w:t xml:space="preserve">Do misky </w:t>
      </w:r>
      <w:r>
        <w:rPr>
          <w:sz w:val="24"/>
          <w:szCs w:val="24"/>
        </w:rPr>
        <w:t>nasypte</w:t>
      </w:r>
      <w:r w:rsidRPr="00C965EE">
        <w:rPr>
          <w:sz w:val="24"/>
          <w:szCs w:val="24"/>
        </w:rPr>
        <w:t xml:space="preserve"> horčičné semienka a zalejeme vodou. </w:t>
      </w:r>
      <w:r>
        <w:rPr>
          <w:sz w:val="24"/>
          <w:szCs w:val="24"/>
        </w:rPr>
        <w:t>H</w:t>
      </w:r>
      <w:r w:rsidRPr="00C965EE">
        <w:rPr>
          <w:sz w:val="24"/>
          <w:szCs w:val="24"/>
        </w:rPr>
        <w:t xml:space="preserve">orčičné semienka </w:t>
      </w:r>
      <w:r>
        <w:rPr>
          <w:sz w:val="24"/>
          <w:szCs w:val="24"/>
        </w:rPr>
        <w:t>nechajte cca</w:t>
      </w:r>
      <w:r w:rsidRPr="00C965EE">
        <w:rPr>
          <w:sz w:val="24"/>
          <w:szCs w:val="24"/>
        </w:rPr>
        <w:t xml:space="preserve"> 5 hodín</w:t>
      </w:r>
      <w:r>
        <w:rPr>
          <w:sz w:val="24"/>
          <w:szCs w:val="24"/>
        </w:rPr>
        <w:t xml:space="preserve"> odležať a</w:t>
      </w:r>
      <w:r w:rsidRPr="00C965EE">
        <w:rPr>
          <w:sz w:val="24"/>
          <w:szCs w:val="24"/>
        </w:rPr>
        <w:t xml:space="preserve"> potom ich sceďte. Toto počiatočné namočenie má pomôcť odstrániť </w:t>
      </w:r>
      <w:proofErr w:type="spellStart"/>
      <w:r w:rsidRPr="00C965EE">
        <w:rPr>
          <w:sz w:val="24"/>
          <w:szCs w:val="24"/>
        </w:rPr>
        <w:t>fytáty</w:t>
      </w:r>
      <w:proofErr w:type="spellEnd"/>
      <w:r w:rsidRPr="00C965EE">
        <w:rPr>
          <w:sz w:val="24"/>
          <w:szCs w:val="24"/>
        </w:rPr>
        <w:t xml:space="preserve"> prítomné vo všetkých orechoch </w:t>
      </w:r>
      <w:r>
        <w:rPr>
          <w:sz w:val="24"/>
          <w:szCs w:val="24"/>
        </w:rPr>
        <w:t>či</w:t>
      </w:r>
      <w:r w:rsidRPr="00C965EE">
        <w:rPr>
          <w:sz w:val="24"/>
          <w:szCs w:val="24"/>
        </w:rPr>
        <w:t xml:space="preserve"> semenách a pomôcť pri stráviteľnosti.</w:t>
      </w:r>
    </w:p>
    <w:p w14:paraId="75B09E65" w14:textId="020CE15E" w:rsidR="00C965EE" w:rsidRDefault="00C965EE" w:rsidP="00B35BA0">
      <w:pPr>
        <w:spacing w:after="0"/>
        <w:contextualSpacing/>
        <w:rPr>
          <w:sz w:val="24"/>
          <w:szCs w:val="24"/>
        </w:rPr>
      </w:pPr>
      <w:r w:rsidRPr="00C965EE">
        <w:rPr>
          <w:sz w:val="24"/>
          <w:szCs w:val="24"/>
        </w:rPr>
        <w:t>Odkvapkané semená pridajte do čist</w:t>
      </w:r>
      <w:r>
        <w:rPr>
          <w:sz w:val="24"/>
          <w:szCs w:val="24"/>
        </w:rPr>
        <w:t>ého</w:t>
      </w:r>
      <w:r w:rsidRPr="00C965EE">
        <w:rPr>
          <w:sz w:val="24"/>
          <w:szCs w:val="24"/>
        </w:rPr>
        <w:t xml:space="preserve"> </w:t>
      </w:r>
      <w:r>
        <w:rPr>
          <w:sz w:val="24"/>
          <w:szCs w:val="24"/>
        </w:rPr>
        <w:t>pohára</w:t>
      </w:r>
      <w:r w:rsidRPr="00C965EE">
        <w:rPr>
          <w:sz w:val="24"/>
          <w:szCs w:val="24"/>
        </w:rPr>
        <w:t xml:space="preserve"> alebo </w:t>
      </w:r>
      <w:r>
        <w:rPr>
          <w:sz w:val="24"/>
          <w:szCs w:val="24"/>
        </w:rPr>
        <w:t xml:space="preserve">misky, </w:t>
      </w:r>
      <w:r w:rsidRPr="00C965EE">
        <w:rPr>
          <w:sz w:val="24"/>
          <w:szCs w:val="24"/>
        </w:rPr>
        <w:t xml:space="preserve">zalejte </w:t>
      </w:r>
      <w:r>
        <w:rPr>
          <w:sz w:val="24"/>
          <w:szCs w:val="24"/>
        </w:rPr>
        <w:t>vodou</w:t>
      </w:r>
      <w:r w:rsidRPr="00C965EE">
        <w:rPr>
          <w:sz w:val="24"/>
          <w:szCs w:val="24"/>
        </w:rPr>
        <w:t xml:space="preserve"> a</w:t>
      </w:r>
      <w:r>
        <w:rPr>
          <w:sz w:val="24"/>
          <w:szCs w:val="24"/>
        </w:rPr>
        <w:t> </w:t>
      </w:r>
      <w:r w:rsidRPr="00C965EE">
        <w:rPr>
          <w:sz w:val="24"/>
          <w:szCs w:val="24"/>
        </w:rPr>
        <w:t>jablčn</w:t>
      </w:r>
      <w:r>
        <w:rPr>
          <w:sz w:val="24"/>
          <w:szCs w:val="24"/>
        </w:rPr>
        <w:t>ým octom</w:t>
      </w:r>
      <w:r w:rsidRPr="00C965EE">
        <w:rPr>
          <w:sz w:val="24"/>
          <w:szCs w:val="24"/>
        </w:rPr>
        <w:t>. Prikry</w:t>
      </w:r>
      <w:r>
        <w:rPr>
          <w:sz w:val="24"/>
          <w:szCs w:val="24"/>
        </w:rPr>
        <w:t>te</w:t>
      </w:r>
      <w:r w:rsidRPr="00C965EE">
        <w:rPr>
          <w:sz w:val="24"/>
          <w:szCs w:val="24"/>
        </w:rPr>
        <w:t xml:space="preserve"> kuchynskou utierkou a nech</w:t>
      </w:r>
      <w:r>
        <w:rPr>
          <w:sz w:val="24"/>
          <w:szCs w:val="24"/>
        </w:rPr>
        <w:t>ajte</w:t>
      </w:r>
      <w:r w:rsidRPr="00C965EE">
        <w:rPr>
          <w:sz w:val="24"/>
          <w:szCs w:val="24"/>
        </w:rPr>
        <w:t xml:space="preserve"> 24 hodín </w:t>
      </w:r>
      <w:r>
        <w:rPr>
          <w:sz w:val="24"/>
          <w:szCs w:val="24"/>
        </w:rPr>
        <w:t>odležať</w:t>
      </w:r>
      <w:r w:rsidRPr="00C965EE">
        <w:rPr>
          <w:sz w:val="24"/>
          <w:szCs w:val="24"/>
        </w:rPr>
        <w:t>.</w:t>
      </w:r>
      <w:r>
        <w:rPr>
          <w:sz w:val="24"/>
          <w:szCs w:val="24"/>
        </w:rPr>
        <w:t xml:space="preserve"> Potom sceďte, ale zvyšnú vodu si odložte nabok. </w:t>
      </w:r>
    </w:p>
    <w:p w14:paraId="40F55B9E" w14:textId="483ED87C" w:rsidR="00C965EE" w:rsidRDefault="00C965EE" w:rsidP="00B35BA0">
      <w:pPr>
        <w:spacing w:after="0"/>
        <w:contextualSpacing/>
        <w:rPr>
          <w:sz w:val="24"/>
          <w:szCs w:val="24"/>
        </w:rPr>
      </w:pPr>
      <w:r w:rsidRPr="00C965EE">
        <w:rPr>
          <w:sz w:val="24"/>
          <w:szCs w:val="24"/>
        </w:rPr>
        <w:t xml:space="preserve">Zmiešajte </w:t>
      </w:r>
      <w:r>
        <w:rPr>
          <w:sz w:val="24"/>
          <w:szCs w:val="24"/>
        </w:rPr>
        <w:t>semená</w:t>
      </w:r>
      <w:r w:rsidRPr="00C965EE">
        <w:rPr>
          <w:sz w:val="24"/>
          <w:szCs w:val="24"/>
        </w:rPr>
        <w:t xml:space="preserve"> so soľou</w:t>
      </w:r>
      <w:r>
        <w:rPr>
          <w:sz w:val="24"/>
          <w:szCs w:val="24"/>
        </w:rPr>
        <w:t>, koreninami, medom a mixujte,</w:t>
      </w:r>
      <w:r w:rsidRPr="00C965EE">
        <w:rPr>
          <w:sz w:val="24"/>
          <w:szCs w:val="24"/>
        </w:rPr>
        <w:t xml:space="preserve"> až kým nebude </w:t>
      </w:r>
      <w:r>
        <w:rPr>
          <w:sz w:val="24"/>
          <w:szCs w:val="24"/>
        </w:rPr>
        <w:t xml:space="preserve">hmota </w:t>
      </w:r>
      <w:r w:rsidRPr="00C965EE">
        <w:rPr>
          <w:sz w:val="24"/>
          <w:szCs w:val="24"/>
        </w:rPr>
        <w:t>hladká</w:t>
      </w:r>
      <w:r>
        <w:rPr>
          <w:sz w:val="24"/>
          <w:szCs w:val="24"/>
        </w:rPr>
        <w:t>. Podľa potreby</w:t>
      </w:r>
      <w:r w:rsidRPr="00C965EE">
        <w:rPr>
          <w:sz w:val="24"/>
          <w:szCs w:val="24"/>
        </w:rPr>
        <w:t xml:space="preserve"> pridajte </w:t>
      </w:r>
      <w:r>
        <w:rPr>
          <w:sz w:val="24"/>
          <w:szCs w:val="24"/>
        </w:rPr>
        <w:t>trochu</w:t>
      </w:r>
      <w:r w:rsidRPr="00C965EE">
        <w:rPr>
          <w:sz w:val="24"/>
          <w:szCs w:val="24"/>
        </w:rPr>
        <w:t xml:space="preserve"> precedenej tekutiny, kým nedosiahnete požadovanú konzistenciu. V priebehu času má horčica tendenciu trochu zhustnúť.</w:t>
      </w:r>
      <w:r>
        <w:rPr>
          <w:sz w:val="24"/>
          <w:szCs w:val="24"/>
        </w:rPr>
        <w:t xml:space="preserve"> Nadrobno nakrájané listy cesnačky pridajte buď nakoniec, alebo v priebehu mixovania.  </w:t>
      </w:r>
    </w:p>
    <w:p w14:paraId="526717F1" w14:textId="047FA15B" w:rsidR="00C965EE" w:rsidRPr="00C965EE" w:rsidRDefault="00C965EE" w:rsidP="00C965EE">
      <w:pPr>
        <w:spacing w:after="0"/>
        <w:contextualSpacing/>
        <w:rPr>
          <w:sz w:val="24"/>
          <w:szCs w:val="24"/>
        </w:rPr>
      </w:pPr>
      <w:r>
        <w:rPr>
          <w:sz w:val="24"/>
          <w:szCs w:val="24"/>
        </w:rPr>
        <w:t xml:space="preserve">Ochutnajte a podľa potreby pridajte med alebo ocot. </w:t>
      </w:r>
      <w:r w:rsidRPr="00C965EE">
        <w:rPr>
          <w:sz w:val="24"/>
          <w:szCs w:val="24"/>
        </w:rPr>
        <w:t xml:space="preserve">Horčicu nalejte do čistej nádoby s uzáverom a nechajte odležať pri izbovej teplote aspoň 24 hodín, aby pred vložením do chladničky stratila horčičnú horkosť. </w:t>
      </w:r>
    </w:p>
    <w:p w14:paraId="44562D44" w14:textId="3B71926E" w:rsidR="00C965EE" w:rsidRDefault="00C965EE" w:rsidP="00C965EE">
      <w:pPr>
        <w:spacing w:after="0"/>
        <w:contextualSpacing/>
        <w:rPr>
          <w:sz w:val="24"/>
          <w:szCs w:val="24"/>
        </w:rPr>
      </w:pPr>
      <w:r w:rsidRPr="00C965EE">
        <w:rPr>
          <w:sz w:val="24"/>
          <w:szCs w:val="24"/>
        </w:rPr>
        <w:t xml:space="preserve">Spočiatku </w:t>
      </w:r>
      <w:r>
        <w:rPr>
          <w:sz w:val="24"/>
          <w:szCs w:val="24"/>
        </w:rPr>
        <w:t>môže byť</w:t>
      </w:r>
      <w:r w:rsidRPr="00C965EE">
        <w:rPr>
          <w:sz w:val="24"/>
          <w:szCs w:val="24"/>
        </w:rPr>
        <w:t xml:space="preserve"> horčica </w:t>
      </w:r>
      <w:r>
        <w:rPr>
          <w:sz w:val="24"/>
          <w:szCs w:val="24"/>
        </w:rPr>
        <w:t>trochu</w:t>
      </w:r>
      <w:r w:rsidRPr="00C965EE">
        <w:rPr>
          <w:sz w:val="24"/>
          <w:szCs w:val="24"/>
        </w:rPr>
        <w:t xml:space="preserve"> horká, ale </w:t>
      </w:r>
      <w:r>
        <w:rPr>
          <w:sz w:val="24"/>
          <w:szCs w:val="24"/>
        </w:rPr>
        <w:t>odležaním</w:t>
      </w:r>
      <w:r w:rsidRPr="00C965EE">
        <w:rPr>
          <w:sz w:val="24"/>
          <w:szCs w:val="24"/>
        </w:rPr>
        <w:t xml:space="preserve"> sa</w:t>
      </w:r>
      <w:r>
        <w:rPr>
          <w:sz w:val="24"/>
          <w:szCs w:val="24"/>
        </w:rPr>
        <w:t xml:space="preserve"> horkosť</w:t>
      </w:r>
      <w:r w:rsidRPr="00C965EE">
        <w:rPr>
          <w:sz w:val="24"/>
          <w:szCs w:val="24"/>
        </w:rPr>
        <w:t xml:space="preserve"> zníži. Časom sa môže časť tekutiny oddeliť od horčice. Jednoducho to znova premiešajte.</w:t>
      </w:r>
    </w:p>
    <w:p w14:paraId="1C68A307" w14:textId="77777777" w:rsidR="00C965EE" w:rsidRPr="00C965EE" w:rsidRDefault="00C965EE" w:rsidP="00B35BA0">
      <w:pPr>
        <w:spacing w:after="0"/>
        <w:contextualSpacing/>
        <w:rPr>
          <w:sz w:val="24"/>
          <w:szCs w:val="24"/>
        </w:rPr>
      </w:pPr>
    </w:p>
    <w:p w14:paraId="23E072B9" w14:textId="77777777" w:rsidR="00B35BA0" w:rsidRPr="00B35BA0" w:rsidRDefault="00B35BA0" w:rsidP="00B35BA0">
      <w:pPr>
        <w:spacing w:after="0"/>
        <w:contextualSpacing/>
        <w:rPr>
          <w:b/>
          <w:sz w:val="24"/>
          <w:szCs w:val="24"/>
          <w:highlight w:val="magenta"/>
        </w:rPr>
      </w:pPr>
    </w:p>
    <w:p w14:paraId="2D6EA375" w14:textId="77777777" w:rsidR="00C965EE" w:rsidRDefault="00B35BA0">
      <w:pPr>
        <w:rPr>
          <w:b/>
          <w:sz w:val="24"/>
          <w:szCs w:val="24"/>
          <w:highlight w:val="magenta"/>
        </w:rPr>
      </w:pPr>
      <w:r w:rsidRPr="00B35BA0">
        <w:rPr>
          <w:b/>
          <w:sz w:val="24"/>
          <w:szCs w:val="24"/>
          <w:highlight w:val="magenta"/>
        </w:rPr>
        <w:t xml:space="preserve">Fermentované </w:t>
      </w:r>
      <w:proofErr w:type="spellStart"/>
      <w:r w:rsidRPr="00B35BA0">
        <w:rPr>
          <w:b/>
          <w:sz w:val="24"/>
          <w:szCs w:val="24"/>
          <w:highlight w:val="magenta"/>
        </w:rPr>
        <w:t>lusky</w:t>
      </w:r>
      <w:proofErr w:type="spellEnd"/>
      <w:r w:rsidRPr="00B35BA0">
        <w:rPr>
          <w:b/>
          <w:sz w:val="24"/>
          <w:szCs w:val="24"/>
          <w:highlight w:val="magenta"/>
        </w:rPr>
        <w:t xml:space="preserve"> cesnačky</w:t>
      </w:r>
    </w:p>
    <w:p w14:paraId="0D16970D" w14:textId="5C9E5F92" w:rsidR="001A0E96" w:rsidRDefault="001A0E96" w:rsidP="001A0E96">
      <w:pPr>
        <w:spacing w:after="0"/>
        <w:contextualSpacing/>
        <w:rPr>
          <w:sz w:val="24"/>
          <w:szCs w:val="24"/>
        </w:rPr>
      </w:pPr>
      <w:r>
        <w:rPr>
          <w:sz w:val="24"/>
          <w:szCs w:val="24"/>
        </w:rPr>
        <w:t>Výrazná c</w:t>
      </w:r>
      <w:r w:rsidRPr="001A0E96">
        <w:rPr>
          <w:sz w:val="24"/>
          <w:szCs w:val="24"/>
        </w:rPr>
        <w:t>esnakov</w:t>
      </w:r>
      <w:r>
        <w:rPr>
          <w:sz w:val="24"/>
          <w:szCs w:val="24"/>
        </w:rPr>
        <w:t>á</w:t>
      </w:r>
      <w:r w:rsidRPr="001A0E96">
        <w:rPr>
          <w:sz w:val="24"/>
          <w:szCs w:val="24"/>
        </w:rPr>
        <w:t xml:space="preserve"> vô</w:t>
      </w:r>
      <w:r>
        <w:rPr>
          <w:sz w:val="24"/>
          <w:szCs w:val="24"/>
        </w:rPr>
        <w:t>ňa</w:t>
      </w:r>
      <w:r w:rsidRPr="001A0E96">
        <w:rPr>
          <w:sz w:val="24"/>
          <w:szCs w:val="24"/>
        </w:rPr>
        <w:t xml:space="preserve"> a chu</w:t>
      </w:r>
      <w:r>
        <w:rPr>
          <w:sz w:val="24"/>
          <w:szCs w:val="24"/>
        </w:rPr>
        <w:t>ť</w:t>
      </w:r>
      <w:r w:rsidRPr="001A0E96">
        <w:rPr>
          <w:sz w:val="24"/>
          <w:szCs w:val="24"/>
        </w:rPr>
        <w:t xml:space="preserve"> pri rozdrvení listov</w:t>
      </w:r>
      <w:r>
        <w:rPr>
          <w:sz w:val="24"/>
          <w:szCs w:val="24"/>
        </w:rPr>
        <w:t xml:space="preserve"> či </w:t>
      </w:r>
      <w:proofErr w:type="spellStart"/>
      <w:r>
        <w:rPr>
          <w:sz w:val="24"/>
          <w:szCs w:val="24"/>
        </w:rPr>
        <w:t>luskov</w:t>
      </w:r>
      <w:proofErr w:type="spellEnd"/>
      <w:r>
        <w:rPr>
          <w:sz w:val="24"/>
          <w:szCs w:val="24"/>
        </w:rPr>
        <w:t xml:space="preserve">-semien cesnačky ma </w:t>
      </w:r>
      <w:r w:rsidRPr="001A0E96">
        <w:rPr>
          <w:sz w:val="24"/>
          <w:szCs w:val="24"/>
        </w:rPr>
        <w:t>viedlo k</w:t>
      </w:r>
      <w:r>
        <w:rPr>
          <w:sz w:val="24"/>
          <w:szCs w:val="24"/>
        </w:rPr>
        <w:t xml:space="preserve"> jej použitiu </w:t>
      </w:r>
      <w:r w:rsidRPr="001A0E96">
        <w:rPr>
          <w:sz w:val="24"/>
          <w:szCs w:val="24"/>
        </w:rPr>
        <w:t>ako alternatívy pravého cesnaku</w:t>
      </w:r>
      <w:r>
        <w:rPr>
          <w:sz w:val="24"/>
          <w:szCs w:val="24"/>
        </w:rPr>
        <w:t xml:space="preserve"> pri fermentovaní rôznych druhov zeleniny. Samotné </w:t>
      </w:r>
      <w:proofErr w:type="spellStart"/>
      <w:r>
        <w:rPr>
          <w:sz w:val="24"/>
          <w:szCs w:val="24"/>
        </w:rPr>
        <w:t>lusky</w:t>
      </w:r>
      <w:proofErr w:type="spellEnd"/>
      <w:r>
        <w:rPr>
          <w:sz w:val="24"/>
          <w:szCs w:val="24"/>
        </w:rPr>
        <w:t xml:space="preserve"> sú chutné, kým sú mäkké a dá sa na nich pochutnať priamo z rastlinky. Časom stuhnú, ale svoje liečivé vlastnosti si uchovajú.</w:t>
      </w:r>
      <w:r w:rsidR="00001756">
        <w:rPr>
          <w:sz w:val="24"/>
          <w:szCs w:val="24"/>
        </w:rPr>
        <w:t xml:space="preserve"> Fermentácia je vhodný spôsob, ako tieto látky uchovať. </w:t>
      </w:r>
      <w:r>
        <w:rPr>
          <w:sz w:val="24"/>
          <w:szCs w:val="24"/>
        </w:rPr>
        <w:t xml:space="preserve"> </w:t>
      </w:r>
    </w:p>
    <w:p w14:paraId="2D8ACCC0" w14:textId="77777777" w:rsidR="001A0E96" w:rsidRDefault="001A0E96" w:rsidP="001A0E96">
      <w:pPr>
        <w:spacing w:after="0"/>
        <w:contextualSpacing/>
        <w:rPr>
          <w:sz w:val="24"/>
          <w:szCs w:val="24"/>
        </w:rPr>
      </w:pPr>
    </w:p>
    <w:p w14:paraId="42B7B0F6" w14:textId="77777777" w:rsidR="001A0E96" w:rsidRDefault="001A0E96" w:rsidP="001A0E96">
      <w:pPr>
        <w:spacing w:after="0"/>
        <w:contextualSpacing/>
        <w:rPr>
          <w:sz w:val="24"/>
          <w:szCs w:val="24"/>
        </w:rPr>
      </w:pPr>
      <w:r w:rsidRPr="001A0E96">
        <w:rPr>
          <w:b/>
          <w:bCs/>
          <w:sz w:val="24"/>
          <w:szCs w:val="24"/>
        </w:rPr>
        <w:t>Potrebujete</w:t>
      </w:r>
      <w:r>
        <w:rPr>
          <w:sz w:val="24"/>
          <w:szCs w:val="24"/>
        </w:rPr>
        <w:t>:</w:t>
      </w:r>
    </w:p>
    <w:p w14:paraId="31360176" w14:textId="539AE5A3" w:rsidR="001A0E96" w:rsidRDefault="001A0E96" w:rsidP="001A0E96">
      <w:pPr>
        <w:spacing w:after="0"/>
        <w:contextualSpacing/>
        <w:rPr>
          <w:b/>
          <w:highlight w:val="cyan"/>
        </w:rPr>
      </w:pPr>
      <w:r w:rsidRPr="001A0E96">
        <w:rPr>
          <w:sz w:val="24"/>
          <w:szCs w:val="24"/>
        </w:rPr>
        <w:t>1 kg zeleniny podľa vlastného výberu, zmes alebo jeden druh, vhodné sú akékoľvek reďkovky, kapusta,</w:t>
      </w:r>
      <w:r>
        <w:rPr>
          <w:sz w:val="24"/>
          <w:szCs w:val="24"/>
        </w:rPr>
        <w:t xml:space="preserve"> </w:t>
      </w:r>
      <w:r w:rsidRPr="001A0E96">
        <w:rPr>
          <w:sz w:val="24"/>
          <w:szCs w:val="24"/>
        </w:rPr>
        <w:t>repa, paprika, koreňová zelenina (mrkva ale samotná kvasí zle) uhorky a mäkké veci sa budú trochu</w:t>
      </w:r>
      <w:r>
        <w:rPr>
          <w:sz w:val="24"/>
          <w:szCs w:val="24"/>
        </w:rPr>
        <w:t xml:space="preserve"> </w:t>
      </w:r>
      <w:r w:rsidRPr="001A0E96">
        <w:rPr>
          <w:sz w:val="24"/>
          <w:szCs w:val="24"/>
        </w:rPr>
        <w:t>"blatové";</w:t>
      </w:r>
      <w:r w:rsidRPr="001A0E96">
        <w:rPr>
          <w:b/>
          <w:highlight w:val="cyan"/>
        </w:rPr>
        <w:t xml:space="preserve"> </w:t>
      </w:r>
    </w:p>
    <w:p w14:paraId="722E23A5" w14:textId="77777777" w:rsidR="001A0E96" w:rsidRPr="001A0E96" w:rsidRDefault="001A0E96" w:rsidP="001A0E96">
      <w:pPr>
        <w:spacing w:after="0"/>
        <w:contextualSpacing/>
        <w:rPr>
          <w:sz w:val="24"/>
          <w:szCs w:val="24"/>
        </w:rPr>
      </w:pPr>
      <w:r w:rsidRPr="001A0E96">
        <w:rPr>
          <w:sz w:val="24"/>
          <w:szCs w:val="24"/>
        </w:rPr>
        <w:t>15 - 20 g soli – neriešte druh, jód, fluór, stačí jednoducho 2 % soli na hmotnosť zeleniny;</w:t>
      </w:r>
    </w:p>
    <w:p w14:paraId="71D6B761" w14:textId="0F93EDCE" w:rsidR="001A0E96" w:rsidRDefault="001A0E96" w:rsidP="001A0E96">
      <w:pPr>
        <w:spacing w:after="0"/>
        <w:contextualSpacing/>
        <w:rPr>
          <w:sz w:val="24"/>
          <w:szCs w:val="24"/>
        </w:rPr>
      </w:pPr>
      <w:r w:rsidRPr="001A0E96">
        <w:rPr>
          <w:sz w:val="24"/>
          <w:szCs w:val="24"/>
        </w:rPr>
        <w:t xml:space="preserve">litrový pohár so </w:t>
      </w:r>
      <w:proofErr w:type="spellStart"/>
      <w:r w:rsidRPr="001A0E96">
        <w:rPr>
          <w:sz w:val="24"/>
          <w:szCs w:val="24"/>
        </w:rPr>
        <w:t>skrutkovacím</w:t>
      </w:r>
      <w:proofErr w:type="spellEnd"/>
      <w:r w:rsidRPr="001A0E96">
        <w:rPr>
          <w:sz w:val="24"/>
          <w:szCs w:val="24"/>
        </w:rPr>
        <w:t xml:space="preserve"> alebo patentným viečkom</w:t>
      </w:r>
    </w:p>
    <w:p w14:paraId="3916C217" w14:textId="3D39A4AB" w:rsidR="00001756" w:rsidRDefault="00001756" w:rsidP="001A0E96">
      <w:pPr>
        <w:spacing w:after="0"/>
        <w:contextualSpacing/>
        <w:rPr>
          <w:sz w:val="24"/>
          <w:szCs w:val="24"/>
        </w:rPr>
      </w:pPr>
      <w:r>
        <w:rPr>
          <w:sz w:val="24"/>
          <w:szCs w:val="24"/>
        </w:rPr>
        <w:t>1 liter vody</w:t>
      </w:r>
    </w:p>
    <w:p w14:paraId="473C5F2F" w14:textId="5930554C" w:rsidR="001A0E96" w:rsidRDefault="001A0E96" w:rsidP="001A0E96">
      <w:pPr>
        <w:spacing w:after="0"/>
        <w:contextualSpacing/>
        <w:rPr>
          <w:sz w:val="24"/>
          <w:szCs w:val="24"/>
        </w:rPr>
      </w:pPr>
      <w:r>
        <w:rPr>
          <w:sz w:val="24"/>
          <w:szCs w:val="24"/>
        </w:rPr>
        <w:t xml:space="preserve">cca 1 hrsť zelených </w:t>
      </w:r>
      <w:proofErr w:type="spellStart"/>
      <w:r>
        <w:rPr>
          <w:sz w:val="24"/>
          <w:szCs w:val="24"/>
        </w:rPr>
        <w:t>luskov</w:t>
      </w:r>
      <w:proofErr w:type="spellEnd"/>
      <w:r>
        <w:rPr>
          <w:sz w:val="24"/>
          <w:szCs w:val="24"/>
        </w:rPr>
        <w:t xml:space="preserve"> cesnačky</w:t>
      </w:r>
    </w:p>
    <w:p w14:paraId="2E452891" w14:textId="4ACAE174" w:rsidR="00001756" w:rsidRDefault="00001756" w:rsidP="001A0E96">
      <w:pPr>
        <w:spacing w:after="0"/>
        <w:contextualSpacing/>
        <w:rPr>
          <w:sz w:val="24"/>
          <w:szCs w:val="24"/>
        </w:rPr>
      </w:pPr>
      <w:r>
        <w:rPr>
          <w:sz w:val="24"/>
          <w:szCs w:val="24"/>
        </w:rPr>
        <w:t>Voliteľné: 2 PL kvasnej vody (napr. z kyslej kapusty)</w:t>
      </w:r>
    </w:p>
    <w:p w14:paraId="259466D9" w14:textId="77777777" w:rsidR="001A0E96" w:rsidRDefault="001A0E96" w:rsidP="001A0E96">
      <w:pPr>
        <w:spacing w:after="0"/>
        <w:contextualSpacing/>
        <w:rPr>
          <w:sz w:val="24"/>
          <w:szCs w:val="24"/>
        </w:rPr>
      </w:pPr>
    </w:p>
    <w:p w14:paraId="40B95114" w14:textId="52BF1C4E" w:rsidR="001A0E96" w:rsidRDefault="00001756" w:rsidP="001A0E96">
      <w:pPr>
        <w:spacing w:after="0"/>
        <w:contextualSpacing/>
        <w:rPr>
          <w:sz w:val="24"/>
          <w:szCs w:val="24"/>
        </w:rPr>
      </w:pPr>
      <w:r w:rsidRPr="00001756">
        <w:rPr>
          <w:b/>
          <w:bCs/>
          <w:sz w:val="24"/>
          <w:szCs w:val="24"/>
        </w:rPr>
        <w:t>Postup</w:t>
      </w:r>
      <w:r>
        <w:rPr>
          <w:sz w:val="24"/>
          <w:szCs w:val="24"/>
        </w:rPr>
        <w:t>:</w:t>
      </w:r>
    </w:p>
    <w:p w14:paraId="79F7CA20" w14:textId="0E370241" w:rsidR="00001756" w:rsidRDefault="00001756" w:rsidP="001A0E96">
      <w:pPr>
        <w:spacing w:after="0"/>
        <w:contextualSpacing/>
        <w:rPr>
          <w:sz w:val="24"/>
          <w:szCs w:val="24"/>
        </w:rPr>
      </w:pPr>
      <w:r w:rsidRPr="00001756">
        <w:rPr>
          <w:sz w:val="24"/>
          <w:szCs w:val="24"/>
        </w:rPr>
        <w:lastRenderedPageBreak/>
        <w:t>U</w:t>
      </w:r>
      <w:r w:rsidR="001A0E96" w:rsidRPr="00001756">
        <w:rPr>
          <w:sz w:val="24"/>
          <w:szCs w:val="24"/>
        </w:rPr>
        <w:t>myte a oškrabte zeleninu, aby na nej nebola hlina a</w:t>
      </w:r>
      <w:r>
        <w:rPr>
          <w:sz w:val="24"/>
          <w:szCs w:val="24"/>
        </w:rPr>
        <w:t xml:space="preserve"> nakrájajte, alebo </w:t>
      </w:r>
      <w:r w:rsidR="001A0E96" w:rsidRPr="00001756">
        <w:rPr>
          <w:sz w:val="24"/>
          <w:szCs w:val="24"/>
        </w:rPr>
        <w:t>nastrúhajte nahrubo či najemno</w:t>
      </w:r>
      <w:r>
        <w:rPr>
          <w:sz w:val="24"/>
          <w:szCs w:val="24"/>
        </w:rPr>
        <w:t>, podľa vašich chutí</w:t>
      </w:r>
      <w:r w:rsidR="001A0E96" w:rsidRPr="00001756">
        <w:rPr>
          <w:sz w:val="24"/>
          <w:szCs w:val="24"/>
        </w:rPr>
        <w:t>.</w:t>
      </w:r>
      <w:r>
        <w:rPr>
          <w:sz w:val="24"/>
          <w:szCs w:val="24"/>
        </w:rPr>
        <w:t xml:space="preserve"> Soľ rozpustite v horúcej vode a nechajte vychladnúť.</w:t>
      </w:r>
    </w:p>
    <w:p w14:paraId="0109770E" w14:textId="087E8D1A" w:rsidR="00001756" w:rsidRDefault="00001756" w:rsidP="001A0E96">
      <w:pPr>
        <w:spacing w:after="0"/>
        <w:contextualSpacing/>
        <w:rPr>
          <w:sz w:val="24"/>
          <w:szCs w:val="24"/>
        </w:rPr>
      </w:pPr>
      <w:r>
        <w:rPr>
          <w:sz w:val="24"/>
          <w:szCs w:val="24"/>
        </w:rPr>
        <w:t>Zeleninu a </w:t>
      </w:r>
      <w:proofErr w:type="spellStart"/>
      <w:r>
        <w:rPr>
          <w:sz w:val="24"/>
          <w:szCs w:val="24"/>
        </w:rPr>
        <w:t>lusky</w:t>
      </w:r>
      <w:proofErr w:type="spellEnd"/>
      <w:r>
        <w:rPr>
          <w:sz w:val="24"/>
          <w:szCs w:val="24"/>
        </w:rPr>
        <w:t xml:space="preserve"> cesnačky </w:t>
      </w:r>
      <w:r w:rsidR="001A0E96" w:rsidRPr="00001756">
        <w:rPr>
          <w:sz w:val="24"/>
          <w:szCs w:val="24"/>
        </w:rPr>
        <w:t>natlačte do pohára cca 1 cm pod okraj, vytlačte všetok vzduch</w:t>
      </w:r>
      <w:r>
        <w:rPr>
          <w:sz w:val="24"/>
          <w:szCs w:val="24"/>
        </w:rPr>
        <w:t>.</w:t>
      </w:r>
      <w:r w:rsidR="001A0E96" w:rsidRPr="00001756">
        <w:rPr>
          <w:sz w:val="24"/>
          <w:szCs w:val="24"/>
        </w:rPr>
        <w:t xml:space="preserve"> </w:t>
      </w:r>
    </w:p>
    <w:p w14:paraId="298D1381" w14:textId="77777777" w:rsidR="00001756" w:rsidRDefault="00001756" w:rsidP="001A0E96">
      <w:pPr>
        <w:spacing w:after="0"/>
        <w:contextualSpacing/>
        <w:rPr>
          <w:sz w:val="24"/>
          <w:szCs w:val="24"/>
        </w:rPr>
      </w:pPr>
    </w:p>
    <w:p w14:paraId="3C6A5BE7" w14:textId="6D041176" w:rsidR="001A0E96" w:rsidRPr="00001756" w:rsidRDefault="00001756" w:rsidP="001A0E96">
      <w:pPr>
        <w:spacing w:after="0"/>
        <w:contextualSpacing/>
        <w:rPr>
          <w:sz w:val="24"/>
          <w:szCs w:val="24"/>
        </w:rPr>
      </w:pPr>
      <w:r>
        <w:rPr>
          <w:sz w:val="24"/>
          <w:szCs w:val="24"/>
        </w:rPr>
        <w:t>A</w:t>
      </w:r>
      <w:r w:rsidR="001A0E96" w:rsidRPr="00001756">
        <w:rPr>
          <w:sz w:val="24"/>
          <w:szCs w:val="24"/>
        </w:rPr>
        <w:t>k máte</w:t>
      </w:r>
      <w:r>
        <w:rPr>
          <w:sz w:val="24"/>
          <w:szCs w:val="24"/>
        </w:rPr>
        <w:t>,</w:t>
      </w:r>
      <w:r w:rsidR="001A0E96" w:rsidRPr="00001756">
        <w:rPr>
          <w:sz w:val="24"/>
          <w:szCs w:val="24"/>
        </w:rPr>
        <w:t xml:space="preserve"> pridajte kvasnú vodu z</w:t>
      </w:r>
      <w:r>
        <w:rPr>
          <w:sz w:val="24"/>
          <w:szCs w:val="24"/>
        </w:rPr>
        <w:t xml:space="preserve"> </w:t>
      </w:r>
      <w:r w:rsidR="001A0E96" w:rsidRPr="00001756">
        <w:rPr>
          <w:sz w:val="24"/>
          <w:szCs w:val="24"/>
        </w:rPr>
        <w:t xml:space="preserve">predchádzajúceho kvasenia (cca 2 </w:t>
      </w:r>
      <w:proofErr w:type="spellStart"/>
      <w:r w:rsidR="001A0E96" w:rsidRPr="00001756">
        <w:rPr>
          <w:sz w:val="24"/>
          <w:szCs w:val="24"/>
        </w:rPr>
        <w:t>pl</w:t>
      </w:r>
      <w:proofErr w:type="spellEnd"/>
      <w:r w:rsidR="001A0E96" w:rsidRPr="00001756">
        <w:rPr>
          <w:sz w:val="24"/>
          <w:szCs w:val="24"/>
        </w:rPr>
        <w:t>), a</w:t>
      </w:r>
      <w:r>
        <w:rPr>
          <w:sz w:val="24"/>
          <w:szCs w:val="24"/>
        </w:rPr>
        <w:t xml:space="preserve"> </w:t>
      </w:r>
      <w:r w:rsidR="001A0E96" w:rsidRPr="00001756">
        <w:rPr>
          <w:sz w:val="24"/>
          <w:szCs w:val="24"/>
        </w:rPr>
        <w:t>dolejte soľným roztokom po vrch</w:t>
      </w:r>
      <w:r>
        <w:rPr>
          <w:sz w:val="24"/>
          <w:szCs w:val="24"/>
        </w:rPr>
        <w:t>.</w:t>
      </w:r>
      <w:r w:rsidR="001A0E96" w:rsidRPr="00001756">
        <w:rPr>
          <w:sz w:val="24"/>
          <w:szCs w:val="24"/>
        </w:rPr>
        <w:t xml:space="preserve"> </w:t>
      </w:r>
      <w:r>
        <w:rPr>
          <w:sz w:val="24"/>
          <w:szCs w:val="24"/>
        </w:rPr>
        <w:t>Z</w:t>
      </w:r>
      <w:r w:rsidR="001A0E96" w:rsidRPr="00001756">
        <w:rPr>
          <w:sz w:val="24"/>
          <w:szCs w:val="24"/>
        </w:rPr>
        <w:t>aťažte (kapustný list +</w:t>
      </w:r>
      <w:r>
        <w:rPr>
          <w:sz w:val="24"/>
          <w:szCs w:val="24"/>
        </w:rPr>
        <w:t xml:space="preserve"> </w:t>
      </w:r>
      <w:r w:rsidR="001A0E96" w:rsidRPr="00001756">
        <w:rPr>
          <w:sz w:val="24"/>
          <w:szCs w:val="24"/>
        </w:rPr>
        <w:t xml:space="preserve">špajdle, pohár, kameň, </w:t>
      </w:r>
      <w:proofErr w:type="spellStart"/>
      <w:r w:rsidR="001A0E96" w:rsidRPr="00001756">
        <w:rPr>
          <w:sz w:val="24"/>
          <w:szCs w:val="24"/>
        </w:rPr>
        <w:t>sáček</w:t>
      </w:r>
      <w:proofErr w:type="spellEnd"/>
      <w:r w:rsidR="001A0E96" w:rsidRPr="00001756">
        <w:rPr>
          <w:sz w:val="24"/>
          <w:szCs w:val="24"/>
        </w:rPr>
        <w:t xml:space="preserve"> s vodou), uzavrite viečkom a položte na tanier do izbovej teploty alebo do</w:t>
      </w:r>
      <w:r>
        <w:rPr>
          <w:sz w:val="24"/>
          <w:szCs w:val="24"/>
        </w:rPr>
        <w:t xml:space="preserve"> </w:t>
      </w:r>
      <w:r w:rsidR="001A0E96" w:rsidRPr="00001756">
        <w:rPr>
          <w:sz w:val="24"/>
          <w:szCs w:val="24"/>
        </w:rPr>
        <w:t>chládku</w:t>
      </w:r>
      <w:r>
        <w:rPr>
          <w:sz w:val="24"/>
          <w:szCs w:val="24"/>
        </w:rPr>
        <w:t>. V</w:t>
      </w:r>
      <w:r w:rsidR="001A0E96" w:rsidRPr="00001756">
        <w:rPr>
          <w:sz w:val="24"/>
          <w:szCs w:val="24"/>
        </w:rPr>
        <w:t xml:space="preserve"> teple to bude bublať viac, v chlade menej.</w:t>
      </w:r>
    </w:p>
    <w:p w14:paraId="57548DA6" w14:textId="70CB2601" w:rsidR="001A0E96" w:rsidRPr="00001756" w:rsidRDefault="00001756" w:rsidP="001A0E96">
      <w:pPr>
        <w:spacing w:after="0"/>
        <w:contextualSpacing/>
        <w:rPr>
          <w:sz w:val="24"/>
          <w:szCs w:val="24"/>
        </w:rPr>
      </w:pPr>
      <w:r>
        <w:rPr>
          <w:sz w:val="24"/>
          <w:szCs w:val="24"/>
        </w:rPr>
        <w:t>N</w:t>
      </w:r>
      <w:r w:rsidR="001A0E96" w:rsidRPr="00001756">
        <w:rPr>
          <w:sz w:val="24"/>
          <w:szCs w:val="24"/>
        </w:rPr>
        <w:t xml:space="preserve">echajte </w:t>
      </w:r>
      <w:r>
        <w:rPr>
          <w:sz w:val="24"/>
          <w:szCs w:val="24"/>
        </w:rPr>
        <w:t>5-7 dní</w:t>
      </w:r>
      <w:r w:rsidR="001A0E96" w:rsidRPr="00001756">
        <w:rPr>
          <w:sz w:val="24"/>
          <w:szCs w:val="24"/>
        </w:rPr>
        <w:t xml:space="preserve"> </w:t>
      </w:r>
      <w:r>
        <w:rPr>
          <w:sz w:val="24"/>
          <w:szCs w:val="24"/>
        </w:rPr>
        <w:t>odstáť</w:t>
      </w:r>
      <w:r w:rsidR="001A0E96" w:rsidRPr="00001756">
        <w:rPr>
          <w:sz w:val="24"/>
          <w:szCs w:val="24"/>
        </w:rPr>
        <w:t>,</w:t>
      </w:r>
      <w:r>
        <w:rPr>
          <w:sz w:val="24"/>
          <w:szCs w:val="24"/>
        </w:rPr>
        <w:t xml:space="preserve"> každý deň 2x pohár otvorte a vypustite</w:t>
      </w:r>
      <w:r w:rsidR="001A0E96" w:rsidRPr="00001756">
        <w:rPr>
          <w:sz w:val="24"/>
          <w:szCs w:val="24"/>
        </w:rPr>
        <w:t xml:space="preserve"> prebytočný plyn.</w:t>
      </w:r>
    </w:p>
    <w:p w14:paraId="61CB0640" w14:textId="5DDFA4C1" w:rsidR="001A0E96" w:rsidRPr="00001756" w:rsidRDefault="00001756" w:rsidP="001A0E96">
      <w:pPr>
        <w:spacing w:after="0"/>
        <w:contextualSpacing/>
        <w:rPr>
          <w:sz w:val="24"/>
          <w:szCs w:val="24"/>
        </w:rPr>
      </w:pPr>
      <w:r>
        <w:rPr>
          <w:sz w:val="24"/>
          <w:szCs w:val="24"/>
        </w:rPr>
        <w:t>Z</w:t>
      </w:r>
      <w:r w:rsidR="001A0E96" w:rsidRPr="00001756">
        <w:rPr>
          <w:sz w:val="24"/>
          <w:szCs w:val="24"/>
        </w:rPr>
        <w:t>ačnite ujedať a ak ste s chuťou spokojný, premiestnite pohár do chladničky.</w:t>
      </w:r>
    </w:p>
    <w:p w14:paraId="0C3AAD96" w14:textId="77777777" w:rsidR="00001756" w:rsidRDefault="00001756" w:rsidP="001A0E96">
      <w:pPr>
        <w:spacing w:after="0"/>
        <w:contextualSpacing/>
        <w:rPr>
          <w:sz w:val="24"/>
          <w:szCs w:val="24"/>
        </w:rPr>
      </w:pPr>
      <w:r>
        <w:rPr>
          <w:sz w:val="24"/>
          <w:szCs w:val="24"/>
        </w:rPr>
        <w:t>K</w:t>
      </w:r>
      <w:r w:rsidR="001A0E96" w:rsidRPr="00001756">
        <w:rPr>
          <w:sz w:val="24"/>
          <w:szCs w:val="24"/>
        </w:rPr>
        <w:t>eď časť zjete a vzduchová medzera v pohári začína byť veľká, preložte ferment do menšieho pohára</w:t>
      </w:r>
      <w:r>
        <w:rPr>
          <w:sz w:val="24"/>
          <w:szCs w:val="24"/>
        </w:rPr>
        <w:t xml:space="preserve"> </w:t>
      </w:r>
      <w:r w:rsidR="001A0E96" w:rsidRPr="00001756">
        <w:rPr>
          <w:sz w:val="24"/>
          <w:szCs w:val="24"/>
        </w:rPr>
        <w:t xml:space="preserve">tak, aby bol tento menší pohár zase plný. </w:t>
      </w:r>
    </w:p>
    <w:p w14:paraId="539A97E2" w14:textId="77777777" w:rsidR="00001756" w:rsidRDefault="00001756" w:rsidP="001A0E96">
      <w:pPr>
        <w:spacing w:after="0"/>
        <w:contextualSpacing/>
        <w:rPr>
          <w:sz w:val="24"/>
          <w:szCs w:val="24"/>
        </w:rPr>
      </w:pPr>
    </w:p>
    <w:p w14:paraId="08DB0349" w14:textId="4972C91F" w:rsidR="00395767" w:rsidRPr="001A0E96" w:rsidRDefault="00395767" w:rsidP="001A0E96">
      <w:pPr>
        <w:spacing w:after="0"/>
        <w:contextualSpacing/>
        <w:rPr>
          <w:sz w:val="24"/>
          <w:szCs w:val="24"/>
        </w:rPr>
      </w:pPr>
      <w:r>
        <w:rPr>
          <w:b/>
          <w:highlight w:val="cyan"/>
        </w:rPr>
        <w:br w:type="page"/>
      </w:r>
    </w:p>
    <w:p w14:paraId="759C0640" w14:textId="2E47C4C9" w:rsidR="00E7621C" w:rsidRPr="007B734F" w:rsidRDefault="00E7621C" w:rsidP="00E7621C">
      <w:pPr>
        <w:spacing w:after="0"/>
        <w:contextualSpacing/>
        <w:jc w:val="center"/>
        <w:rPr>
          <w:b/>
          <w:sz w:val="24"/>
          <w:szCs w:val="24"/>
          <w:highlight w:val="cyan"/>
        </w:rPr>
      </w:pPr>
      <w:r>
        <w:rPr>
          <w:b/>
          <w:sz w:val="24"/>
          <w:szCs w:val="24"/>
          <w:highlight w:val="cyan"/>
        </w:rPr>
        <w:lastRenderedPageBreak/>
        <w:t>SKOROCEL KOPIJOVITÝ</w:t>
      </w:r>
    </w:p>
    <w:p w14:paraId="7DA8C48D" w14:textId="5D7E68CE" w:rsidR="00E7621C" w:rsidRDefault="00E7621C" w:rsidP="00E7621C">
      <w:pPr>
        <w:spacing w:after="0"/>
        <w:contextualSpacing/>
        <w:jc w:val="center"/>
        <w:rPr>
          <w:sz w:val="24"/>
          <w:szCs w:val="24"/>
        </w:rPr>
      </w:pPr>
      <w:proofErr w:type="spellStart"/>
      <w:r w:rsidRPr="00E7621C">
        <w:rPr>
          <w:i/>
          <w:sz w:val="24"/>
          <w:szCs w:val="24"/>
        </w:rPr>
        <w:t>Jitrocel</w:t>
      </w:r>
      <w:proofErr w:type="spellEnd"/>
      <w:r w:rsidRPr="00E7621C">
        <w:rPr>
          <w:i/>
          <w:sz w:val="24"/>
          <w:szCs w:val="24"/>
        </w:rPr>
        <w:t xml:space="preserve"> </w:t>
      </w:r>
      <w:proofErr w:type="spellStart"/>
      <w:r w:rsidRPr="00E7621C">
        <w:rPr>
          <w:i/>
          <w:sz w:val="24"/>
          <w:szCs w:val="24"/>
        </w:rPr>
        <w:t>kopinatý</w:t>
      </w:r>
      <w:proofErr w:type="spellEnd"/>
      <w:r w:rsidRPr="00E7621C">
        <w:rPr>
          <w:i/>
          <w:sz w:val="24"/>
          <w:szCs w:val="24"/>
        </w:rPr>
        <w:t xml:space="preserve"> </w:t>
      </w:r>
      <w:r w:rsidRPr="007B734F">
        <w:rPr>
          <w:sz w:val="24"/>
          <w:szCs w:val="24"/>
        </w:rPr>
        <w:t xml:space="preserve">(česky) – </w:t>
      </w:r>
      <w:proofErr w:type="spellStart"/>
      <w:r w:rsidRPr="00E7621C">
        <w:rPr>
          <w:i/>
          <w:sz w:val="24"/>
          <w:szCs w:val="24"/>
        </w:rPr>
        <w:t>Plantago</w:t>
      </w:r>
      <w:proofErr w:type="spellEnd"/>
      <w:r w:rsidRPr="00E7621C">
        <w:rPr>
          <w:i/>
          <w:sz w:val="24"/>
          <w:szCs w:val="24"/>
        </w:rPr>
        <w:t xml:space="preserve"> </w:t>
      </w:r>
      <w:proofErr w:type="spellStart"/>
      <w:r w:rsidRPr="00E7621C">
        <w:rPr>
          <w:i/>
          <w:sz w:val="24"/>
          <w:szCs w:val="24"/>
        </w:rPr>
        <w:t>lanceolata</w:t>
      </w:r>
      <w:proofErr w:type="spellEnd"/>
      <w:r w:rsidRPr="00E7621C">
        <w:rPr>
          <w:i/>
          <w:sz w:val="24"/>
          <w:szCs w:val="24"/>
        </w:rPr>
        <w:t xml:space="preserve"> </w:t>
      </w:r>
      <w:r w:rsidRPr="007B734F">
        <w:rPr>
          <w:sz w:val="24"/>
          <w:szCs w:val="24"/>
        </w:rPr>
        <w:t>(latinsky)</w:t>
      </w:r>
    </w:p>
    <w:p w14:paraId="3BC02277" w14:textId="77777777" w:rsidR="00355368" w:rsidRDefault="00355368" w:rsidP="00355368">
      <w:pPr>
        <w:spacing w:after="0"/>
        <w:contextualSpacing/>
        <w:rPr>
          <w:b/>
          <w:sz w:val="24"/>
          <w:szCs w:val="24"/>
          <w:highlight w:val="cyan"/>
        </w:rPr>
      </w:pPr>
    </w:p>
    <w:p w14:paraId="54F71655" w14:textId="3C7DEF19" w:rsidR="00355368" w:rsidRPr="00355368" w:rsidRDefault="002501DB" w:rsidP="00355368">
      <w:pPr>
        <w:spacing w:after="0"/>
        <w:contextualSpacing/>
        <w:jc w:val="center"/>
        <w:rPr>
          <w:b/>
          <w:sz w:val="24"/>
          <w:szCs w:val="24"/>
          <w:highlight w:val="yellow"/>
        </w:rPr>
      </w:pPr>
      <w:r>
        <w:rPr>
          <w:b/>
          <w:sz w:val="24"/>
          <w:szCs w:val="24"/>
          <w:highlight w:val="yellow"/>
        </w:rPr>
        <w:t>Prvá pomoc v prírode</w:t>
      </w:r>
    </w:p>
    <w:p w14:paraId="49C50581" w14:textId="77777777" w:rsidR="00E7621C" w:rsidRPr="00B02CE8" w:rsidRDefault="00E7621C" w:rsidP="00B02CE8">
      <w:pPr>
        <w:spacing w:after="0"/>
        <w:contextualSpacing/>
        <w:rPr>
          <w:b/>
          <w:sz w:val="24"/>
          <w:szCs w:val="24"/>
          <w:highlight w:val="cyan"/>
        </w:rPr>
      </w:pPr>
    </w:p>
    <w:p w14:paraId="4CC118B7" w14:textId="4F8B1DEC" w:rsidR="005B5082" w:rsidRDefault="005B5082" w:rsidP="00B02CE8">
      <w:pPr>
        <w:spacing w:after="0"/>
        <w:contextualSpacing/>
        <w:rPr>
          <w:sz w:val="24"/>
          <w:szCs w:val="24"/>
        </w:rPr>
      </w:pPr>
      <w:r w:rsidRPr="00B02CE8">
        <w:rPr>
          <w:sz w:val="24"/>
          <w:szCs w:val="24"/>
        </w:rPr>
        <w:t>Keď som mala asi 10 rokov, na záhrade som veľmi spadla, z kolena mi tiekla krv,</w:t>
      </w:r>
      <w:r w:rsidR="00551E85" w:rsidRPr="00B02CE8">
        <w:rPr>
          <w:sz w:val="24"/>
          <w:szCs w:val="24"/>
        </w:rPr>
        <w:t xml:space="preserve"> bola to</w:t>
      </w:r>
      <w:r w:rsidRPr="00B02CE8">
        <w:rPr>
          <w:sz w:val="24"/>
          <w:szCs w:val="24"/>
        </w:rPr>
        <w:t xml:space="preserve"> strašná bolesť. Mamina zobrala veľký široký list skorocelu, poriadne ho postláčala v ruke a priložila ako náplasť na nohu. Už si nespomínam, či ma to potom menej bo</w:t>
      </w:r>
      <w:r w:rsidR="00580BE3" w:rsidRPr="00B02CE8">
        <w:rPr>
          <w:sz w:val="24"/>
          <w:szCs w:val="24"/>
        </w:rPr>
        <w:t>lelo, ale nikdy som nezabudla na</w:t>
      </w:r>
      <w:r w:rsidRPr="00B02CE8">
        <w:rPr>
          <w:sz w:val="24"/>
          <w:szCs w:val="24"/>
        </w:rPr>
        <w:t xml:space="preserve"> ten okamih. </w:t>
      </w:r>
    </w:p>
    <w:p w14:paraId="2707B962" w14:textId="77777777" w:rsidR="00B02CE8" w:rsidRPr="00B02CE8" w:rsidRDefault="00B02CE8" w:rsidP="00B02CE8">
      <w:pPr>
        <w:spacing w:after="0"/>
        <w:contextualSpacing/>
        <w:rPr>
          <w:sz w:val="24"/>
          <w:szCs w:val="24"/>
        </w:rPr>
      </w:pPr>
    </w:p>
    <w:p w14:paraId="26DE01C5" w14:textId="6E5FA57D" w:rsidR="00832CAF" w:rsidRDefault="00A530F3" w:rsidP="00B02CE8">
      <w:pPr>
        <w:spacing w:after="0"/>
        <w:contextualSpacing/>
        <w:rPr>
          <w:sz w:val="24"/>
          <w:szCs w:val="24"/>
        </w:rPr>
      </w:pPr>
      <w:r w:rsidRPr="00B02CE8">
        <w:rPr>
          <w:sz w:val="24"/>
          <w:szCs w:val="24"/>
        </w:rPr>
        <w:t>Skorocel je bylinka, o kto</w:t>
      </w:r>
      <w:r w:rsidR="00551E85" w:rsidRPr="00B02CE8">
        <w:rPr>
          <w:sz w:val="24"/>
          <w:szCs w:val="24"/>
        </w:rPr>
        <w:t>rej prvé správy pochádzajú už z </w:t>
      </w:r>
      <w:r w:rsidRPr="00B02CE8">
        <w:rPr>
          <w:sz w:val="24"/>
          <w:szCs w:val="24"/>
        </w:rPr>
        <w:t>kamennej</w:t>
      </w:r>
      <w:r w:rsidR="00551E85" w:rsidRPr="00B02CE8">
        <w:rPr>
          <w:sz w:val="24"/>
          <w:szCs w:val="24"/>
        </w:rPr>
        <w:t xml:space="preserve"> doby, keď</w:t>
      </w:r>
      <w:r w:rsidRPr="00B02CE8">
        <w:rPr>
          <w:sz w:val="24"/>
          <w:szCs w:val="24"/>
        </w:rPr>
        <w:t xml:space="preserve"> sa spolu s obilím dostala z Ázie do Európy. U nás sa usídlili dva druhy: skorocel kopijovitý a skorocel širokolistý. </w:t>
      </w:r>
    </w:p>
    <w:p w14:paraId="665C91C9" w14:textId="77777777" w:rsidR="00B02CE8" w:rsidRPr="00B02CE8" w:rsidRDefault="00B02CE8" w:rsidP="00B02CE8">
      <w:pPr>
        <w:spacing w:after="0"/>
        <w:contextualSpacing/>
        <w:rPr>
          <w:sz w:val="24"/>
          <w:szCs w:val="24"/>
        </w:rPr>
      </w:pPr>
    </w:p>
    <w:p w14:paraId="2DF69B83" w14:textId="0851C316" w:rsidR="00832CAF" w:rsidRDefault="00A530F3" w:rsidP="00B02CE8">
      <w:pPr>
        <w:spacing w:after="0"/>
        <w:contextualSpacing/>
        <w:rPr>
          <w:sz w:val="24"/>
          <w:szCs w:val="24"/>
        </w:rPr>
      </w:pPr>
      <w:r w:rsidRPr="00B02CE8">
        <w:rPr>
          <w:sz w:val="24"/>
          <w:szCs w:val="24"/>
        </w:rPr>
        <w:t xml:space="preserve">Obidva druhy sú silnými </w:t>
      </w:r>
      <w:proofErr w:type="spellStart"/>
      <w:r w:rsidRPr="00B02CE8">
        <w:rPr>
          <w:sz w:val="24"/>
          <w:szCs w:val="24"/>
        </w:rPr>
        <w:t>liečivkami</w:t>
      </w:r>
      <w:proofErr w:type="spellEnd"/>
      <w:r w:rsidRPr="00B02CE8">
        <w:rPr>
          <w:sz w:val="24"/>
          <w:szCs w:val="24"/>
        </w:rPr>
        <w:t xml:space="preserve"> a často rastú vedľa seba. </w:t>
      </w:r>
      <w:r w:rsidR="00832CAF" w:rsidRPr="00B02CE8">
        <w:rPr>
          <w:sz w:val="24"/>
          <w:szCs w:val="24"/>
        </w:rPr>
        <w:t xml:space="preserve">Aj keď </w:t>
      </w:r>
      <w:r w:rsidR="0037387D" w:rsidRPr="00B02CE8">
        <w:rPr>
          <w:sz w:val="24"/>
          <w:szCs w:val="24"/>
        </w:rPr>
        <w:t xml:space="preserve">sú </w:t>
      </w:r>
      <w:r w:rsidR="00832CAF" w:rsidRPr="00B02CE8">
        <w:rPr>
          <w:sz w:val="24"/>
          <w:szCs w:val="24"/>
        </w:rPr>
        <w:t xml:space="preserve">oba druhy jedlé, pre najlepšie výsledky odporúčam používať mladé lístky skorocelu kopijovitého na prípravu jedál a širokolistého na vonkajšie použitie. </w:t>
      </w:r>
    </w:p>
    <w:p w14:paraId="43B5C828" w14:textId="77777777" w:rsidR="00B02CE8" w:rsidRPr="00B02CE8" w:rsidRDefault="00B02CE8" w:rsidP="00B02CE8">
      <w:pPr>
        <w:spacing w:after="0"/>
        <w:contextualSpacing/>
        <w:rPr>
          <w:sz w:val="24"/>
          <w:szCs w:val="24"/>
        </w:rPr>
      </w:pPr>
    </w:p>
    <w:p w14:paraId="68B8CC3A" w14:textId="77777777" w:rsidR="00231686" w:rsidRPr="00B02CE8" w:rsidRDefault="00231686" w:rsidP="00B02CE8">
      <w:pPr>
        <w:spacing w:after="0"/>
        <w:contextualSpacing/>
        <w:rPr>
          <w:b/>
          <w:sz w:val="24"/>
          <w:szCs w:val="24"/>
        </w:rPr>
      </w:pPr>
      <w:r w:rsidRPr="00B02CE8">
        <w:rPr>
          <w:b/>
          <w:sz w:val="24"/>
          <w:szCs w:val="24"/>
          <w:highlight w:val="yellow"/>
        </w:rPr>
        <w:t>Zaujímavé fakty:</w:t>
      </w:r>
    </w:p>
    <w:p w14:paraId="147FAC88" w14:textId="15656859" w:rsidR="008C4ECF" w:rsidRPr="00B02CE8" w:rsidRDefault="00231686" w:rsidP="00B02CE8">
      <w:pPr>
        <w:pStyle w:val="Odsekzoznamu"/>
        <w:numPr>
          <w:ilvl w:val="0"/>
          <w:numId w:val="26"/>
        </w:numPr>
        <w:spacing w:after="0"/>
        <w:rPr>
          <w:b/>
          <w:sz w:val="24"/>
          <w:szCs w:val="24"/>
        </w:rPr>
      </w:pPr>
      <w:r w:rsidRPr="00B02CE8">
        <w:rPr>
          <w:sz w:val="24"/>
          <w:szCs w:val="24"/>
        </w:rPr>
        <w:t xml:space="preserve">Táto rastlinka </w:t>
      </w:r>
      <w:r w:rsidR="00551E85" w:rsidRPr="00B02CE8">
        <w:rPr>
          <w:sz w:val="24"/>
          <w:szCs w:val="24"/>
        </w:rPr>
        <w:t>v</w:t>
      </w:r>
      <w:r w:rsidRPr="00B02CE8">
        <w:rPr>
          <w:sz w:val="24"/>
          <w:szCs w:val="24"/>
        </w:rPr>
        <w:t xml:space="preserve">ám </w:t>
      </w:r>
      <w:r w:rsidRPr="00B02CE8">
        <w:rPr>
          <w:b/>
          <w:sz w:val="24"/>
          <w:szCs w:val="24"/>
        </w:rPr>
        <w:t>môže v prírode zachrániť život</w:t>
      </w:r>
      <w:r w:rsidRPr="00B02CE8">
        <w:rPr>
          <w:sz w:val="24"/>
          <w:szCs w:val="24"/>
        </w:rPr>
        <w:t>. Jej šťava dokáže zvrátiť otravu krvi</w:t>
      </w:r>
      <w:r w:rsidR="00601571" w:rsidRPr="00B02CE8">
        <w:rPr>
          <w:sz w:val="24"/>
          <w:szCs w:val="24"/>
        </w:rPr>
        <w:t>,</w:t>
      </w:r>
      <w:r w:rsidRPr="00B02CE8">
        <w:rPr>
          <w:sz w:val="24"/>
          <w:szCs w:val="24"/>
        </w:rPr>
        <w:t xml:space="preserve"> ale aj zmierniť a</w:t>
      </w:r>
      <w:r w:rsidR="00314EBD" w:rsidRPr="00B02CE8">
        <w:rPr>
          <w:sz w:val="24"/>
          <w:szCs w:val="24"/>
        </w:rPr>
        <w:t xml:space="preserve">lergické prejavy na koži. </w:t>
      </w:r>
      <w:r w:rsidR="007754AB" w:rsidRPr="00B02CE8">
        <w:rPr>
          <w:b/>
          <w:sz w:val="24"/>
          <w:szCs w:val="24"/>
        </w:rPr>
        <w:t>Dokáže totiž</w:t>
      </w:r>
      <w:r w:rsidR="00601571" w:rsidRPr="00B02CE8">
        <w:rPr>
          <w:b/>
          <w:sz w:val="24"/>
          <w:szCs w:val="24"/>
        </w:rPr>
        <w:t>to</w:t>
      </w:r>
      <w:r w:rsidR="007754AB" w:rsidRPr="00B02CE8">
        <w:rPr>
          <w:b/>
          <w:sz w:val="24"/>
          <w:szCs w:val="24"/>
        </w:rPr>
        <w:t xml:space="preserve"> vyťahovať toxíny z tela</w:t>
      </w:r>
      <w:r w:rsidR="007754AB" w:rsidRPr="00B02CE8">
        <w:rPr>
          <w:sz w:val="24"/>
          <w:szCs w:val="24"/>
        </w:rPr>
        <w:t xml:space="preserve">. </w:t>
      </w:r>
      <w:r w:rsidR="00314EBD" w:rsidRPr="00B02CE8">
        <w:rPr>
          <w:sz w:val="24"/>
          <w:szCs w:val="24"/>
        </w:rPr>
        <w:t xml:space="preserve">Ak </w:t>
      </w:r>
      <w:r w:rsidR="00551E85" w:rsidRPr="00B02CE8">
        <w:rPr>
          <w:sz w:val="24"/>
          <w:szCs w:val="24"/>
        </w:rPr>
        <w:t>v</w:t>
      </w:r>
      <w:r w:rsidR="00314EBD" w:rsidRPr="00B02CE8">
        <w:rPr>
          <w:sz w:val="24"/>
          <w:szCs w:val="24"/>
        </w:rPr>
        <w:t>ás</w:t>
      </w:r>
      <w:r w:rsidRPr="00B02CE8">
        <w:rPr>
          <w:sz w:val="24"/>
          <w:szCs w:val="24"/>
        </w:rPr>
        <w:t xml:space="preserve"> napríklad poštípali v prírode </w:t>
      </w:r>
      <w:r w:rsidR="007754AB" w:rsidRPr="00B02CE8">
        <w:rPr>
          <w:sz w:val="24"/>
          <w:szCs w:val="24"/>
        </w:rPr>
        <w:t>včely alebo iný hmyz</w:t>
      </w:r>
      <w:r w:rsidRPr="00B02CE8">
        <w:rPr>
          <w:sz w:val="24"/>
          <w:szCs w:val="24"/>
        </w:rPr>
        <w:t xml:space="preserve">, </w:t>
      </w:r>
      <w:r w:rsidR="007754AB" w:rsidRPr="00B02CE8">
        <w:rPr>
          <w:sz w:val="24"/>
          <w:szCs w:val="24"/>
        </w:rPr>
        <w:t>porezali ste sa, st</w:t>
      </w:r>
      <w:r w:rsidR="00601571" w:rsidRPr="00B02CE8">
        <w:rPr>
          <w:sz w:val="24"/>
          <w:szCs w:val="24"/>
        </w:rPr>
        <w:t>ú</w:t>
      </w:r>
      <w:r w:rsidR="007754AB" w:rsidRPr="00B02CE8">
        <w:rPr>
          <w:sz w:val="24"/>
          <w:szCs w:val="24"/>
        </w:rPr>
        <w:t xml:space="preserve">pili ste na klinec, </w:t>
      </w:r>
      <w:r w:rsidR="002C0C26" w:rsidRPr="00B02CE8">
        <w:rPr>
          <w:sz w:val="24"/>
          <w:szCs w:val="24"/>
        </w:rPr>
        <w:t xml:space="preserve">tak ešte prv než </w:t>
      </w:r>
      <w:r w:rsidRPr="00B02CE8">
        <w:rPr>
          <w:sz w:val="24"/>
          <w:szCs w:val="24"/>
        </w:rPr>
        <w:t>príde prvá pomoc</w:t>
      </w:r>
      <w:r w:rsidR="002C0C26" w:rsidRPr="00B02CE8">
        <w:rPr>
          <w:sz w:val="24"/>
          <w:szCs w:val="24"/>
        </w:rPr>
        <w:t>,</w:t>
      </w:r>
      <w:r w:rsidRPr="00B02CE8">
        <w:rPr>
          <w:sz w:val="24"/>
          <w:szCs w:val="24"/>
        </w:rPr>
        <w:t xml:space="preserve"> rýchlo sa pozrite po nejakom skorocele. Poriadne ho požujte, premiešajte so slinami a</w:t>
      </w:r>
      <w:r w:rsidR="00314EBD" w:rsidRPr="00B02CE8">
        <w:rPr>
          <w:sz w:val="24"/>
          <w:szCs w:val="24"/>
        </w:rPr>
        <w:t xml:space="preserve"> priložte na postihnuté miesto. Úľava by sa mala dostaviť do 10 minút. </w:t>
      </w:r>
    </w:p>
    <w:p w14:paraId="010AA09F" w14:textId="77777777" w:rsidR="001C50F8" w:rsidRPr="00B02CE8" w:rsidRDefault="001C50F8" w:rsidP="00B02CE8">
      <w:pPr>
        <w:pStyle w:val="Odsekzoznamu"/>
        <w:numPr>
          <w:ilvl w:val="0"/>
          <w:numId w:val="26"/>
        </w:numPr>
        <w:spacing w:after="0"/>
        <w:rPr>
          <w:b/>
          <w:sz w:val="24"/>
          <w:szCs w:val="24"/>
        </w:rPr>
      </w:pPr>
      <w:r w:rsidRPr="00B02CE8">
        <w:rPr>
          <w:sz w:val="24"/>
          <w:szCs w:val="24"/>
        </w:rPr>
        <w:t>Jeden z jeho ľudových názvov je aj „</w:t>
      </w:r>
      <w:proofErr w:type="spellStart"/>
      <w:r w:rsidRPr="00B02CE8">
        <w:rPr>
          <w:sz w:val="24"/>
          <w:szCs w:val="24"/>
        </w:rPr>
        <w:t>ranocel</w:t>
      </w:r>
      <w:proofErr w:type="spellEnd"/>
      <w:r w:rsidRPr="00B02CE8">
        <w:rPr>
          <w:sz w:val="24"/>
          <w:szCs w:val="24"/>
        </w:rPr>
        <w:t>“, odkaz tu je jasný!</w:t>
      </w:r>
    </w:p>
    <w:p w14:paraId="0FC0A49E" w14:textId="5325696E" w:rsidR="00580BE3" w:rsidRPr="00B02CE8" w:rsidRDefault="00580BE3" w:rsidP="00B02CE8">
      <w:pPr>
        <w:pStyle w:val="Odsekzoznamu"/>
        <w:numPr>
          <w:ilvl w:val="0"/>
          <w:numId w:val="26"/>
        </w:numPr>
        <w:spacing w:after="0"/>
        <w:rPr>
          <w:b/>
          <w:sz w:val="24"/>
          <w:szCs w:val="24"/>
        </w:rPr>
      </w:pPr>
      <w:r w:rsidRPr="00B02CE8">
        <w:rPr>
          <w:sz w:val="24"/>
          <w:szCs w:val="24"/>
        </w:rPr>
        <w:t>Poznáte výrobky na podporu tráveni</w:t>
      </w:r>
      <w:r w:rsidR="00012FE2" w:rsidRPr="00B02CE8">
        <w:rPr>
          <w:sz w:val="24"/>
          <w:szCs w:val="24"/>
        </w:rPr>
        <w:t>a</w:t>
      </w:r>
      <w:r w:rsidRPr="00B02CE8">
        <w:rPr>
          <w:sz w:val="24"/>
          <w:szCs w:val="24"/>
        </w:rPr>
        <w:t xml:space="preserve"> a peristaltiky čriev s názvom PSYLLIUM? </w:t>
      </w:r>
      <w:proofErr w:type="spellStart"/>
      <w:r w:rsidRPr="00B02CE8">
        <w:rPr>
          <w:sz w:val="24"/>
          <w:szCs w:val="24"/>
        </w:rPr>
        <w:t>Psyllium</w:t>
      </w:r>
      <w:proofErr w:type="spellEnd"/>
      <w:r w:rsidRPr="00B02CE8">
        <w:rPr>
          <w:sz w:val="24"/>
          <w:szCs w:val="24"/>
        </w:rPr>
        <w:t xml:space="preserve"> je zdrojom rozpustnej vlákniny, najčastejšie v obilninách či ovse. Avšak hlavný rozdiel je, že skorocel má oveľa vyšší obsah tejto prírodnej vlákniny.</w:t>
      </w:r>
    </w:p>
    <w:p w14:paraId="6C78055B" w14:textId="4E35045F" w:rsidR="00580BE3" w:rsidRPr="00B02CE8" w:rsidRDefault="00720AE0" w:rsidP="00B02CE8">
      <w:pPr>
        <w:pStyle w:val="Odsekzoznamu"/>
        <w:numPr>
          <w:ilvl w:val="0"/>
          <w:numId w:val="26"/>
        </w:numPr>
        <w:spacing w:after="0"/>
        <w:rPr>
          <w:sz w:val="24"/>
          <w:szCs w:val="24"/>
        </w:rPr>
      </w:pPr>
      <w:r w:rsidRPr="00B02CE8">
        <w:rPr>
          <w:sz w:val="24"/>
          <w:szCs w:val="24"/>
        </w:rPr>
        <w:t>Celá rastlinka je veľmi liečivá. Podľa jednej čínskej štúdie z roku 2007 bol</w:t>
      </w:r>
      <w:r w:rsidR="005F15FD" w:rsidRPr="00B02CE8">
        <w:rPr>
          <w:sz w:val="24"/>
          <w:szCs w:val="24"/>
        </w:rPr>
        <w:t>o</w:t>
      </w:r>
      <w:r w:rsidRPr="00B02CE8">
        <w:rPr>
          <w:sz w:val="24"/>
          <w:szCs w:val="24"/>
        </w:rPr>
        <w:t xml:space="preserve"> zistené, že má schopnosť zastaviť nádorový proces u potkanov. Skvelá správa!</w:t>
      </w:r>
    </w:p>
    <w:p w14:paraId="53727619" w14:textId="62F5875A" w:rsidR="00A530F3" w:rsidRPr="00B02CE8" w:rsidRDefault="00A530F3" w:rsidP="00B02CE8">
      <w:pPr>
        <w:pStyle w:val="Odsekzoznamu"/>
        <w:numPr>
          <w:ilvl w:val="0"/>
          <w:numId w:val="26"/>
        </w:numPr>
        <w:spacing w:after="0"/>
        <w:rPr>
          <w:sz w:val="24"/>
          <w:szCs w:val="24"/>
        </w:rPr>
      </w:pPr>
      <w:r w:rsidRPr="00B02CE8">
        <w:rPr>
          <w:sz w:val="24"/>
          <w:szCs w:val="24"/>
        </w:rPr>
        <w:t>Starovekí grécki autori sa domnieval</w:t>
      </w:r>
      <w:r w:rsidR="005F15FD" w:rsidRPr="00B02CE8">
        <w:rPr>
          <w:sz w:val="24"/>
          <w:szCs w:val="24"/>
        </w:rPr>
        <w:t>i</w:t>
      </w:r>
      <w:r w:rsidRPr="00B02CE8">
        <w:rPr>
          <w:sz w:val="24"/>
          <w:szCs w:val="24"/>
        </w:rPr>
        <w:t>, že známy filozof Platón dostal meno preto, lebo bol široký ako list „</w:t>
      </w:r>
      <w:proofErr w:type="spellStart"/>
      <w:r w:rsidRPr="00B02CE8">
        <w:rPr>
          <w:sz w:val="24"/>
          <w:szCs w:val="24"/>
        </w:rPr>
        <w:t>plantaga</w:t>
      </w:r>
      <w:proofErr w:type="spellEnd"/>
      <w:r w:rsidRPr="00B02CE8">
        <w:rPr>
          <w:sz w:val="24"/>
          <w:szCs w:val="24"/>
        </w:rPr>
        <w:t>“ – skorocelu.</w:t>
      </w:r>
    </w:p>
    <w:p w14:paraId="6A11FF30" w14:textId="77777777" w:rsidR="00B02CE8" w:rsidRDefault="00B02CE8" w:rsidP="00B02CE8">
      <w:pPr>
        <w:spacing w:after="0"/>
        <w:contextualSpacing/>
        <w:rPr>
          <w:b/>
          <w:sz w:val="24"/>
          <w:szCs w:val="24"/>
        </w:rPr>
      </w:pPr>
    </w:p>
    <w:p w14:paraId="69296CE1" w14:textId="2C94F1D5" w:rsidR="00832CAF" w:rsidRPr="00B02CE8" w:rsidRDefault="00832CAF" w:rsidP="00B02CE8">
      <w:pPr>
        <w:spacing w:after="0"/>
        <w:contextualSpacing/>
        <w:rPr>
          <w:b/>
          <w:sz w:val="24"/>
          <w:szCs w:val="24"/>
        </w:rPr>
      </w:pPr>
      <w:r w:rsidRPr="00B02CE8">
        <w:rPr>
          <w:b/>
          <w:sz w:val="24"/>
          <w:szCs w:val="24"/>
        </w:rPr>
        <w:t xml:space="preserve">Ako rastlinku </w:t>
      </w:r>
      <w:commentRangeStart w:id="86"/>
      <w:r w:rsidRPr="00B02CE8">
        <w:rPr>
          <w:b/>
          <w:sz w:val="24"/>
          <w:szCs w:val="24"/>
        </w:rPr>
        <w:t>spoznať</w:t>
      </w:r>
      <w:commentRangeEnd w:id="86"/>
      <w:r w:rsidR="002501DB">
        <w:rPr>
          <w:rStyle w:val="Odkaznakomentr"/>
        </w:rPr>
        <w:commentReference w:id="86"/>
      </w:r>
      <w:r w:rsidRPr="00B02CE8">
        <w:rPr>
          <w:b/>
          <w:sz w:val="24"/>
          <w:szCs w:val="24"/>
        </w:rPr>
        <w:t>?</w:t>
      </w:r>
      <w:r w:rsidR="002501DB">
        <w:rPr>
          <w:b/>
          <w:sz w:val="24"/>
          <w:szCs w:val="24"/>
        </w:rPr>
        <w:t xml:space="preserve"> </w:t>
      </w:r>
    </w:p>
    <w:p w14:paraId="7542DEBC" w14:textId="4F77B6F8" w:rsidR="001A0606" w:rsidRDefault="001A0606" w:rsidP="00B02CE8">
      <w:pPr>
        <w:spacing w:after="0"/>
        <w:contextualSpacing/>
        <w:rPr>
          <w:sz w:val="24"/>
          <w:szCs w:val="24"/>
        </w:rPr>
      </w:pPr>
      <w:r w:rsidRPr="00B02CE8">
        <w:rPr>
          <w:sz w:val="24"/>
          <w:szCs w:val="24"/>
        </w:rPr>
        <w:t>Skorocel širokolistý má zelené, hladké, oválne až vajcovité listy, ktoré vyrastajú z jednej ružice. Tieto listy majú hrubé stonky a niekedy sú veľké ako dlaň. Vysoké stonky vyrastajú zo stredu ružice a podobajú sa klasu. Už v lete sú obsypané zelenými semi</w:t>
      </w:r>
      <w:r w:rsidR="005F15FD" w:rsidRPr="00B02CE8">
        <w:rPr>
          <w:sz w:val="24"/>
          <w:szCs w:val="24"/>
        </w:rPr>
        <w:t>ačkami</w:t>
      </w:r>
      <w:r w:rsidRPr="00B02CE8">
        <w:rPr>
          <w:sz w:val="24"/>
          <w:szCs w:val="24"/>
        </w:rPr>
        <w:t xml:space="preserve">, na ktorých si môžete pochutnať priamo z rastlinky, alebo si počkajte, kým zhnednú a pozbierajte si ich do zásoby na zimu. </w:t>
      </w:r>
    </w:p>
    <w:p w14:paraId="3EB31C77" w14:textId="77777777" w:rsidR="00B02CE8" w:rsidRPr="00B02CE8" w:rsidRDefault="00B02CE8" w:rsidP="00B02CE8">
      <w:pPr>
        <w:spacing w:after="0"/>
        <w:contextualSpacing/>
        <w:rPr>
          <w:sz w:val="24"/>
          <w:szCs w:val="24"/>
        </w:rPr>
      </w:pPr>
    </w:p>
    <w:p w14:paraId="2167BAD3" w14:textId="454F9848" w:rsidR="00E61641" w:rsidRPr="00B02CE8" w:rsidRDefault="00E61641" w:rsidP="00B02CE8">
      <w:pPr>
        <w:spacing w:after="0"/>
        <w:contextualSpacing/>
        <w:rPr>
          <w:sz w:val="24"/>
          <w:szCs w:val="24"/>
        </w:rPr>
      </w:pPr>
      <w:r w:rsidRPr="00B02CE8">
        <w:rPr>
          <w:sz w:val="24"/>
          <w:szCs w:val="24"/>
        </w:rPr>
        <w:lastRenderedPageBreak/>
        <w:t xml:space="preserve">Skorocel kopijovitý má užšie a dlhšie lístky kopijovitého tvaru. Zo stredu ružice vyrastá dlhá, mierne ochlpená stonka, ktorá na vrchole tvorí klas zložený z malých bielych kvietkov. </w:t>
      </w:r>
    </w:p>
    <w:p w14:paraId="2376F31E" w14:textId="7857C8EF" w:rsidR="00832CAF" w:rsidRDefault="00832CAF" w:rsidP="00B02CE8">
      <w:pPr>
        <w:spacing w:after="0"/>
        <w:contextualSpacing/>
        <w:rPr>
          <w:sz w:val="24"/>
          <w:szCs w:val="24"/>
        </w:rPr>
      </w:pPr>
      <w:r w:rsidRPr="00B02CE8">
        <w:rPr>
          <w:sz w:val="24"/>
          <w:szCs w:val="24"/>
        </w:rPr>
        <w:t xml:space="preserve">Charakteristickým znakom pre obidva druhy skorocelu je, že majú vláknité pásiky z opačnej strany listu. Keď </w:t>
      </w:r>
      <w:r w:rsidR="00FA314E" w:rsidRPr="00B02CE8">
        <w:rPr>
          <w:sz w:val="24"/>
          <w:szCs w:val="24"/>
        </w:rPr>
        <w:t xml:space="preserve">lístok </w:t>
      </w:r>
      <w:r w:rsidRPr="00B02CE8">
        <w:rPr>
          <w:sz w:val="24"/>
          <w:szCs w:val="24"/>
        </w:rPr>
        <w:t>jemne nalomíte a potiahne</w:t>
      </w:r>
      <w:r w:rsidR="00FA314E" w:rsidRPr="00B02CE8">
        <w:rPr>
          <w:sz w:val="24"/>
          <w:szCs w:val="24"/>
        </w:rPr>
        <w:t>t</w:t>
      </w:r>
      <w:r w:rsidRPr="00B02CE8">
        <w:rPr>
          <w:sz w:val="24"/>
          <w:szCs w:val="24"/>
        </w:rPr>
        <w:t xml:space="preserve">e, uvidíte dlhé biele elastické vlákna vnútri listov. </w:t>
      </w:r>
    </w:p>
    <w:p w14:paraId="5AC47282" w14:textId="77777777" w:rsidR="00B02CE8" w:rsidRPr="00B02CE8" w:rsidRDefault="00B02CE8" w:rsidP="00B02CE8">
      <w:pPr>
        <w:spacing w:after="0"/>
        <w:contextualSpacing/>
        <w:rPr>
          <w:sz w:val="24"/>
          <w:szCs w:val="24"/>
        </w:rPr>
      </w:pPr>
    </w:p>
    <w:p w14:paraId="1CBCC1E2" w14:textId="77777777" w:rsidR="00B02CE8" w:rsidRDefault="00B02CE8" w:rsidP="00B02CE8">
      <w:pPr>
        <w:spacing w:after="0"/>
        <w:contextualSpacing/>
        <w:rPr>
          <w:b/>
          <w:sz w:val="24"/>
          <w:szCs w:val="24"/>
        </w:rPr>
      </w:pPr>
    </w:p>
    <w:p w14:paraId="753BC1EA" w14:textId="3D69BE77" w:rsidR="00580BE3" w:rsidRPr="00B02CE8" w:rsidRDefault="00720AE0" w:rsidP="00B02CE8">
      <w:pPr>
        <w:spacing w:after="0"/>
        <w:contextualSpacing/>
        <w:rPr>
          <w:b/>
          <w:sz w:val="24"/>
          <w:szCs w:val="24"/>
        </w:rPr>
      </w:pPr>
      <w:r w:rsidRPr="00B02CE8">
        <w:rPr>
          <w:b/>
          <w:sz w:val="24"/>
          <w:szCs w:val="24"/>
        </w:rPr>
        <w:t xml:space="preserve">Kedy </w:t>
      </w:r>
      <w:r w:rsidR="001A5FD1" w:rsidRPr="00B02CE8">
        <w:rPr>
          <w:b/>
          <w:sz w:val="24"/>
          <w:szCs w:val="24"/>
        </w:rPr>
        <w:t>ju</w:t>
      </w:r>
      <w:r w:rsidR="00580BE3" w:rsidRPr="00B02CE8">
        <w:rPr>
          <w:b/>
          <w:sz w:val="24"/>
          <w:szCs w:val="24"/>
        </w:rPr>
        <w:t xml:space="preserve"> zbierať?</w:t>
      </w:r>
    </w:p>
    <w:p w14:paraId="108B20CD" w14:textId="2710AC2D" w:rsidR="00A530F3" w:rsidRPr="00B02CE8" w:rsidRDefault="00551E85" w:rsidP="00B02CE8">
      <w:pPr>
        <w:spacing w:after="0"/>
        <w:contextualSpacing/>
        <w:rPr>
          <w:sz w:val="24"/>
          <w:szCs w:val="24"/>
        </w:rPr>
      </w:pPr>
      <w:r w:rsidRPr="00B02CE8">
        <w:rPr>
          <w:sz w:val="24"/>
          <w:szCs w:val="24"/>
        </w:rPr>
        <w:t>Listy skorocelu</w:t>
      </w:r>
      <w:r w:rsidR="00A530F3" w:rsidRPr="00B02CE8">
        <w:rPr>
          <w:sz w:val="24"/>
          <w:szCs w:val="24"/>
        </w:rPr>
        <w:t xml:space="preserve"> sa za</w:t>
      </w:r>
      <w:r w:rsidR="001C50F8" w:rsidRPr="00B02CE8">
        <w:rPr>
          <w:sz w:val="24"/>
          <w:szCs w:val="24"/>
        </w:rPr>
        <w:t>čínajú ukazovať začiatkom mája</w:t>
      </w:r>
      <w:r w:rsidR="00EA2825" w:rsidRPr="00B02CE8">
        <w:rPr>
          <w:sz w:val="24"/>
          <w:szCs w:val="24"/>
        </w:rPr>
        <w:t xml:space="preserve"> a priebežne rastie až do jesene</w:t>
      </w:r>
      <w:r w:rsidR="001C50F8" w:rsidRPr="00B02CE8">
        <w:rPr>
          <w:sz w:val="24"/>
          <w:szCs w:val="24"/>
        </w:rPr>
        <w:t>.</w:t>
      </w:r>
      <w:r w:rsidR="00EA2825" w:rsidRPr="00B02CE8">
        <w:rPr>
          <w:sz w:val="24"/>
          <w:szCs w:val="24"/>
        </w:rPr>
        <w:t xml:space="preserve"> Často sa vyskytuje popri chodníkoch, na lúkach, v parkoch či </w:t>
      </w:r>
      <w:r w:rsidRPr="00B02CE8">
        <w:rPr>
          <w:sz w:val="24"/>
          <w:szCs w:val="24"/>
        </w:rPr>
        <w:t xml:space="preserve">na </w:t>
      </w:r>
      <w:r w:rsidR="00EA2825" w:rsidRPr="00B02CE8">
        <w:rPr>
          <w:sz w:val="24"/>
          <w:szCs w:val="24"/>
        </w:rPr>
        <w:t xml:space="preserve">otvorených planinách. </w:t>
      </w:r>
    </w:p>
    <w:p w14:paraId="5323BD4F" w14:textId="77777777" w:rsidR="00B02CE8" w:rsidRDefault="00B02CE8" w:rsidP="00B02CE8">
      <w:pPr>
        <w:spacing w:after="0"/>
        <w:contextualSpacing/>
        <w:rPr>
          <w:b/>
          <w:sz w:val="24"/>
          <w:szCs w:val="24"/>
        </w:rPr>
      </w:pPr>
    </w:p>
    <w:p w14:paraId="44761670" w14:textId="1066CF19" w:rsidR="00580BE3" w:rsidRPr="00B02CE8" w:rsidRDefault="00580BE3" w:rsidP="00B02CE8">
      <w:pPr>
        <w:spacing w:after="0"/>
        <w:contextualSpacing/>
        <w:rPr>
          <w:b/>
          <w:sz w:val="24"/>
          <w:szCs w:val="24"/>
        </w:rPr>
      </w:pPr>
      <w:r w:rsidRPr="00B02CE8">
        <w:rPr>
          <w:b/>
          <w:sz w:val="24"/>
          <w:szCs w:val="24"/>
        </w:rPr>
        <w:t>Čo obsahuje?</w:t>
      </w:r>
    </w:p>
    <w:p w14:paraId="0147A8D9" w14:textId="0BF7CE9E" w:rsidR="00A530F3" w:rsidRPr="00B02CE8" w:rsidRDefault="00A530F3" w:rsidP="00B02CE8">
      <w:pPr>
        <w:spacing w:after="0"/>
        <w:contextualSpacing/>
        <w:rPr>
          <w:sz w:val="24"/>
          <w:szCs w:val="24"/>
        </w:rPr>
      </w:pPr>
      <w:r w:rsidRPr="00B02CE8">
        <w:rPr>
          <w:sz w:val="24"/>
          <w:szCs w:val="24"/>
        </w:rPr>
        <w:t>V skorocel</w:t>
      </w:r>
      <w:r w:rsidR="00A45D64" w:rsidRPr="00B02CE8">
        <w:rPr>
          <w:sz w:val="24"/>
          <w:szCs w:val="24"/>
        </w:rPr>
        <w:t>e</w:t>
      </w:r>
      <w:r w:rsidRPr="00B02CE8">
        <w:rPr>
          <w:sz w:val="24"/>
          <w:szCs w:val="24"/>
        </w:rPr>
        <w:t xml:space="preserve"> sú obsiahnuté </w:t>
      </w:r>
      <w:proofErr w:type="spellStart"/>
      <w:r w:rsidRPr="00B02CE8">
        <w:rPr>
          <w:sz w:val="24"/>
          <w:szCs w:val="24"/>
        </w:rPr>
        <w:t>slizové</w:t>
      </w:r>
      <w:proofErr w:type="spellEnd"/>
      <w:r w:rsidRPr="00B02CE8">
        <w:rPr>
          <w:sz w:val="24"/>
          <w:szCs w:val="24"/>
        </w:rPr>
        <w:t xml:space="preserve"> látky, kyselina kremičitá či kyselina citrónová. </w:t>
      </w:r>
      <w:r w:rsidR="001C50F8" w:rsidRPr="00B02CE8">
        <w:rPr>
          <w:sz w:val="24"/>
          <w:szCs w:val="24"/>
        </w:rPr>
        <w:t>Obsahuje tiež veľa vitamínu C, je v ňom aj vitamín K, vápnik či betakarotén</w:t>
      </w:r>
      <w:r w:rsidR="001C50F8" w:rsidRPr="00B02CE8">
        <w:rPr>
          <w:color w:val="000000"/>
          <w:sz w:val="24"/>
          <w:szCs w:val="24"/>
          <w:shd w:val="clear" w:color="auto" w:fill="FFFFFF"/>
        </w:rPr>
        <w:t xml:space="preserve">. </w:t>
      </w:r>
      <w:r w:rsidRPr="00B02CE8">
        <w:rPr>
          <w:sz w:val="24"/>
          <w:szCs w:val="24"/>
        </w:rPr>
        <w:t>Jeho protizápalový a čistiaci účinok na poranené tkanivo bol jasne preukázaný.</w:t>
      </w:r>
    </w:p>
    <w:p w14:paraId="4BEE3C7E" w14:textId="77777777" w:rsidR="00B02CE8" w:rsidRDefault="00B02CE8" w:rsidP="00B02CE8">
      <w:pPr>
        <w:spacing w:after="0"/>
        <w:contextualSpacing/>
        <w:rPr>
          <w:b/>
          <w:sz w:val="24"/>
          <w:szCs w:val="24"/>
        </w:rPr>
      </w:pPr>
    </w:p>
    <w:p w14:paraId="35253E5C" w14:textId="1D2267A1" w:rsidR="001C50F8" w:rsidRPr="00B02CE8" w:rsidRDefault="00580BE3" w:rsidP="00B02CE8">
      <w:pPr>
        <w:spacing w:after="0"/>
        <w:contextualSpacing/>
        <w:rPr>
          <w:b/>
          <w:sz w:val="24"/>
          <w:szCs w:val="24"/>
        </w:rPr>
      </w:pPr>
      <w:r w:rsidRPr="00B02CE8">
        <w:rPr>
          <w:b/>
          <w:sz w:val="24"/>
          <w:szCs w:val="24"/>
        </w:rPr>
        <w:t>Pri aký</w:t>
      </w:r>
      <w:r w:rsidR="00A45D64" w:rsidRPr="00B02CE8">
        <w:rPr>
          <w:b/>
          <w:sz w:val="24"/>
          <w:szCs w:val="24"/>
        </w:rPr>
        <w:t>ch</w:t>
      </w:r>
      <w:r w:rsidRPr="00B02CE8">
        <w:rPr>
          <w:b/>
          <w:sz w:val="24"/>
          <w:szCs w:val="24"/>
        </w:rPr>
        <w:t xml:space="preserve"> problémoch nám pomôže?</w:t>
      </w:r>
    </w:p>
    <w:p w14:paraId="70D62BBB" w14:textId="0D937FAC" w:rsidR="001C50F8" w:rsidRDefault="001C50F8" w:rsidP="00B02CE8">
      <w:pPr>
        <w:spacing w:after="0"/>
        <w:contextualSpacing/>
        <w:rPr>
          <w:sz w:val="24"/>
          <w:szCs w:val="24"/>
        </w:rPr>
      </w:pPr>
      <w:r w:rsidRPr="00B02CE8">
        <w:rPr>
          <w:sz w:val="24"/>
          <w:szCs w:val="24"/>
        </w:rPr>
        <w:t xml:space="preserve">Aj toto je bylinka – všeliek, ale ako som spomenula vyššie, je to hlavne zázrak pri kožných problémoch. A to nielen pri náhodných poraneniach v prírode, ale </w:t>
      </w:r>
      <w:r w:rsidR="00A45D64" w:rsidRPr="00B02CE8">
        <w:rPr>
          <w:sz w:val="24"/>
          <w:szCs w:val="24"/>
        </w:rPr>
        <w:t>aj</w:t>
      </w:r>
      <w:r w:rsidRPr="00B02CE8">
        <w:rPr>
          <w:sz w:val="24"/>
          <w:szCs w:val="24"/>
        </w:rPr>
        <w:t xml:space="preserve"> napríklad pri akné</w:t>
      </w:r>
      <w:r w:rsidR="00BC03D3" w:rsidRPr="00B02CE8">
        <w:rPr>
          <w:sz w:val="24"/>
          <w:szCs w:val="24"/>
        </w:rPr>
        <w:t>, vyrážkach, vráskach</w:t>
      </w:r>
      <w:r w:rsidRPr="00B02CE8">
        <w:rPr>
          <w:sz w:val="24"/>
          <w:szCs w:val="24"/>
        </w:rPr>
        <w:t xml:space="preserve"> či suchej, podráždenej pokožke. </w:t>
      </w:r>
    </w:p>
    <w:p w14:paraId="6E95B16A" w14:textId="77777777" w:rsidR="00B02CE8" w:rsidRPr="00B02CE8" w:rsidRDefault="00B02CE8" w:rsidP="00B02CE8">
      <w:pPr>
        <w:spacing w:after="0"/>
        <w:contextualSpacing/>
        <w:rPr>
          <w:sz w:val="24"/>
          <w:szCs w:val="24"/>
        </w:rPr>
      </w:pPr>
    </w:p>
    <w:p w14:paraId="6358A83E" w14:textId="7FC417BB" w:rsidR="00580BE3" w:rsidRDefault="001C50F8" w:rsidP="00B02CE8">
      <w:pPr>
        <w:spacing w:after="0"/>
        <w:contextualSpacing/>
        <w:rPr>
          <w:sz w:val="24"/>
          <w:szCs w:val="24"/>
        </w:rPr>
      </w:pPr>
      <w:r w:rsidRPr="00B02CE8">
        <w:rPr>
          <w:sz w:val="24"/>
          <w:szCs w:val="24"/>
        </w:rPr>
        <w:t xml:space="preserve">Manželovi zarastal raz necht na palci na nohe tak nepríjemne, že mu začal už celý opúchať. Zobrala som lístok širokého skorocelu a opakom noža na doske som poriadne narušila jeho štruktúru. Na palci som ho zafixovala elastickým obväzom a nechala pôsobiť celú noc. Ráno bol muž prekvapený, že opuch úplne zmizol a s ním aj bolesť. </w:t>
      </w:r>
    </w:p>
    <w:p w14:paraId="20CF5440" w14:textId="77777777" w:rsidR="00B02CE8" w:rsidRPr="00B02CE8" w:rsidRDefault="00B02CE8" w:rsidP="00B02CE8">
      <w:pPr>
        <w:spacing w:after="0"/>
        <w:contextualSpacing/>
        <w:rPr>
          <w:sz w:val="24"/>
          <w:szCs w:val="24"/>
        </w:rPr>
      </w:pPr>
    </w:p>
    <w:p w14:paraId="5B3B4C21" w14:textId="4CDFE3B5" w:rsidR="001C50F8" w:rsidRDefault="001C50F8" w:rsidP="00B02CE8">
      <w:pPr>
        <w:spacing w:after="0"/>
        <w:contextualSpacing/>
        <w:rPr>
          <w:sz w:val="24"/>
          <w:szCs w:val="24"/>
        </w:rPr>
      </w:pPr>
      <w:r w:rsidRPr="00B02CE8">
        <w:rPr>
          <w:sz w:val="24"/>
          <w:szCs w:val="24"/>
        </w:rPr>
        <w:t xml:space="preserve">Druhou jeho najväčšou liečivou schopnosťou je, že </w:t>
      </w:r>
      <w:r w:rsidR="007C0922" w:rsidRPr="00B02CE8">
        <w:rPr>
          <w:sz w:val="24"/>
          <w:szCs w:val="24"/>
        </w:rPr>
        <w:t xml:space="preserve">pozitívne </w:t>
      </w:r>
      <w:r w:rsidR="00BC03D3" w:rsidRPr="00B02CE8">
        <w:rPr>
          <w:sz w:val="24"/>
          <w:szCs w:val="24"/>
        </w:rPr>
        <w:t xml:space="preserve">vplýva </w:t>
      </w:r>
      <w:r w:rsidR="007C0922" w:rsidRPr="00B02CE8">
        <w:rPr>
          <w:sz w:val="24"/>
          <w:szCs w:val="24"/>
        </w:rPr>
        <w:t>aj</w:t>
      </w:r>
      <w:r w:rsidRPr="00B02CE8">
        <w:rPr>
          <w:sz w:val="24"/>
          <w:szCs w:val="24"/>
        </w:rPr>
        <w:t xml:space="preserve"> na zdravie pľúc a celých dýchacích ciest.</w:t>
      </w:r>
      <w:r w:rsidR="00BC03D3" w:rsidRPr="00B02CE8">
        <w:rPr>
          <w:sz w:val="24"/>
          <w:szCs w:val="24"/>
        </w:rPr>
        <w:t xml:space="preserve"> Vysoký obsah slizu v listoch</w:t>
      </w:r>
      <w:r w:rsidRPr="00B02CE8">
        <w:rPr>
          <w:sz w:val="24"/>
          <w:szCs w:val="24"/>
        </w:rPr>
        <w:t xml:space="preserve"> podporí vykašliavanie hlienov.</w:t>
      </w:r>
      <w:r w:rsidR="00BC03D3" w:rsidRPr="00B02CE8">
        <w:rPr>
          <w:sz w:val="24"/>
          <w:szCs w:val="24"/>
        </w:rPr>
        <w:t xml:space="preserve"> Preto aj v lekárni nájdete veľa sirupov </w:t>
      </w:r>
      <w:r w:rsidR="00F35373" w:rsidRPr="00B02CE8">
        <w:rPr>
          <w:sz w:val="24"/>
          <w:szCs w:val="24"/>
        </w:rPr>
        <w:t>proti kašľu</w:t>
      </w:r>
      <w:r w:rsidR="00BC03D3" w:rsidRPr="00B02CE8">
        <w:rPr>
          <w:sz w:val="24"/>
          <w:szCs w:val="24"/>
        </w:rPr>
        <w:t xml:space="preserve"> na báze skorocelu. Ale načo kupovať presladené chemické vody, keď si vieme ľahko vyrobiť vlastný zázrak aj doma</w:t>
      </w:r>
      <w:r w:rsidR="009D7753" w:rsidRPr="00B02CE8">
        <w:rPr>
          <w:sz w:val="24"/>
          <w:szCs w:val="24"/>
        </w:rPr>
        <w:t>?</w:t>
      </w:r>
      <w:r w:rsidR="00BC03D3" w:rsidRPr="00B02CE8">
        <w:rPr>
          <w:sz w:val="24"/>
          <w:szCs w:val="24"/>
        </w:rPr>
        <w:t xml:space="preserve"> </w:t>
      </w:r>
    </w:p>
    <w:p w14:paraId="442F6308" w14:textId="77777777" w:rsidR="00B02CE8" w:rsidRPr="00B02CE8" w:rsidRDefault="00B02CE8" w:rsidP="00B02CE8">
      <w:pPr>
        <w:spacing w:after="0"/>
        <w:contextualSpacing/>
        <w:rPr>
          <w:sz w:val="24"/>
          <w:szCs w:val="24"/>
        </w:rPr>
      </w:pPr>
    </w:p>
    <w:p w14:paraId="0CE486A0" w14:textId="57DF4A55" w:rsidR="00227515" w:rsidRDefault="00227515" w:rsidP="00B02CE8">
      <w:pPr>
        <w:spacing w:after="0"/>
        <w:contextualSpacing/>
        <w:rPr>
          <w:sz w:val="24"/>
          <w:szCs w:val="24"/>
        </w:rPr>
      </w:pPr>
      <w:r w:rsidRPr="00B02CE8">
        <w:rPr>
          <w:sz w:val="24"/>
          <w:szCs w:val="24"/>
        </w:rPr>
        <w:t xml:space="preserve">V našej domácej lekárničke určite nechýba </w:t>
      </w:r>
      <w:r w:rsidR="009D7753" w:rsidRPr="00B02CE8">
        <w:rPr>
          <w:sz w:val="24"/>
          <w:szCs w:val="24"/>
        </w:rPr>
        <w:t xml:space="preserve">ani </w:t>
      </w:r>
      <w:r w:rsidRPr="00B02CE8">
        <w:rPr>
          <w:sz w:val="24"/>
          <w:szCs w:val="24"/>
        </w:rPr>
        <w:t xml:space="preserve">skorocelová tinktúra, ktorá má multifunkčné využitie. </w:t>
      </w:r>
    </w:p>
    <w:p w14:paraId="2C33853C" w14:textId="77777777" w:rsidR="00B02CE8" w:rsidRPr="00B02CE8" w:rsidRDefault="00B02CE8" w:rsidP="00B02CE8">
      <w:pPr>
        <w:spacing w:after="0"/>
        <w:contextualSpacing/>
        <w:rPr>
          <w:sz w:val="24"/>
          <w:szCs w:val="24"/>
        </w:rPr>
      </w:pPr>
    </w:p>
    <w:p w14:paraId="360D6C89" w14:textId="6D84D080" w:rsidR="00EA2825" w:rsidRPr="00B02CE8" w:rsidRDefault="00EA2825" w:rsidP="00B02CE8">
      <w:pPr>
        <w:spacing w:after="0"/>
        <w:contextualSpacing/>
        <w:rPr>
          <w:b/>
          <w:sz w:val="24"/>
          <w:szCs w:val="24"/>
        </w:rPr>
      </w:pPr>
      <w:r w:rsidRPr="00B02CE8">
        <w:rPr>
          <w:b/>
          <w:sz w:val="24"/>
          <w:szCs w:val="24"/>
        </w:rPr>
        <w:t>Semi</w:t>
      </w:r>
      <w:r w:rsidR="009D7753" w:rsidRPr="00B02CE8">
        <w:rPr>
          <w:b/>
          <w:sz w:val="24"/>
          <w:szCs w:val="24"/>
        </w:rPr>
        <w:t>ačka</w:t>
      </w:r>
      <w:r w:rsidRPr="00B02CE8">
        <w:rPr>
          <w:b/>
          <w:sz w:val="24"/>
          <w:szCs w:val="24"/>
        </w:rPr>
        <w:t xml:space="preserve"> skorocelu širokolistého</w:t>
      </w:r>
    </w:p>
    <w:p w14:paraId="3C099764" w14:textId="29648093" w:rsidR="00EA2825" w:rsidRPr="00B02CE8" w:rsidRDefault="00EA2825" w:rsidP="00B02CE8">
      <w:pPr>
        <w:spacing w:after="0"/>
        <w:contextualSpacing/>
        <w:rPr>
          <w:sz w:val="24"/>
          <w:szCs w:val="24"/>
        </w:rPr>
      </w:pPr>
      <w:r w:rsidRPr="00B02CE8">
        <w:rPr>
          <w:sz w:val="24"/>
          <w:szCs w:val="24"/>
        </w:rPr>
        <w:t>Podobne ako pri žihľave, koncom leta a začiatkom jesene nám táto rastlinka ponúka ešte jednu výživovú špecialitu. A tou sú semi</w:t>
      </w:r>
      <w:r w:rsidR="009D7753" w:rsidRPr="00B02CE8">
        <w:rPr>
          <w:sz w:val="24"/>
          <w:szCs w:val="24"/>
        </w:rPr>
        <w:t>ačka</w:t>
      </w:r>
      <w:r w:rsidRPr="00B02CE8">
        <w:rPr>
          <w:sz w:val="24"/>
          <w:szCs w:val="24"/>
        </w:rPr>
        <w:t xml:space="preserve"> </w:t>
      </w:r>
      <w:r w:rsidR="00CD3E9D" w:rsidRPr="00B02CE8">
        <w:rPr>
          <w:sz w:val="24"/>
          <w:szCs w:val="24"/>
        </w:rPr>
        <w:t>s</w:t>
      </w:r>
      <w:r w:rsidRPr="00B02CE8">
        <w:rPr>
          <w:sz w:val="24"/>
          <w:szCs w:val="24"/>
        </w:rPr>
        <w:t>korocelu širokolistého. Spoznáme ich tak, že spomedzi ružice širokých listov vyrastie dlhá byľ obsypaná tučnými guličkami</w:t>
      </w:r>
      <w:r w:rsidR="00BB20AD" w:rsidRPr="00B02CE8">
        <w:rPr>
          <w:sz w:val="24"/>
          <w:szCs w:val="24"/>
        </w:rPr>
        <w:t xml:space="preserve">. Kým sú semiačka ešte zelené, môžete ich takisto ako žihľavové semiačka ochutnať priamo na mieste. Len pozor, nepreháňajte to, lebo </w:t>
      </w:r>
      <w:r w:rsidR="00AD7CEE" w:rsidRPr="00B02CE8">
        <w:rPr>
          <w:sz w:val="24"/>
          <w:szCs w:val="24"/>
        </w:rPr>
        <w:t>v</w:t>
      </w:r>
      <w:r w:rsidR="00BB20AD" w:rsidRPr="00B02CE8">
        <w:rPr>
          <w:sz w:val="24"/>
          <w:szCs w:val="24"/>
        </w:rPr>
        <w:t>ás potom preženú on</w:t>
      </w:r>
      <w:r w:rsidR="00B943E7" w:rsidRPr="00B02CE8">
        <w:rPr>
          <w:sz w:val="24"/>
          <w:szCs w:val="24"/>
        </w:rPr>
        <w:t>y</w:t>
      </w:r>
      <w:r w:rsidR="00BB20AD" w:rsidRPr="00B02CE8">
        <w:rPr>
          <w:sz w:val="24"/>
          <w:szCs w:val="24"/>
        </w:rPr>
        <w:t>. A</w:t>
      </w:r>
      <w:r w:rsidR="009C7987" w:rsidRPr="00B02CE8">
        <w:rPr>
          <w:sz w:val="24"/>
          <w:szCs w:val="24"/>
        </w:rPr>
        <w:t xml:space="preserve"> a</w:t>
      </w:r>
      <w:r w:rsidR="00BB20AD" w:rsidRPr="00B02CE8">
        <w:rPr>
          <w:sz w:val="24"/>
          <w:szCs w:val="24"/>
        </w:rPr>
        <w:t>ko</w:t>
      </w:r>
      <w:r w:rsidR="009C7987" w:rsidRPr="00B02CE8">
        <w:rPr>
          <w:sz w:val="24"/>
          <w:szCs w:val="24"/>
        </w:rPr>
        <w:t xml:space="preserve"> ich ochutnať</w:t>
      </w:r>
      <w:r w:rsidR="00BB20AD" w:rsidRPr="00B02CE8">
        <w:rPr>
          <w:sz w:val="24"/>
          <w:szCs w:val="24"/>
        </w:rPr>
        <w:t xml:space="preserve">? Jednoducho ich stiahnete zo stonky zubami. </w:t>
      </w:r>
    </w:p>
    <w:p w14:paraId="22C46F74" w14:textId="77777777" w:rsidR="00B02CE8" w:rsidRDefault="00B02CE8" w:rsidP="00B02CE8">
      <w:pPr>
        <w:spacing w:after="0"/>
        <w:contextualSpacing/>
        <w:rPr>
          <w:b/>
          <w:sz w:val="24"/>
          <w:szCs w:val="24"/>
        </w:rPr>
      </w:pPr>
    </w:p>
    <w:p w14:paraId="5701A614" w14:textId="387605AC" w:rsidR="00BB20AD" w:rsidRPr="00B02CE8" w:rsidRDefault="00BB20AD" w:rsidP="00B02CE8">
      <w:pPr>
        <w:spacing w:after="0"/>
        <w:contextualSpacing/>
        <w:rPr>
          <w:b/>
          <w:sz w:val="24"/>
          <w:szCs w:val="24"/>
        </w:rPr>
      </w:pPr>
      <w:r w:rsidRPr="00B02CE8">
        <w:rPr>
          <w:b/>
          <w:sz w:val="24"/>
          <w:szCs w:val="24"/>
        </w:rPr>
        <w:t>Ako zbierať a spracovať semi</w:t>
      </w:r>
      <w:r w:rsidR="009C7987" w:rsidRPr="00B02CE8">
        <w:rPr>
          <w:b/>
          <w:sz w:val="24"/>
          <w:szCs w:val="24"/>
        </w:rPr>
        <w:t>ačka</w:t>
      </w:r>
      <w:r w:rsidRPr="00B02CE8">
        <w:rPr>
          <w:b/>
          <w:sz w:val="24"/>
          <w:szCs w:val="24"/>
        </w:rPr>
        <w:t xml:space="preserve"> skorocelu?</w:t>
      </w:r>
    </w:p>
    <w:p w14:paraId="754D236E" w14:textId="64F4720E" w:rsidR="00BB20AD" w:rsidRDefault="00BB20AD" w:rsidP="00B02CE8">
      <w:pPr>
        <w:spacing w:after="0"/>
        <w:contextualSpacing/>
        <w:rPr>
          <w:sz w:val="24"/>
          <w:szCs w:val="24"/>
        </w:rPr>
      </w:pPr>
      <w:r w:rsidRPr="00B02CE8">
        <w:rPr>
          <w:sz w:val="24"/>
          <w:szCs w:val="24"/>
        </w:rPr>
        <w:t xml:space="preserve">Ten správny čas na ich zber je </w:t>
      </w:r>
      <w:r w:rsidR="009A310D" w:rsidRPr="00B02CE8">
        <w:rPr>
          <w:sz w:val="24"/>
          <w:szCs w:val="24"/>
        </w:rPr>
        <w:t>však</w:t>
      </w:r>
      <w:r w:rsidRPr="00B02CE8">
        <w:rPr>
          <w:sz w:val="24"/>
          <w:szCs w:val="24"/>
        </w:rPr>
        <w:t xml:space="preserve"> neskôr, keď už začnú dozrievať a hnednúť. Jemne ich strihám nožnicami a rovno ukladám do vrecka, pretože sa semiačka už uvoľňujú z obalov. Následne ich stiahnem do misy tak, že zostane iba holá stonka. Jeden </w:t>
      </w:r>
      <w:r w:rsidR="009C7987" w:rsidRPr="00B02CE8">
        <w:rPr>
          <w:sz w:val="24"/>
          <w:szCs w:val="24"/>
        </w:rPr>
        <w:t xml:space="preserve">zo </w:t>
      </w:r>
      <w:r w:rsidRPr="00B02CE8">
        <w:rPr>
          <w:sz w:val="24"/>
          <w:szCs w:val="24"/>
        </w:rPr>
        <w:t>spôsob</w:t>
      </w:r>
      <w:r w:rsidR="009C7987" w:rsidRPr="00B02CE8">
        <w:rPr>
          <w:sz w:val="24"/>
          <w:szCs w:val="24"/>
        </w:rPr>
        <w:t>ov,</w:t>
      </w:r>
      <w:r w:rsidRPr="00B02CE8">
        <w:rPr>
          <w:sz w:val="24"/>
          <w:szCs w:val="24"/>
        </w:rPr>
        <w:t xml:space="preserve"> ako oddeliť semi</w:t>
      </w:r>
      <w:r w:rsidR="009C7987" w:rsidRPr="00B02CE8">
        <w:rPr>
          <w:sz w:val="24"/>
          <w:szCs w:val="24"/>
        </w:rPr>
        <w:t>ačka</w:t>
      </w:r>
      <w:r w:rsidRPr="00B02CE8">
        <w:rPr>
          <w:sz w:val="24"/>
          <w:szCs w:val="24"/>
        </w:rPr>
        <w:t xml:space="preserve"> od obalov</w:t>
      </w:r>
      <w:r w:rsidR="009A310D" w:rsidRPr="00B02CE8">
        <w:rPr>
          <w:sz w:val="24"/>
          <w:szCs w:val="24"/>
        </w:rPr>
        <w:t>,</w:t>
      </w:r>
      <w:r w:rsidRPr="00B02CE8">
        <w:rPr>
          <w:sz w:val="24"/>
          <w:szCs w:val="24"/>
        </w:rPr>
        <w:t xml:space="preserve"> je, že ich priebežne jemne odfukujem. </w:t>
      </w:r>
      <w:r w:rsidR="009A310D" w:rsidRPr="00B02CE8">
        <w:rPr>
          <w:sz w:val="24"/>
          <w:szCs w:val="24"/>
        </w:rPr>
        <w:t>Druhý spôsob je</w:t>
      </w:r>
      <w:r w:rsidR="00523DC3" w:rsidRPr="00B02CE8">
        <w:rPr>
          <w:sz w:val="24"/>
          <w:szCs w:val="24"/>
        </w:rPr>
        <w:t xml:space="preserve"> </w:t>
      </w:r>
      <w:r w:rsidR="009A310D" w:rsidRPr="00B02CE8">
        <w:rPr>
          <w:sz w:val="24"/>
          <w:szCs w:val="24"/>
        </w:rPr>
        <w:t>preosiatie</w:t>
      </w:r>
      <w:r w:rsidRPr="00B02CE8">
        <w:rPr>
          <w:sz w:val="24"/>
          <w:szCs w:val="24"/>
        </w:rPr>
        <w:t xml:space="preserve"> cez husté sitko. </w:t>
      </w:r>
    </w:p>
    <w:p w14:paraId="10C876C7" w14:textId="77777777" w:rsidR="00B02CE8" w:rsidRPr="00B02CE8" w:rsidRDefault="00B02CE8" w:rsidP="00B02CE8">
      <w:pPr>
        <w:spacing w:after="0"/>
        <w:contextualSpacing/>
        <w:rPr>
          <w:sz w:val="24"/>
          <w:szCs w:val="24"/>
        </w:rPr>
      </w:pPr>
    </w:p>
    <w:p w14:paraId="2B552ED2" w14:textId="75817526" w:rsidR="00BB20AD" w:rsidRDefault="00BB20AD" w:rsidP="00B02CE8">
      <w:pPr>
        <w:spacing w:after="0"/>
        <w:contextualSpacing/>
        <w:rPr>
          <w:sz w:val="24"/>
          <w:szCs w:val="24"/>
        </w:rPr>
      </w:pPr>
      <w:r w:rsidRPr="00B02CE8">
        <w:rPr>
          <w:sz w:val="24"/>
          <w:szCs w:val="24"/>
        </w:rPr>
        <w:t>Nemusíte byť precízn</w:t>
      </w:r>
      <w:r w:rsidR="005B7EA2" w:rsidRPr="00B02CE8">
        <w:rPr>
          <w:sz w:val="24"/>
          <w:szCs w:val="24"/>
        </w:rPr>
        <w:t>i</w:t>
      </w:r>
      <w:r w:rsidRPr="00B02CE8">
        <w:rPr>
          <w:sz w:val="24"/>
          <w:szCs w:val="24"/>
        </w:rPr>
        <w:t xml:space="preserve">, ja tam tiež zámerne nechávam časť obalov. Obaly semien obsahujú až 30 % slizu, čo im dodáva želatínovú konzistenciu (v spojení s vodou). </w:t>
      </w:r>
    </w:p>
    <w:p w14:paraId="0278303D" w14:textId="77777777" w:rsidR="00B02CE8" w:rsidRPr="00B02CE8" w:rsidRDefault="00B02CE8" w:rsidP="00B02CE8">
      <w:pPr>
        <w:spacing w:after="0"/>
        <w:contextualSpacing/>
        <w:rPr>
          <w:sz w:val="24"/>
          <w:szCs w:val="24"/>
        </w:rPr>
      </w:pPr>
    </w:p>
    <w:p w14:paraId="7DF1EB81" w14:textId="22A56400" w:rsidR="00BB20AD" w:rsidRPr="00B02CE8" w:rsidRDefault="00BB20AD" w:rsidP="00B02CE8">
      <w:pPr>
        <w:spacing w:after="0"/>
        <w:contextualSpacing/>
        <w:rPr>
          <w:sz w:val="24"/>
          <w:szCs w:val="24"/>
        </w:rPr>
      </w:pPr>
      <w:r w:rsidRPr="00B02CE8">
        <w:rPr>
          <w:sz w:val="24"/>
          <w:szCs w:val="24"/>
        </w:rPr>
        <w:t xml:space="preserve">Semiačka následne môžete pridávať do jedál, </w:t>
      </w:r>
      <w:r w:rsidR="009A310D" w:rsidRPr="00B02CE8">
        <w:rPr>
          <w:sz w:val="24"/>
          <w:szCs w:val="24"/>
        </w:rPr>
        <w:t>nátierok</w:t>
      </w:r>
      <w:r w:rsidRPr="00B02CE8">
        <w:rPr>
          <w:sz w:val="24"/>
          <w:szCs w:val="24"/>
        </w:rPr>
        <w:t xml:space="preserve"> alebo použiť ako zahusťovadlo v receptoch či ako súčasť </w:t>
      </w:r>
      <w:proofErr w:type="spellStart"/>
      <w:r w:rsidRPr="00B02CE8">
        <w:rPr>
          <w:sz w:val="24"/>
          <w:szCs w:val="24"/>
        </w:rPr>
        <w:t>raňajkovej</w:t>
      </w:r>
      <w:proofErr w:type="spellEnd"/>
      <w:r w:rsidRPr="00B02CE8">
        <w:rPr>
          <w:sz w:val="24"/>
          <w:szCs w:val="24"/>
        </w:rPr>
        <w:t xml:space="preserve"> kaše.  </w:t>
      </w:r>
    </w:p>
    <w:p w14:paraId="3BB89643" w14:textId="77777777" w:rsidR="00B02CE8" w:rsidRDefault="00B02CE8" w:rsidP="00B02CE8">
      <w:pPr>
        <w:spacing w:after="0"/>
        <w:contextualSpacing/>
        <w:rPr>
          <w:b/>
          <w:sz w:val="24"/>
          <w:szCs w:val="24"/>
        </w:rPr>
      </w:pPr>
    </w:p>
    <w:p w14:paraId="116A498E" w14:textId="0F75E244" w:rsidR="00580BE3" w:rsidRPr="00B02CE8" w:rsidRDefault="00580BE3" w:rsidP="00B02CE8">
      <w:pPr>
        <w:spacing w:after="0"/>
        <w:contextualSpacing/>
        <w:rPr>
          <w:b/>
          <w:sz w:val="24"/>
          <w:szCs w:val="24"/>
        </w:rPr>
      </w:pPr>
      <w:r w:rsidRPr="00B02CE8">
        <w:rPr>
          <w:b/>
          <w:sz w:val="24"/>
          <w:szCs w:val="24"/>
        </w:rPr>
        <w:t>Tipy na najlepšie využitie</w:t>
      </w:r>
    </w:p>
    <w:p w14:paraId="7F19F51C" w14:textId="77777777" w:rsidR="00B02CE8" w:rsidRDefault="00B02CE8" w:rsidP="00B02CE8">
      <w:pPr>
        <w:spacing w:after="0"/>
        <w:contextualSpacing/>
        <w:rPr>
          <w:b/>
          <w:sz w:val="24"/>
          <w:szCs w:val="24"/>
        </w:rPr>
      </w:pPr>
    </w:p>
    <w:p w14:paraId="35947ECA" w14:textId="68B83D71" w:rsidR="00580BE3" w:rsidRPr="00B02CE8" w:rsidRDefault="0071061C" w:rsidP="00B02CE8">
      <w:pPr>
        <w:spacing w:after="0"/>
        <w:contextualSpacing/>
        <w:rPr>
          <w:b/>
          <w:sz w:val="24"/>
          <w:szCs w:val="24"/>
        </w:rPr>
      </w:pPr>
      <w:r w:rsidRPr="00B02CE8">
        <w:rPr>
          <w:b/>
          <w:sz w:val="24"/>
          <w:szCs w:val="24"/>
          <w:highlight w:val="magenta"/>
        </w:rPr>
        <w:t>Skorocelové čipsy</w:t>
      </w:r>
    </w:p>
    <w:p w14:paraId="1CD0D9AF" w14:textId="44EBE6C9" w:rsidR="0071061C" w:rsidRPr="00B02CE8" w:rsidRDefault="00673986" w:rsidP="00B02CE8">
      <w:pPr>
        <w:spacing w:after="0"/>
        <w:contextualSpacing/>
        <w:rPr>
          <w:sz w:val="24"/>
          <w:szCs w:val="24"/>
        </w:rPr>
      </w:pPr>
      <w:r w:rsidRPr="00B02CE8">
        <w:rPr>
          <w:sz w:val="24"/>
          <w:szCs w:val="24"/>
        </w:rPr>
        <w:t>Áno</w:t>
      </w:r>
      <w:r w:rsidR="005B7EA2" w:rsidRPr="00B02CE8">
        <w:rPr>
          <w:sz w:val="24"/>
          <w:szCs w:val="24"/>
        </w:rPr>
        <w:t>,</w:t>
      </w:r>
      <w:r w:rsidRPr="00B02CE8">
        <w:rPr>
          <w:sz w:val="24"/>
          <w:szCs w:val="24"/>
        </w:rPr>
        <w:t xml:space="preserve"> čipsy! </w:t>
      </w:r>
      <w:r w:rsidR="0071061C" w:rsidRPr="00B02CE8">
        <w:rPr>
          <w:sz w:val="24"/>
          <w:szCs w:val="24"/>
        </w:rPr>
        <w:t>Túto zdravú</w:t>
      </w:r>
      <w:r w:rsidRPr="00B02CE8">
        <w:rPr>
          <w:sz w:val="24"/>
          <w:szCs w:val="24"/>
        </w:rPr>
        <w:t xml:space="preserve"> náhradu čipsov zvyknem robiť s lístkami</w:t>
      </w:r>
      <w:r w:rsidR="0071061C" w:rsidRPr="00B02CE8">
        <w:rPr>
          <w:sz w:val="24"/>
          <w:szCs w:val="24"/>
        </w:rPr>
        <w:t xml:space="preserve"> žihľavy</w:t>
      </w:r>
      <w:r w:rsidR="00344792" w:rsidRPr="00B02CE8">
        <w:rPr>
          <w:sz w:val="24"/>
          <w:szCs w:val="24"/>
        </w:rPr>
        <w:t xml:space="preserve"> </w:t>
      </w:r>
      <w:r w:rsidRPr="00B02CE8">
        <w:rPr>
          <w:sz w:val="24"/>
          <w:szCs w:val="24"/>
        </w:rPr>
        <w:t>č</w:t>
      </w:r>
      <w:r w:rsidR="005B7EA2" w:rsidRPr="00B02CE8">
        <w:rPr>
          <w:sz w:val="24"/>
          <w:szCs w:val="24"/>
        </w:rPr>
        <w:t>i</w:t>
      </w:r>
      <w:r w:rsidRPr="00B02CE8">
        <w:rPr>
          <w:sz w:val="24"/>
          <w:szCs w:val="24"/>
        </w:rPr>
        <w:t xml:space="preserve"> </w:t>
      </w:r>
      <w:r w:rsidR="00344792" w:rsidRPr="00B02CE8">
        <w:rPr>
          <w:sz w:val="24"/>
          <w:szCs w:val="24"/>
        </w:rPr>
        <w:t>alchemilky</w:t>
      </w:r>
      <w:r w:rsidRPr="00B02CE8">
        <w:rPr>
          <w:sz w:val="24"/>
          <w:szCs w:val="24"/>
        </w:rPr>
        <w:t>. U</w:t>
      </w:r>
      <w:r w:rsidR="0071061C" w:rsidRPr="00B02CE8">
        <w:rPr>
          <w:sz w:val="24"/>
          <w:szCs w:val="24"/>
        </w:rPr>
        <w:t xml:space="preserve">rčite vyskúšajte, je to </w:t>
      </w:r>
      <w:proofErr w:type="spellStart"/>
      <w:r w:rsidR="0071061C" w:rsidRPr="00B02CE8">
        <w:rPr>
          <w:sz w:val="24"/>
          <w:szCs w:val="24"/>
        </w:rPr>
        <w:t>rýchlovka</w:t>
      </w:r>
      <w:proofErr w:type="spellEnd"/>
      <w:r w:rsidR="0071061C" w:rsidRPr="00B02CE8">
        <w:rPr>
          <w:sz w:val="24"/>
          <w:szCs w:val="24"/>
        </w:rPr>
        <w:t xml:space="preserve">, ktorou návštevu určite príjemne prekvapíte. </w:t>
      </w:r>
    </w:p>
    <w:p w14:paraId="66D34E01" w14:textId="77777777" w:rsidR="00B02CE8" w:rsidRDefault="00B02CE8" w:rsidP="00B02CE8">
      <w:pPr>
        <w:spacing w:after="0"/>
        <w:contextualSpacing/>
        <w:rPr>
          <w:sz w:val="24"/>
          <w:szCs w:val="24"/>
        </w:rPr>
      </w:pPr>
    </w:p>
    <w:p w14:paraId="133BE14C" w14:textId="4B50DFA2" w:rsidR="0071061C" w:rsidRPr="00B02CE8" w:rsidRDefault="00B02CE8" w:rsidP="00B02CE8">
      <w:pPr>
        <w:spacing w:after="0"/>
        <w:contextualSpacing/>
        <w:rPr>
          <w:b/>
          <w:sz w:val="24"/>
          <w:szCs w:val="24"/>
        </w:rPr>
      </w:pPr>
      <w:r w:rsidRPr="00B02CE8">
        <w:rPr>
          <w:b/>
          <w:sz w:val="24"/>
          <w:szCs w:val="24"/>
        </w:rPr>
        <w:t>Potrebujete:</w:t>
      </w:r>
    </w:p>
    <w:p w14:paraId="7B3EE876" w14:textId="710D9965" w:rsidR="00673986" w:rsidRPr="00B02CE8" w:rsidRDefault="00B02CE8" w:rsidP="00B02CE8">
      <w:pPr>
        <w:spacing w:after="0"/>
        <w:rPr>
          <w:sz w:val="24"/>
          <w:szCs w:val="24"/>
        </w:rPr>
      </w:pPr>
      <w:r>
        <w:rPr>
          <w:sz w:val="24"/>
          <w:szCs w:val="24"/>
        </w:rPr>
        <w:t xml:space="preserve">2 </w:t>
      </w:r>
      <w:commentRangeStart w:id="87"/>
      <w:commentRangeStart w:id="88"/>
      <w:r w:rsidR="0071061C" w:rsidRPr="00B02CE8">
        <w:rPr>
          <w:sz w:val="24"/>
          <w:szCs w:val="24"/>
        </w:rPr>
        <w:t>šálk</w:t>
      </w:r>
      <w:r w:rsidR="007845A7" w:rsidRPr="00B02CE8">
        <w:rPr>
          <w:sz w:val="24"/>
          <w:szCs w:val="24"/>
        </w:rPr>
        <w:t>u</w:t>
      </w:r>
      <w:commentRangeEnd w:id="87"/>
      <w:r w:rsidR="007845A7" w:rsidRPr="00B02CE8">
        <w:rPr>
          <w:rStyle w:val="Odkaznakomentr"/>
          <w:sz w:val="24"/>
          <w:szCs w:val="24"/>
        </w:rPr>
        <w:commentReference w:id="87"/>
      </w:r>
      <w:commentRangeEnd w:id="88"/>
      <w:r w:rsidR="00E7522A">
        <w:rPr>
          <w:rStyle w:val="Odkaznakomentr"/>
        </w:rPr>
        <w:commentReference w:id="88"/>
      </w:r>
      <w:r w:rsidR="0071061C" w:rsidRPr="00B02CE8">
        <w:rPr>
          <w:sz w:val="24"/>
          <w:szCs w:val="24"/>
        </w:rPr>
        <w:t xml:space="preserve"> mladých listov skorocelu</w:t>
      </w:r>
    </w:p>
    <w:p w14:paraId="3768FE7D" w14:textId="167326B6" w:rsidR="00673986" w:rsidRPr="00B02CE8" w:rsidRDefault="00673986" w:rsidP="00B02CE8">
      <w:pPr>
        <w:spacing w:after="0"/>
        <w:contextualSpacing/>
        <w:rPr>
          <w:sz w:val="24"/>
          <w:szCs w:val="24"/>
        </w:rPr>
      </w:pPr>
      <w:r w:rsidRPr="00B02CE8">
        <w:rPr>
          <w:sz w:val="24"/>
          <w:szCs w:val="24"/>
        </w:rPr>
        <w:t>1 šálk</w:t>
      </w:r>
      <w:r w:rsidR="00166BCE" w:rsidRPr="00B02CE8">
        <w:rPr>
          <w:sz w:val="24"/>
          <w:szCs w:val="24"/>
        </w:rPr>
        <w:t>u</w:t>
      </w:r>
      <w:r w:rsidRPr="00B02CE8">
        <w:rPr>
          <w:sz w:val="24"/>
          <w:szCs w:val="24"/>
        </w:rPr>
        <w:t xml:space="preserve"> lístkov žihľavy (môžete pridať aj lístky alchemilky)</w:t>
      </w:r>
    </w:p>
    <w:p w14:paraId="51F7D28F" w14:textId="290E4CE8" w:rsidR="0071061C" w:rsidRPr="00B02CE8" w:rsidRDefault="00344792" w:rsidP="00B02CE8">
      <w:pPr>
        <w:spacing w:after="0"/>
        <w:contextualSpacing/>
        <w:rPr>
          <w:sz w:val="24"/>
          <w:szCs w:val="24"/>
        </w:rPr>
      </w:pPr>
      <w:r w:rsidRPr="00B02CE8">
        <w:rPr>
          <w:sz w:val="24"/>
          <w:szCs w:val="24"/>
        </w:rPr>
        <w:t>2 P</w:t>
      </w:r>
      <w:r w:rsidR="0071061C" w:rsidRPr="00B02CE8">
        <w:rPr>
          <w:sz w:val="24"/>
          <w:szCs w:val="24"/>
        </w:rPr>
        <w:t>L sezamového oleja</w:t>
      </w:r>
      <w:r w:rsidRPr="00B02CE8">
        <w:rPr>
          <w:sz w:val="24"/>
          <w:szCs w:val="24"/>
        </w:rPr>
        <w:t xml:space="preserve"> (môže byť aj olivový, ak </w:t>
      </w:r>
      <w:r w:rsidR="001553E5" w:rsidRPr="00B02CE8">
        <w:rPr>
          <w:sz w:val="24"/>
          <w:szCs w:val="24"/>
        </w:rPr>
        <w:t>v</w:t>
      </w:r>
      <w:r w:rsidRPr="00B02CE8">
        <w:rPr>
          <w:sz w:val="24"/>
          <w:szCs w:val="24"/>
        </w:rPr>
        <w:t xml:space="preserve">ám </w:t>
      </w:r>
      <w:r w:rsidR="001553E5" w:rsidRPr="00B02CE8">
        <w:rPr>
          <w:sz w:val="24"/>
          <w:szCs w:val="24"/>
        </w:rPr>
        <w:t>prekáža</w:t>
      </w:r>
      <w:r w:rsidRPr="00B02CE8">
        <w:rPr>
          <w:sz w:val="24"/>
          <w:szCs w:val="24"/>
        </w:rPr>
        <w:t xml:space="preserve"> silná aróma sezamu)</w:t>
      </w:r>
    </w:p>
    <w:p w14:paraId="2B5586ED" w14:textId="0B6C85D5" w:rsidR="0071061C" w:rsidRPr="00B02CE8" w:rsidRDefault="001553E5" w:rsidP="00B02CE8">
      <w:pPr>
        <w:spacing w:after="0"/>
        <w:contextualSpacing/>
        <w:rPr>
          <w:sz w:val="24"/>
          <w:szCs w:val="24"/>
        </w:rPr>
      </w:pPr>
      <w:r w:rsidRPr="00B02CE8">
        <w:rPr>
          <w:sz w:val="24"/>
          <w:szCs w:val="24"/>
        </w:rPr>
        <w:t>k</w:t>
      </w:r>
      <w:r w:rsidR="0071061C" w:rsidRPr="00B02CE8">
        <w:rPr>
          <w:sz w:val="24"/>
          <w:szCs w:val="24"/>
        </w:rPr>
        <w:t>oreniny podľa chuti</w:t>
      </w:r>
      <w:r w:rsidR="003A4840" w:rsidRPr="00B02CE8">
        <w:rPr>
          <w:sz w:val="24"/>
          <w:szCs w:val="24"/>
        </w:rPr>
        <w:t>,</w:t>
      </w:r>
      <w:r w:rsidR="0071061C" w:rsidRPr="00B02CE8">
        <w:rPr>
          <w:sz w:val="24"/>
          <w:szCs w:val="24"/>
        </w:rPr>
        <w:t xml:space="preserve"> ako napr.:</w:t>
      </w:r>
    </w:p>
    <w:p w14:paraId="0B25F6CF" w14:textId="77777777" w:rsidR="0071061C" w:rsidRPr="00B02CE8" w:rsidRDefault="0071061C" w:rsidP="00B02CE8">
      <w:pPr>
        <w:spacing w:after="0"/>
        <w:contextualSpacing/>
        <w:rPr>
          <w:sz w:val="24"/>
          <w:szCs w:val="24"/>
        </w:rPr>
      </w:pPr>
      <w:r w:rsidRPr="00B02CE8">
        <w:rPr>
          <w:sz w:val="24"/>
          <w:szCs w:val="24"/>
        </w:rPr>
        <w:t>1/2 ČL mletej rasce</w:t>
      </w:r>
    </w:p>
    <w:p w14:paraId="4A7A2C54" w14:textId="66BC70E1" w:rsidR="0071061C" w:rsidRPr="00B02CE8" w:rsidRDefault="0071061C" w:rsidP="00B02CE8">
      <w:pPr>
        <w:spacing w:after="0"/>
        <w:contextualSpacing/>
        <w:rPr>
          <w:sz w:val="24"/>
          <w:szCs w:val="24"/>
        </w:rPr>
      </w:pPr>
      <w:r w:rsidRPr="00B02CE8">
        <w:rPr>
          <w:sz w:val="24"/>
          <w:szCs w:val="24"/>
        </w:rPr>
        <w:t>1/2 sušeného oregana</w:t>
      </w:r>
    </w:p>
    <w:p w14:paraId="4C037725" w14:textId="77777777" w:rsidR="0071061C" w:rsidRPr="00B02CE8" w:rsidRDefault="0071061C" w:rsidP="00B02CE8">
      <w:pPr>
        <w:spacing w:after="0"/>
        <w:contextualSpacing/>
        <w:rPr>
          <w:sz w:val="24"/>
          <w:szCs w:val="24"/>
        </w:rPr>
      </w:pPr>
      <w:r w:rsidRPr="00B02CE8">
        <w:rPr>
          <w:sz w:val="24"/>
          <w:szCs w:val="24"/>
        </w:rPr>
        <w:t>1/4 ČL mletého zázvoru</w:t>
      </w:r>
    </w:p>
    <w:p w14:paraId="3BFE9E1C" w14:textId="77777777" w:rsidR="0071061C" w:rsidRPr="00B02CE8" w:rsidRDefault="00673986" w:rsidP="00B02CE8">
      <w:pPr>
        <w:spacing w:after="0"/>
        <w:contextualSpacing/>
        <w:rPr>
          <w:sz w:val="24"/>
          <w:szCs w:val="24"/>
        </w:rPr>
      </w:pPr>
      <w:r w:rsidRPr="00B02CE8">
        <w:rPr>
          <w:sz w:val="24"/>
          <w:szCs w:val="24"/>
        </w:rPr>
        <w:t xml:space="preserve">1 </w:t>
      </w:r>
      <w:r w:rsidR="0071061C" w:rsidRPr="00B02CE8">
        <w:rPr>
          <w:sz w:val="24"/>
          <w:szCs w:val="24"/>
        </w:rPr>
        <w:t>ČL soli</w:t>
      </w:r>
    </w:p>
    <w:p w14:paraId="32045F94" w14:textId="15E33D7D" w:rsidR="00250848" w:rsidRPr="00B02CE8" w:rsidRDefault="001553E5" w:rsidP="00B02CE8">
      <w:pPr>
        <w:spacing w:after="0"/>
        <w:contextualSpacing/>
        <w:rPr>
          <w:sz w:val="24"/>
          <w:szCs w:val="24"/>
        </w:rPr>
      </w:pPr>
      <w:r w:rsidRPr="00B02CE8">
        <w:rPr>
          <w:sz w:val="24"/>
          <w:szCs w:val="24"/>
        </w:rPr>
        <w:t xml:space="preserve">1/4 </w:t>
      </w:r>
      <w:proofErr w:type="spellStart"/>
      <w:r w:rsidRPr="00B02CE8">
        <w:rPr>
          <w:sz w:val="24"/>
          <w:szCs w:val="24"/>
        </w:rPr>
        <w:t>t</w:t>
      </w:r>
      <w:r w:rsidR="00250848" w:rsidRPr="00B02CE8">
        <w:rPr>
          <w:sz w:val="24"/>
          <w:szCs w:val="24"/>
        </w:rPr>
        <w:t>ebi</w:t>
      </w:r>
      <w:proofErr w:type="spellEnd"/>
      <w:r w:rsidR="00250848" w:rsidRPr="00B02CE8">
        <w:rPr>
          <w:sz w:val="24"/>
          <w:szCs w:val="24"/>
        </w:rPr>
        <w:t xml:space="preserve"> </w:t>
      </w:r>
      <w:r w:rsidR="006908E9" w:rsidRPr="00B02CE8">
        <w:rPr>
          <w:sz w:val="24"/>
          <w:szCs w:val="24"/>
        </w:rPr>
        <w:t>–</w:t>
      </w:r>
      <w:r w:rsidR="003A4840" w:rsidRPr="00B02CE8">
        <w:rPr>
          <w:sz w:val="24"/>
          <w:szCs w:val="24"/>
        </w:rPr>
        <w:t xml:space="preserve"> </w:t>
      </w:r>
      <w:r w:rsidR="00250848" w:rsidRPr="00B02CE8">
        <w:rPr>
          <w:sz w:val="24"/>
          <w:szCs w:val="24"/>
        </w:rPr>
        <w:t xml:space="preserve">lahôdkové droždie </w:t>
      </w:r>
    </w:p>
    <w:p w14:paraId="15F03FB2" w14:textId="77777777" w:rsidR="00B02CE8" w:rsidRDefault="00B02CE8" w:rsidP="00B02CE8">
      <w:pPr>
        <w:spacing w:after="0"/>
        <w:contextualSpacing/>
        <w:rPr>
          <w:sz w:val="24"/>
          <w:szCs w:val="24"/>
        </w:rPr>
      </w:pPr>
    </w:p>
    <w:p w14:paraId="6CD38E93" w14:textId="31C2B6EC" w:rsidR="0071061C" w:rsidRPr="00B02CE8" w:rsidRDefault="0071061C" w:rsidP="00B02CE8">
      <w:pPr>
        <w:spacing w:after="0"/>
        <w:contextualSpacing/>
        <w:rPr>
          <w:b/>
          <w:sz w:val="24"/>
          <w:szCs w:val="24"/>
        </w:rPr>
      </w:pPr>
      <w:r w:rsidRPr="00B02CE8">
        <w:rPr>
          <w:b/>
          <w:sz w:val="24"/>
          <w:szCs w:val="24"/>
        </w:rPr>
        <w:t>Postup:</w:t>
      </w:r>
    </w:p>
    <w:p w14:paraId="0B118721" w14:textId="036D3996" w:rsidR="0071061C" w:rsidRPr="00B02CE8" w:rsidRDefault="0071061C" w:rsidP="00B02CE8">
      <w:pPr>
        <w:spacing w:after="0"/>
        <w:contextualSpacing/>
        <w:rPr>
          <w:sz w:val="24"/>
          <w:szCs w:val="24"/>
        </w:rPr>
      </w:pPr>
      <w:r w:rsidRPr="00B02CE8">
        <w:rPr>
          <w:sz w:val="24"/>
          <w:szCs w:val="24"/>
        </w:rPr>
        <w:t>Najskôr zmiešajte v mise olej s koreninami a</w:t>
      </w:r>
      <w:r w:rsidR="00027590" w:rsidRPr="00B02CE8">
        <w:rPr>
          <w:sz w:val="24"/>
          <w:szCs w:val="24"/>
        </w:rPr>
        <w:t xml:space="preserve"> so </w:t>
      </w:r>
      <w:r w:rsidRPr="00B02CE8">
        <w:rPr>
          <w:sz w:val="24"/>
          <w:szCs w:val="24"/>
        </w:rPr>
        <w:t xml:space="preserve">soľou. Pridajte lístky skorocelu a dôkladne premiešajte, aby sa lístky pekne obalili omáčkou. </w:t>
      </w:r>
    </w:p>
    <w:p w14:paraId="6E117C37" w14:textId="77777777" w:rsidR="00B02CE8" w:rsidRDefault="00B02CE8" w:rsidP="00B02CE8">
      <w:pPr>
        <w:spacing w:after="0"/>
        <w:contextualSpacing/>
        <w:rPr>
          <w:sz w:val="24"/>
          <w:szCs w:val="24"/>
        </w:rPr>
      </w:pPr>
    </w:p>
    <w:p w14:paraId="3A79BBDB" w14:textId="3CC85FD6" w:rsidR="0071061C" w:rsidRPr="00B02CE8" w:rsidRDefault="0071061C" w:rsidP="00B02CE8">
      <w:pPr>
        <w:spacing w:after="0"/>
        <w:contextualSpacing/>
        <w:rPr>
          <w:sz w:val="24"/>
          <w:szCs w:val="24"/>
        </w:rPr>
      </w:pPr>
      <w:r w:rsidRPr="00B02CE8">
        <w:rPr>
          <w:sz w:val="24"/>
          <w:szCs w:val="24"/>
        </w:rPr>
        <w:t xml:space="preserve">Poukladajte </w:t>
      </w:r>
      <w:r w:rsidR="00027590" w:rsidRPr="00B02CE8">
        <w:rPr>
          <w:sz w:val="24"/>
          <w:szCs w:val="24"/>
        </w:rPr>
        <w:t xml:space="preserve">ich </w:t>
      </w:r>
      <w:r w:rsidRPr="00B02CE8">
        <w:rPr>
          <w:sz w:val="24"/>
          <w:szCs w:val="24"/>
        </w:rPr>
        <w:t xml:space="preserve">na papier na pečenie a pečte v predhriatej rúre </w:t>
      </w:r>
      <w:r w:rsidR="0017057D" w:rsidRPr="00B02CE8">
        <w:rPr>
          <w:sz w:val="24"/>
          <w:szCs w:val="24"/>
        </w:rPr>
        <w:t xml:space="preserve">bez ventilátora na </w:t>
      </w:r>
      <w:r w:rsidR="00250848" w:rsidRPr="00B02CE8">
        <w:rPr>
          <w:sz w:val="24"/>
          <w:szCs w:val="24"/>
        </w:rPr>
        <w:t>180</w:t>
      </w:r>
      <w:r w:rsidRPr="00B02CE8">
        <w:rPr>
          <w:sz w:val="24"/>
          <w:szCs w:val="24"/>
        </w:rPr>
        <w:t xml:space="preserve"> °C asi </w:t>
      </w:r>
      <w:r w:rsidR="00250848" w:rsidRPr="00B02CE8">
        <w:rPr>
          <w:sz w:val="24"/>
          <w:szCs w:val="24"/>
        </w:rPr>
        <w:t>8</w:t>
      </w:r>
      <w:r w:rsidR="00C000D7" w:rsidRPr="00B02CE8">
        <w:rPr>
          <w:sz w:val="24"/>
          <w:szCs w:val="24"/>
        </w:rPr>
        <w:t xml:space="preserve"> </w:t>
      </w:r>
      <w:r w:rsidR="00027590" w:rsidRPr="00B02CE8">
        <w:rPr>
          <w:sz w:val="24"/>
          <w:szCs w:val="24"/>
        </w:rPr>
        <w:t>–</w:t>
      </w:r>
      <w:r w:rsidR="00C000D7" w:rsidRPr="00B02CE8">
        <w:rPr>
          <w:sz w:val="24"/>
          <w:szCs w:val="24"/>
        </w:rPr>
        <w:t xml:space="preserve"> </w:t>
      </w:r>
      <w:r w:rsidR="00250848" w:rsidRPr="00B02CE8">
        <w:rPr>
          <w:sz w:val="24"/>
          <w:szCs w:val="24"/>
        </w:rPr>
        <w:t>10</w:t>
      </w:r>
      <w:r w:rsidRPr="00B02CE8">
        <w:rPr>
          <w:sz w:val="24"/>
          <w:szCs w:val="24"/>
        </w:rPr>
        <w:t xml:space="preserve"> minút, kým nebudú mať </w:t>
      </w:r>
      <w:r w:rsidR="00250848" w:rsidRPr="00B02CE8">
        <w:rPr>
          <w:sz w:val="24"/>
          <w:szCs w:val="24"/>
        </w:rPr>
        <w:t xml:space="preserve">jemne </w:t>
      </w:r>
      <w:r w:rsidRPr="00B02CE8">
        <w:rPr>
          <w:sz w:val="24"/>
          <w:szCs w:val="24"/>
        </w:rPr>
        <w:t xml:space="preserve">hnedú farbu a nebudú chrumkavé. </w:t>
      </w:r>
      <w:r w:rsidR="00250848" w:rsidRPr="00B02CE8">
        <w:rPr>
          <w:sz w:val="24"/>
          <w:szCs w:val="24"/>
        </w:rPr>
        <w:t>Určite ich sledujte, p</w:t>
      </w:r>
      <w:r w:rsidRPr="00B02CE8">
        <w:rPr>
          <w:sz w:val="24"/>
          <w:szCs w:val="24"/>
        </w:rPr>
        <w:t xml:space="preserve">ríležitostne ich </w:t>
      </w:r>
      <w:r w:rsidR="00250848" w:rsidRPr="00B02CE8">
        <w:rPr>
          <w:sz w:val="24"/>
          <w:szCs w:val="24"/>
        </w:rPr>
        <w:t xml:space="preserve">aj </w:t>
      </w:r>
      <w:r w:rsidRPr="00B02CE8">
        <w:rPr>
          <w:sz w:val="24"/>
          <w:szCs w:val="24"/>
        </w:rPr>
        <w:t xml:space="preserve">premiešajte, aby nezhoreli. </w:t>
      </w:r>
    </w:p>
    <w:p w14:paraId="7062A8F6" w14:textId="77777777" w:rsidR="00B02CE8" w:rsidRDefault="00B02CE8" w:rsidP="00B02CE8">
      <w:pPr>
        <w:spacing w:after="0"/>
        <w:contextualSpacing/>
        <w:rPr>
          <w:sz w:val="24"/>
          <w:szCs w:val="24"/>
        </w:rPr>
      </w:pPr>
    </w:p>
    <w:p w14:paraId="6B28833E" w14:textId="2FD74444" w:rsidR="00250848" w:rsidRPr="00B02CE8" w:rsidRDefault="00250848" w:rsidP="00B02CE8">
      <w:pPr>
        <w:spacing w:after="0"/>
        <w:contextualSpacing/>
        <w:rPr>
          <w:sz w:val="24"/>
          <w:szCs w:val="24"/>
        </w:rPr>
      </w:pPr>
      <w:r w:rsidRPr="00B02CE8">
        <w:rPr>
          <w:sz w:val="24"/>
          <w:szCs w:val="24"/>
        </w:rPr>
        <w:t xml:space="preserve">Toto množstvo je tak na jeden plech. Zo skúseností </w:t>
      </w:r>
      <w:r w:rsidR="00027590" w:rsidRPr="00B02CE8">
        <w:rPr>
          <w:sz w:val="24"/>
          <w:szCs w:val="24"/>
        </w:rPr>
        <w:t>robím vždy</w:t>
      </w:r>
      <w:r w:rsidRPr="00B02CE8">
        <w:rPr>
          <w:sz w:val="24"/>
          <w:szCs w:val="24"/>
        </w:rPr>
        <w:t xml:space="preserve"> dvojnásobnú dávku, aj tá padne na posedenie. </w:t>
      </w:r>
      <w:r w:rsidR="00FE35AB" w:rsidRPr="00B02CE8">
        <w:rPr>
          <w:sz w:val="24"/>
          <w:szCs w:val="24"/>
        </w:rPr>
        <w:t xml:space="preserve">Skvele sa hodia aj ako jedlá dekorácia na krémové polievky. </w:t>
      </w:r>
    </w:p>
    <w:p w14:paraId="242FC176" w14:textId="77777777" w:rsidR="00B02CE8" w:rsidRDefault="00B02CE8" w:rsidP="00B02CE8">
      <w:pPr>
        <w:spacing w:after="0"/>
        <w:contextualSpacing/>
        <w:rPr>
          <w:b/>
          <w:sz w:val="24"/>
          <w:szCs w:val="24"/>
        </w:rPr>
      </w:pPr>
    </w:p>
    <w:p w14:paraId="07CF44D3" w14:textId="26584A86" w:rsidR="00344792" w:rsidRPr="00B02CE8" w:rsidRDefault="00344792" w:rsidP="00B02CE8">
      <w:pPr>
        <w:spacing w:after="0"/>
        <w:contextualSpacing/>
        <w:rPr>
          <w:b/>
          <w:sz w:val="24"/>
          <w:szCs w:val="24"/>
        </w:rPr>
      </w:pPr>
      <w:r w:rsidRPr="00B02CE8">
        <w:rPr>
          <w:b/>
          <w:sz w:val="24"/>
          <w:szCs w:val="24"/>
          <w:highlight w:val="magenta"/>
        </w:rPr>
        <w:t>Skorocelový ocot</w:t>
      </w:r>
    </w:p>
    <w:p w14:paraId="359000CF" w14:textId="13F8D16B" w:rsidR="00673986" w:rsidRDefault="00673986" w:rsidP="00B02CE8">
      <w:pPr>
        <w:spacing w:after="0"/>
        <w:contextualSpacing/>
        <w:rPr>
          <w:sz w:val="24"/>
          <w:szCs w:val="24"/>
        </w:rPr>
      </w:pPr>
      <w:r w:rsidRPr="00B02CE8">
        <w:rPr>
          <w:sz w:val="24"/>
          <w:szCs w:val="24"/>
        </w:rPr>
        <w:t xml:space="preserve">Tento ocot je vynikajúci, pretože sa dá použiť na vnútorné, </w:t>
      </w:r>
      <w:r w:rsidR="00FF37CE" w:rsidRPr="00B02CE8">
        <w:rPr>
          <w:sz w:val="24"/>
          <w:szCs w:val="24"/>
        </w:rPr>
        <w:t>ako aj</w:t>
      </w:r>
      <w:r w:rsidRPr="00B02CE8">
        <w:rPr>
          <w:sz w:val="24"/>
          <w:szCs w:val="24"/>
        </w:rPr>
        <w:t xml:space="preserve"> na vonkajšie použitie. </w:t>
      </w:r>
      <w:r w:rsidR="005A11C4" w:rsidRPr="00B02CE8">
        <w:rPr>
          <w:sz w:val="24"/>
          <w:szCs w:val="24"/>
        </w:rPr>
        <w:t>Môžete ho pridávať ako náhradu klasického octu do jedál, šalátov či polievok, ale poslúži aj ako prvá pomoc pri rôznych uštipnutiach hmyz</w:t>
      </w:r>
      <w:r w:rsidR="00FF37CE" w:rsidRPr="00B02CE8">
        <w:rPr>
          <w:sz w:val="24"/>
          <w:szCs w:val="24"/>
        </w:rPr>
        <w:t>u</w:t>
      </w:r>
      <w:r w:rsidR="005A11C4" w:rsidRPr="00B02CE8">
        <w:rPr>
          <w:sz w:val="24"/>
          <w:szCs w:val="24"/>
        </w:rPr>
        <w:t>. Keď raz dcéra nepríjemne spadla do žihľavy, potierala som jej červené miesta práve octom zo skorocel</w:t>
      </w:r>
      <w:r w:rsidR="00C8351D" w:rsidRPr="00B02CE8">
        <w:rPr>
          <w:sz w:val="24"/>
          <w:szCs w:val="24"/>
        </w:rPr>
        <w:t>u. Opuch a svrbenie rýchlo zmiz</w:t>
      </w:r>
      <w:r w:rsidR="005A11C4" w:rsidRPr="00B02CE8">
        <w:rPr>
          <w:sz w:val="24"/>
          <w:szCs w:val="24"/>
        </w:rPr>
        <w:t>l</w:t>
      </w:r>
      <w:r w:rsidR="00C8351D" w:rsidRPr="00B02CE8">
        <w:rPr>
          <w:sz w:val="24"/>
          <w:szCs w:val="24"/>
        </w:rPr>
        <w:t>i</w:t>
      </w:r>
      <w:r w:rsidR="005A11C4" w:rsidRPr="00B02CE8">
        <w:rPr>
          <w:sz w:val="24"/>
          <w:szCs w:val="24"/>
        </w:rPr>
        <w:t>. Preto je dobré urobiť</w:t>
      </w:r>
      <w:r w:rsidR="00C8351D" w:rsidRPr="00B02CE8">
        <w:rPr>
          <w:sz w:val="24"/>
          <w:szCs w:val="24"/>
        </w:rPr>
        <w:t xml:space="preserve"> si</w:t>
      </w:r>
      <w:r w:rsidR="005A11C4" w:rsidRPr="00B02CE8">
        <w:rPr>
          <w:sz w:val="24"/>
          <w:szCs w:val="24"/>
        </w:rPr>
        <w:t xml:space="preserve"> aj jeden malý pohárik čis</w:t>
      </w:r>
      <w:r w:rsidR="00C8351D" w:rsidRPr="00B02CE8">
        <w:rPr>
          <w:sz w:val="24"/>
          <w:szCs w:val="24"/>
        </w:rPr>
        <w:t>tého silného skorocelového octu</w:t>
      </w:r>
      <w:r w:rsidR="005A11C4" w:rsidRPr="00B02CE8">
        <w:rPr>
          <w:sz w:val="24"/>
          <w:szCs w:val="24"/>
        </w:rPr>
        <w:t xml:space="preserve"> bez ochucovadiel či iných byliniek. </w:t>
      </w:r>
    </w:p>
    <w:p w14:paraId="4B86A6A6" w14:textId="77777777" w:rsidR="00B02CE8" w:rsidRPr="00B02CE8" w:rsidRDefault="00B02CE8" w:rsidP="00B02CE8">
      <w:pPr>
        <w:spacing w:after="0"/>
        <w:contextualSpacing/>
        <w:rPr>
          <w:sz w:val="24"/>
          <w:szCs w:val="24"/>
        </w:rPr>
      </w:pPr>
    </w:p>
    <w:p w14:paraId="707BDAD7" w14:textId="07B411AA" w:rsidR="00E71A5A" w:rsidRDefault="00250848" w:rsidP="00B02CE8">
      <w:pPr>
        <w:spacing w:after="0"/>
        <w:contextualSpacing/>
        <w:rPr>
          <w:sz w:val="24"/>
          <w:szCs w:val="24"/>
        </w:rPr>
      </w:pPr>
      <w:r w:rsidRPr="00B02CE8">
        <w:rPr>
          <w:sz w:val="24"/>
          <w:szCs w:val="24"/>
        </w:rPr>
        <w:t xml:space="preserve">Pri výrobe bylinkových octov používam kvalitný bio jablčný ocot. </w:t>
      </w:r>
      <w:r w:rsidR="00E71A5A" w:rsidRPr="00B02CE8">
        <w:rPr>
          <w:sz w:val="24"/>
          <w:szCs w:val="24"/>
        </w:rPr>
        <w:t xml:space="preserve">Na výrobu octov sa veľmi hodia práve tie bylinky, ktoré </w:t>
      </w:r>
      <w:r w:rsidR="00C8351D" w:rsidRPr="00B02CE8">
        <w:rPr>
          <w:sz w:val="24"/>
          <w:szCs w:val="24"/>
        </w:rPr>
        <w:t>vám na</w:t>
      </w:r>
      <w:r w:rsidR="00E71A5A" w:rsidRPr="00B02CE8">
        <w:rPr>
          <w:sz w:val="24"/>
          <w:szCs w:val="24"/>
        </w:rPr>
        <w:t xml:space="preserve">surovo </w:t>
      </w:r>
      <w:r w:rsidR="00B51756" w:rsidRPr="00B02CE8">
        <w:rPr>
          <w:sz w:val="24"/>
          <w:szCs w:val="24"/>
        </w:rPr>
        <w:t xml:space="preserve">veľmi </w:t>
      </w:r>
      <w:r w:rsidR="00E71A5A" w:rsidRPr="00B02CE8">
        <w:rPr>
          <w:sz w:val="24"/>
          <w:szCs w:val="24"/>
        </w:rPr>
        <w:t xml:space="preserve">nechutia, ale nechcete prísť o ich cenné vitamíny. </w:t>
      </w:r>
      <w:r w:rsidR="005A11C4" w:rsidRPr="00B02CE8">
        <w:rPr>
          <w:sz w:val="24"/>
          <w:szCs w:val="24"/>
        </w:rPr>
        <w:t>Na vnútorné použite o</w:t>
      </w:r>
      <w:r w:rsidR="00E71A5A" w:rsidRPr="00B02CE8">
        <w:rPr>
          <w:sz w:val="24"/>
          <w:szCs w:val="24"/>
        </w:rPr>
        <w:t>dporúčam použiť aj výraznejšie pochutiny</w:t>
      </w:r>
      <w:r w:rsidR="004E2677" w:rsidRPr="00B02CE8">
        <w:rPr>
          <w:sz w:val="24"/>
          <w:szCs w:val="24"/>
        </w:rPr>
        <w:t>,</w:t>
      </w:r>
      <w:r w:rsidR="00E71A5A" w:rsidRPr="00B02CE8">
        <w:rPr>
          <w:sz w:val="24"/>
          <w:szCs w:val="24"/>
        </w:rPr>
        <w:t xml:space="preserve"> ako </w:t>
      </w:r>
      <w:r w:rsidR="00C8351D" w:rsidRPr="00B02CE8">
        <w:rPr>
          <w:sz w:val="24"/>
          <w:szCs w:val="24"/>
        </w:rPr>
        <w:t xml:space="preserve">sú </w:t>
      </w:r>
      <w:r w:rsidR="00E71A5A" w:rsidRPr="00B02CE8">
        <w:rPr>
          <w:sz w:val="24"/>
          <w:szCs w:val="24"/>
        </w:rPr>
        <w:t>horčicové semiačka, čili, zázvor, cesnak...</w:t>
      </w:r>
    </w:p>
    <w:p w14:paraId="221654B1" w14:textId="77777777" w:rsidR="00B02CE8" w:rsidRPr="00B02CE8" w:rsidRDefault="00B02CE8" w:rsidP="00B02CE8">
      <w:pPr>
        <w:spacing w:after="0"/>
        <w:contextualSpacing/>
        <w:rPr>
          <w:sz w:val="24"/>
          <w:szCs w:val="24"/>
        </w:rPr>
      </w:pPr>
    </w:p>
    <w:p w14:paraId="5A875B8C" w14:textId="7B795DD6" w:rsidR="00E71A5A" w:rsidRPr="00B02CE8" w:rsidRDefault="00B02CE8" w:rsidP="00B02CE8">
      <w:pPr>
        <w:spacing w:after="0"/>
        <w:contextualSpacing/>
        <w:rPr>
          <w:b/>
          <w:sz w:val="24"/>
          <w:szCs w:val="24"/>
        </w:rPr>
      </w:pPr>
      <w:r w:rsidRPr="00B02CE8">
        <w:rPr>
          <w:b/>
          <w:sz w:val="24"/>
          <w:szCs w:val="24"/>
        </w:rPr>
        <w:t>Potrebujete:</w:t>
      </w:r>
    </w:p>
    <w:p w14:paraId="15CFE400" w14:textId="143AAC8B" w:rsidR="00E71A5A" w:rsidRPr="00B02CE8" w:rsidRDefault="00C8351D" w:rsidP="00B02CE8">
      <w:pPr>
        <w:spacing w:after="0"/>
        <w:contextualSpacing/>
        <w:rPr>
          <w:sz w:val="24"/>
          <w:szCs w:val="24"/>
        </w:rPr>
      </w:pPr>
      <w:r w:rsidRPr="00B02CE8">
        <w:rPr>
          <w:sz w:val="24"/>
          <w:szCs w:val="24"/>
        </w:rPr>
        <w:t>l</w:t>
      </w:r>
      <w:r w:rsidR="00E71A5A" w:rsidRPr="00B02CE8">
        <w:rPr>
          <w:sz w:val="24"/>
          <w:szCs w:val="24"/>
        </w:rPr>
        <w:t>ístky skorocelu kopijovitého</w:t>
      </w:r>
    </w:p>
    <w:p w14:paraId="636A9B2E" w14:textId="7682E41E" w:rsidR="00E71A5A" w:rsidRPr="00B02CE8" w:rsidRDefault="00C8351D" w:rsidP="00B02CE8">
      <w:pPr>
        <w:spacing w:after="0"/>
        <w:contextualSpacing/>
        <w:rPr>
          <w:sz w:val="24"/>
          <w:szCs w:val="24"/>
        </w:rPr>
      </w:pPr>
      <w:r w:rsidRPr="00B02CE8">
        <w:rPr>
          <w:sz w:val="24"/>
          <w:szCs w:val="24"/>
        </w:rPr>
        <w:t>l</w:t>
      </w:r>
      <w:r w:rsidR="00E71A5A" w:rsidRPr="00B02CE8">
        <w:rPr>
          <w:sz w:val="24"/>
          <w:szCs w:val="24"/>
        </w:rPr>
        <w:t>ístky púpavy (môžete pridať aj púčiky)</w:t>
      </w:r>
    </w:p>
    <w:p w14:paraId="0BD022FC" w14:textId="550E363A" w:rsidR="00E71A5A" w:rsidRPr="00B02CE8" w:rsidRDefault="00C8351D" w:rsidP="00B02CE8">
      <w:pPr>
        <w:spacing w:after="0"/>
        <w:contextualSpacing/>
        <w:rPr>
          <w:sz w:val="24"/>
          <w:szCs w:val="24"/>
        </w:rPr>
      </w:pPr>
      <w:r w:rsidRPr="00B02CE8">
        <w:rPr>
          <w:sz w:val="24"/>
          <w:szCs w:val="24"/>
        </w:rPr>
        <w:t>p</w:t>
      </w:r>
      <w:r w:rsidR="00E71A5A" w:rsidRPr="00B02CE8">
        <w:rPr>
          <w:sz w:val="24"/>
          <w:szCs w:val="24"/>
        </w:rPr>
        <w:t>ažítku, prípadne medovku (majú výrazné chute)</w:t>
      </w:r>
    </w:p>
    <w:p w14:paraId="4ADAC6E8" w14:textId="3C566F92" w:rsidR="00E71A5A" w:rsidRPr="00B02CE8" w:rsidRDefault="00E71A5A" w:rsidP="00B02CE8">
      <w:pPr>
        <w:spacing w:after="0"/>
        <w:contextualSpacing/>
        <w:rPr>
          <w:sz w:val="24"/>
          <w:szCs w:val="24"/>
        </w:rPr>
      </w:pPr>
      <w:r w:rsidRPr="00B02CE8">
        <w:rPr>
          <w:sz w:val="24"/>
          <w:szCs w:val="24"/>
        </w:rPr>
        <w:t>2</w:t>
      </w:r>
      <w:r w:rsidR="006908E9" w:rsidRPr="00B02CE8">
        <w:rPr>
          <w:sz w:val="24"/>
          <w:szCs w:val="24"/>
        </w:rPr>
        <w:t xml:space="preserve"> – </w:t>
      </w:r>
      <w:r w:rsidRPr="00B02CE8">
        <w:rPr>
          <w:sz w:val="24"/>
          <w:szCs w:val="24"/>
        </w:rPr>
        <w:t>3 strúč</w:t>
      </w:r>
      <w:r w:rsidR="004E2677" w:rsidRPr="00B02CE8">
        <w:rPr>
          <w:sz w:val="24"/>
          <w:szCs w:val="24"/>
        </w:rPr>
        <w:t>i</w:t>
      </w:r>
      <w:r w:rsidRPr="00B02CE8">
        <w:rPr>
          <w:sz w:val="24"/>
          <w:szCs w:val="24"/>
        </w:rPr>
        <w:t>ky cesnaku</w:t>
      </w:r>
    </w:p>
    <w:p w14:paraId="460D964F" w14:textId="77777777" w:rsidR="00E71A5A" w:rsidRPr="00B02CE8" w:rsidRDefault="00E71A5A" w:rsidP="00B02CE8">
      <w:pPr>
        <w:spacing w:after="0"/>
        <w:contextualSpacing/>
        <w:rPr>
          <w:sz w:val="24"/>
          <w:szCs w:val="24"/>
        </w:rPr>
      </w:pPr>
      <w:r w:rsidRPr="00B02CE8">
        <w:rPr>
          <w:sz w:val="24"/>
          <w:szCs w:val="24"/>
        </w:rPr>
        <w:t>2 cm zázvoru</w:t>
      </w:r>
    </w:p>
    <w:p w14:paraId="124C4159" w14:textId="7A11E49B" w:rsidR="00E71A5A" w:rsidRDefault="00C8351D" w:rsidP="00B02CE8">
      <w:pPr>
        <w:spacing w:after="0"/>
        <w:contextualSpacing/>
        <w:rPr>
          <w:sz w:val="24"/>
          <w:szCs w:val="24"/>
        </w:rPr>
      </w:pPr>
      <w:r w:rsidRPr="00B02CE8">
        <w:rPr>
          <w:sz w:val="24"/>
          <w:szCs w:val="24"/>
        </w:rPr>
        <w:t>j</w:t>
      </w:r>
      <w:r w:rsidR="00E71A5A" w:rsidRPr="00B02CE8">
        <w:rPr>
          <w:sz w:val="24"/>
          <w:szCs w:val="24"/>
        </w:rPr>
        <w:t>ablčný ocot</w:t>
      </w:r>
    </w:p>
    <w:p w14:paraId="1B7C16E8" w14:textId="77777777" w:rsidR="00B02CE8" w:rsidRPr="00B02CE8" w:rsidRDefault="00B02CE8" w:rsidP="00B02CE8">
      <w:pPr>
        <w:spacing w:after="0"/>
        <w:contextualSpacing/>
        <w:rPr>
          <w:sz w:val="24"/>
          <w:szCs w:val="24"/>
        </w:rPr>
      </w:pPr>
    </w:p>
    <w:p w14:paraId="1273B559" w14:textId="77777777" w:rsidR="00E71A5A" w:rsidRPr="00B02CE8" w:rsidRDefault="00E71A5A" w:rsidP="00B02CE8">
      <w:pPr>
        <w:spacing w:after="0"/>
        <w:contextualSpacing/>
        <w:rPr>
          <w:b/>
          <w:sz w:val="24"/>
          <w:szCs w:val="24"/>
        </w:rPr>
      </w:pPr>
      <w:r w:rsidRPr="00B02CE8">
        <w:rPr>
          <w:b/>
          <w:sz w:val="24"/>
          <w:szCs w:val="24"/>
        </w:rPr>
        <w:t>Postup:</w:t>
      </w:r>
    </w:p>
    <w:p w14:paraId="3D32FD0E" w14:textId="2280DC5B" w:rsidR="00E71A5A" w:rsidRPr="00B02CE8" w:rsidRDefault="00E71A5A" w:rsidP="00B02CE8">
      <w:pPr>
        <w:spacing w:after="0"/>
        <w:contextualSpacing/>
        <w:rPr>
          <w:sz w:val="24"/>
          <w:szCs w:val="24"/>
        </w:rPr>
      </w:pPr>
      <w:r w:rsidRPr="00B02CE8">
        <w:rPr>
          <w:sz w:val="24"/>
          <w:szCs w:val="24"/>
        </w:rPr>
        <w:t xml:space="preserve">Do čistého vysterilizovaného pohára nakrájajte alebo nastrihajte bylinky. Pridajte nakrájaný cesnak a zázvor. Zalejte octom až po vrch a poriadne pohár zavrite. Pozor na oxidáciu kovu s octom. Ak máte klasický </w:t>
      </w:r>
      <w:r w:rsidR="006C1C16" w:rsidRPr="00B02CE8">
        <w:rPr>
          <w:sz w:val="24"/>
          <w:szCs w:val="24"/>
        </w:rPr>
        <w:t>kovový vrchnáčik, dajte podeň</w:t>
      </w:r>
      <w:r w:rsidRPr="00B02CE8">
        <w:rPr>
          <w:sz w:val="24"/>
          <w:szCs w:val="24"/>
        </w:rPr>
        <w:t xml:space="preserve"> kúsok papiera na pečenie. </w:t>
      </w:r>
    </w:p>
    <w:p w14:paraId="3DFD7D2E" w14:textId="77777777" w:rsidR="00B02CE8" w:rsidRDefault="00B02CE8" w:rsidP="00B02CE8">
      <w:pPr>
        <w:spacing w:after="0"/>
        <w:contextualSpacing/>
        <w:rPr>
          <w:sz w:val="24"/>
          <w:szCs w:val="24"/>
        </w:rPr>
      </w:pPr>
    </w:p>
    <w:p w14:paraId="1C648462" w14:textId="40B82D78" w:rsidR="00D75D0A" w:rsidRPr="00B02CE8" w:rsidRDefault="00D75D0A" w:rsidP="00B02CE8">
      <w:pPr>
        <w:spacing w:after="0"/>
        <w:contextualSpacing/>
        <w:rPr>
          <w:sz w:val="24"/>
          <w:szCs w:val="24"/>
        </w:rPr>
      </w:pPr>
      <w:r w:rsidRPr="00B02CE8">
        <w:rPr>
          <w:sz w:val="24"/>
          <w:szCs w:val="24"/>
        </w:rPr>
        <w:t>Nechajte macerovať po dobu 4</w:t>
      </w:r>
      <w:r w:rsidR="00185B12" w:rsidRPr="00B02CE8">
        <w:rPr>
          <w:sz w:val="24"/>
          <w:szCs w:val="24"/>
        </w:rPr>
        <w:t xml:space="preserve"> </w:t>
      </w:r>
      <w:r w:rsidR="006C1C16" w:rsidRPr="00B02CE8">
        <w:rPr>
          <w:sz w:val="24"/>
          <w:szCs w:val="24"/>
        </w:rPr>
        <w:t>–</w:t>
      </w:r>
      <w:r w:rsidR="00185B12" w:rsidRPr="00B02CE8">
        <w:rPr>
          <w:sz w:val="24"/>
          <w:szCs w:val="24"/>
        </w:rPr>
        <w:t xml:space="preserve"> </w:t>
      </w:r>
      <w:r w:rsidRPr="00B02CE8">
        <w:rPr>
          <w:sz w:val="24"/>
          <w:szCs w:val="24"/>
        </w:rPr>
        <w:t xml:space="preserve">6 týždňov pri izbovej teplote. Občas nádobu pretraste, aby sa bylinky premiešali. Už len precediť cez sitko a ocot je hotový! </w:t>
      </w:r>
      <w:r w:rsidR="006C1C16" w:rsidRPr="00B02CE8">
        <w:rPr>
          <w:sz w:val="24"/>
          <w:szCs w:val="24"/>
        </w:rPr>
        <w:t xml:space="preserve">Netreba </w:t>
      </w:r>
      <w:r w:rsidR="00FE35AB" w:rsidRPr="00B02CE8">
        <w:rPr>
          <w:sz w:val="24"/>
          <w:szCs w:val="24"/>
        </w:rPr>
        <w:t xml:space="preserve">skladovať v chladničke. </w:t>
      </w:r>
    </w:p>
    <w:p w14:paraId="5EBBF77C" w14:textId="77777777" w:rsidR="00B02CE8" w:rsidRDefault="00B02CE8" w:rsidP="00B02CE8">
      <w:pPr>
        <w:spacing w:after="0"/>
        <w:contextualSpacing/>
        <w:rPr>
          <w:b/>
          <w:sz w:val="24"/>
          <w:szCs w:val="24"/>
        </w:rPr>
      </w:pPr>
    </w:p>
    <w:p w14:paraId="573770A0" w14:textId="67E1DBD9" w:rsidR="00B81D15" w:rsidRPr="00B02CE8" w:rsidRDefault="00B81D15" w:rsidP="00B02CE8">
      <w:pPr>
        <w:spacing w:after="0"/>
        <w:contextualSpacing/>
        <w:rPr>
          <w:b/>
          <w:sz w:val="24"/>
          <w:szCs w:val="24"/>
        </w:rPr>
      </w:pPr>
      <w:r w:rsidRPr="00B02CE8">
        <w:rPr>
          <w:b/>
          <w:sz w:val="24"/>
          <w:szCs w:val="24"/>
          <w:highlight w:val="magenta"/>
        </w:rPr>
        <w:t>Hojivý skorocelový olej</w:t>
      </w:r>
    </w:p>
    <w:p w14:paraId="04E89FD7" w14:textId="74B533AD" w:rsidR="00693FE0" w:rsidRDefault="006C1C16" w:rsidP="00B02CE8">
      <w:pPr>
        <w:spacing w:after="0"/>
        <w:contextualSpacing/>
        <w:rPr>
          <w:sz w:val="24"/>
          <w:szCs w:val="24"/>
        </w:rPr>
      </w:pPr>
      <w:r w:rsidRPr="00B02CE8">
        <w:rPr>
          <w:sz w:val="24"/>
          <w:szCs w:val="24"/>
        </w:rPr>
        <w:t>Rýchly liečiteľ pokožky skorocelový olej</w:t>
      </w:r>
      <w:r w:rsidR="00693FE0" w:rsidRPr="00B02CE8">
        <w:rPr>
          <w:sz w:val="24"/>
          <w:szCs w:val="24"/>
        </w:rPr>
        <w:t xml:space="preserve"> je vynikajúcim upokojujúcim, zvláčňujúcim a vyživujúcim olejom, ktorý sa dá použiť na podliatiny, rany, ekzémy alebo iné zápaly kože. Tento olej by mal tiež patriť do </w:t>
      </w:r>
      <w:r w:rsidRPr="00B02CE8">
        <w:rPr>
          <w:sz w:val="24"/>
          <w:szCs w:val="24"/>
        </w:rPr>
        <w:t>v</w:t>
      </w:r>
      <w:r w:rsidR="00693FE0" w:rsidRPr="00B02CE8">
        <w:rPr>
          <w:sz w:val="24"/>
          <w:szCs w:val="24"/>
        </w:rPr>
        <w:t xml:space="preserve">ašej prírodnej lekárničky. Jeho silu ešte podporíte tým, že na postihnuté miesto okrem oleja priložíte čerstvý list skorocelu a necháte pôsobiť pár hodín. </w:t>
      </w:r>
    </w:p>
    <w:p w14:paraId="668C60F1" w14:textId="77777777" w:rsidR="00B02CE8" w:rsidRPr="00B02CE8" w:rsidRDefault="00B02CE8" w:rsidP="00B02CE8">
      <w:pPr>
        <w:spacing w:after="0"/>
        <w:contextualSpacing/>
        <w:rPr>
          <w:sz w:val="24"/>
          <w:szCs w:val="24"/>
        </w:rPr>
      </w:pPr>
    </w:p>
    <w:p w14:paraId="223A26E7" w14:textId="632897FF" w:rsidR="00E7522A" w:rsidRDefault="00E7522A" w:rsidP="00B02CE8">
      <w:pPr>
        <w:spacing w:after="0"/>
        <w:contextualSpacing/>
        <w:rPr>
          <w:b/>
          <w:sz w:val="24"/>
          <w:szCs w:val="24"/>
        </w:rPr>
      </w:pPr>
      <w:r>
        <w:rPr>
          <w:b/>
          <w:sz w:val="24"/>
          <w:szCs w:val="24"/>
        </w:rPr>
        <w:t>Potrebujete:</w:t>
      </w:r>
    </w:p>
    <w:p w14:paraId="275C0F85" w14:textId="79DD01C5" w:rsidR="00E7522A" w:rsidRPr="00E7522A" w:rsidRDefault="00E7522A" w:rsidP="00B02CE8">
      <w:pPr>
        <w:spacing w:after="0"/>
        <w:contextualSpacing/>
        <w:rPr>
          <w:sz w:val="24"/>
          <w:szCs w:val="24"/>
        </w:rPr>
      </w:pPr>
      <w:r w:rsidRPr="00E7522A">
        <w:rPr>
          <w:sz w:val="24"/>
          <w:szCs w:val="24"/>
        </w:rPr>
        <w:t>Listy skorocelu kopijovitého, alebo širokolistého</w:t>
      </w:r>
    </w:p>
    <w:p w14:paraId="2E99DA14" w14:textId="5FD8BEF7" w:rsidR="00E7522A" w:rsidRPr="00E7522A" w:rsidRDefault="00E7522A" w:rsidP="00B02CE8">
      <w:pPr>
        <w:spacing w:after="0"/>
        <w:contextualSpacing/>
        <w:rPr>
          <w:sz w:val="24"/>
          <w:szCs w:val="24"/>
        </w:rPr>
      </w:pPr>
      <w:r w:rsidRPr="00E7522A">
        <w:rPr>
          <w:sz w:val="24"/>
          <w:szCs w:val="24"/>
        </w:rPr>
        <w:t>Extra panenský olivový alebo mandľový olej</w:t>
      </w:r>
    </w:p>
    <w:p w14:paraId="1922E392" w14:textId="77777777" w:rsidR="00E7522A" w:rsidRDefault="00E7522A" w:rsidP="00B02CE8">
      <w:pPr>
        <w:spacing w:after="0"/>
        <w:contextualSpacing/>
        <w:rPr>
          <w:b/>
          <w:sz w:val="24"/>
          <w:szCs w:val="24"/>
        </w:rPr>
      </w:pPr>
    </w:p>
    <w:p w14:paraId="6B48BC4A" w14:textId="52DDCE24" w:rsidR="00FE35AB" w:rsidRPr="00B02CE8" w:rsidRDefault="00B02CE8" w:rsidP="00B02CE8">
      <w:pPr>
        <w:spacing w:after="0"/>
        <w:contextualSpacing/>
        <w:rPr>
          <w:b/>
          <w:sz w:val="24"/>
          <w:szCs w:val="24"/>
        </w:rPr>
      </w:pPr>
      <w:r w:rsidRPr="00B02CE8">
        <w:rPr>
          <w:b/>
          <w:sz w:val="24"/>
          <w:szCs w:val="24"/>
        </w:rPr>
        <w:t>Postup:</w:t>
      </w:r>
    </w:p>
    <w:p w14:paraId="394A52EE" w14:textId="464A59F0" w:rsidR="00693FE0" w:rsidRPr="00B02CE8" w:rsidRDefault="00FE35AB" w:rsidP="00B02CE8">
      <w:pPr>
        <w:spacing w:after="0"/>
        <w:contextualSpacing/>
        <w:rPr>
          <w:sz w:val="24"/>
          <w:szCs w:val="24"/>
        </w:rPr>
      </w:pPr>
      <w:r w:rsidRPr="00B02CE8">
        <w:rPr>
          <w:sz w:val="24"/>
          <w:szCs w:val="24"/>
        </w:rPr>
        <w:t xml:space="preserve">Čistý zaváraninový pohár voľne naplňte </w:t>
      </w:r>
      <w:r w:rsidR="00772B68" w:rsidRPr="00B02CE8">
        <w:rPr>
          <w:sz w:val="24"/>
          <w:szCs w:val="24"/>
        </w:rPr>
        <w:t xml:space="preserve">čerstvými, suchými a </w:t>
      </w:r>
      <w:r w:rsidRPr="00B02CE8">
        <w:rPr>
          <w:sz w:val="24"/>
          <w:szCs w:val="24"/>
        </w:rPr>
        <w:t>posekanými listami</w:t>
      </w:r>
      <w:r w:rsidR="00772B68" w:rsidRPr="00B02CE8">
        <w:rPr>
          <w:sz w:val="24"/>
          <w:szCs w:val="24"/>
        </w:rPr>
        <w:t xml:space="preserve"> skorocelu. Olej </w:t>
      </w:r>
      <w:r w:rsidR="006C1C16" w:rsidRPr="00B02CE8">
        <w:rPr>
          <w:sz w:val="24"/>
          <w:szCs w:val="24"/>
        </w:rPr>
        <w:t>však</w:t>
      </w:r>
      <w:r w:rsidR="00772B68" w:rsidRPr="00B02CE8">
        <w:rPr>
          <w:sz w:val="24"/>
          <w:szCs w:val="24"/>
        </w:rPr>
        <w:t xml:space="preserve"> môžete pripraviť aj zo sušeného skorocelu. </w:t>
      </w:r>
      <w:r w:rsidR="00693FE0" w:rsidRPr="00B02CE8">
        <w:rPr>
          <w:sz w:val="24"/>
          <w:szCs w:val="24"/>
        </w:rPr>
        <w:t>Z</w:t>
      </w:r>
      <w:r w:rsidRPr="00B02CE8">
        <w:rPr>
          <w:sz w:val="24"/>
          <w:szCs w:val="24"/>
        </w:rPr>
        <w:t>alejte kvalitným olejom</w:t>
      </w:r>
      <w:r w:rsidR="00693FE0" w:rsidRPr="00B02CE8">
        <w:rPr>
          <w:sz w:val="24"/>
          <w:szCs w:val="24"/>
        </w:rPr>
        <w:t xml:space="preserve"> tak</w:t>
      </w:r>
      <w:r w:rsidR="000A066D" w:rsidRPr="00B02CE8">
        <w:rPr>
          <w:sz w:val="24"/>
          <w:szCs w:val="24"/>
        </w:rPr>
        <w:t>,</w:t>
      </w:r>
      <w:r w:rsidR="00693FE0" w:rsidRPr="00B02CE8">
        <w:rPr>
          <w:sz w:val="24"/>
          <w:szCs w:val="24"/>
        </w:rPr>
        <w:t xml:space="preserve"> aby boli lístky ponorené</w:t>
      </w:r>
      <w:r w:rsidR="00772B68" w:rsidRPr="00B02CE8">
        <w:rPr>
          <w:sz w:val="24"/>
          <w:szCs w:val="24"/>
        </w:rPr>
        <w:t>. Zatvorte nádobu kúskom látky a gumičkou, aby mohla dýchať</w:t>
      </w:r>
      <w:r w:rsidR="006C1C16" w:rsidRPr="00B02CE8">
        <w:rPr>
          <w:sz w:val="24"/>
          <w:szCs w:val="24"/>
        </w:rPr>
        <w:t>,</w:t>
      </w:r>
      <w:r w:rsidRPr="00B02CE8">
        <w:rPr>
          <w:sz w:val="24"/>
          <w:szCs w:val="24"/>
        </w:rPr>
        <w:t xml:space="preserve"> a nechajte </w:t>
      </w:r>
      <w:r w:rsidR="00772B68" w:rsidRPr="00B02CE8">
        <w:rPr>
          <w:sz w:val="24"/>
          <w:szCs w:val="24"/>
        </w:rPr>
        <w:t>4 týždne</w:t>
      </w:r>
      <w:r w:rsidRPr="00B02CE8">
        <w:rPr>
          <w:sz w:val="24"/>
          <w:szCs w:val="24"/>
        </w:rPr>
        <w:t xml:space="preserve"> macerovať </w:t>
      </w:r>
      <w:r w:rsidR="00693FE0" w:rsidRPr="00B02CE8">
        <w:rPr>
          <w:sz w:val="24"/>
          <w:szCs w:val="24"/>
        </w:rPr>
        <w:t xml:space="preserve">na teplom </w:t>
      </w:r>
      <w:r w:rsidR="005C7424" w:rsidRPr="00B02CE8">
        <w:rPr>
          <w:sz w:val="24"/>
          <w:szCs w:val="24"/>
        </w:rPr>
        <w:t xml:space="preserve">a tmavom </w:t>
      </w:r>
      <w:r w:rsidR="00693FE0" w:rsidRPr="00B02CE8">
        <w:rPr>
          <w:sz w:val="24"/>
          <w:szCs w:val="24"/>
        </w:rPr>
        <w:t>mieste. Tak</w:t>
      </w:r>
      <w:r w:rsidR="0062277E" w:rsidRPr="00B02CE8">
        <w:rPr>
          <w:sz w:val="24"/>
          <w:szCs w:val="24"/>
        </w:rPr>
        <w:t>ýmto spôsobom</w:t>
      </w:r>
      <w:r w:rsidR="00693FE0" w:rsidRPr="00B02CE8">
        <w:rPr>
          <w:sz w:val="24"/>
          <w:szCs w:val="24"/>
        </w:rPr>
        <w:t xml:space="preserve"> sa liečivé látky v oleji dobre uvoľnia. </w:t>
      </w:r>
    </w:p>
    <w:p w14:paraId="1D5D620E" w14:textId="77777777" w:rsidR="00534176" w:rsidRDefault="00534176" w:rsidP="00B02CE8">
      <w:pPr>
        <w:spacing w:after="0"/>
        <w:contextualSpacing/>
        <w:rPr>
          <w:sz w:val="24"/>
          <w:szCs w:val="24"/>
        </w:rPr>
      </w:pPr>
    </w:p>
    <w:p w14:paraId="354927C3" w14:textId="565595BB" w:rsidR="00FE35AB" w:rsidRPr="00B02CE8" w:rsidRDefault="00772B68" w:rsidP="00B02CE8">
      <w:pPr>
        <w:spacing w:after="0"/>
        <w:contextualSpacing/>
        <w:rPr>
          <w:sz w:val="24"/>
          <w:szCs w:val="24"/>
        </w:rPr>
      </w:pPr>
      <w:r w:rsidRPr="00B02CE8">
        <w:rPr>
          <w:sz w:val="24"/>
          <w:szCs w:val="24"/>
        </w:rPr>
        <w:t xml:space="preserve">Ak sa časť oleja odparí, stačí doliať, aby ste </w:t>
      </w:r>
      <w:r w:rsidR="006C1C16" w:rsidRPr="00B02CE8">
        <w:rPr>
          <w:sz w:val="24"/>
          <w:szCs w:val="24"/>
        </w:rPr>
        <w:t>bylinky</w:t>
      </w:r>
      <w:r w:rsidRPr="00B02CE8">
        <w:rPr>
          <w:sz w:val="24"/>
          <w:szCs w:val="24"/>
        </w:rPr>
        <w:t xml:space="preserve"> zakryli.</w:t>
      </w:r>
      <w:r w:rsidR="00E7522A">
        <w:rPr>
          <w:sz w:val="24"/>
          <w:szCs w:val="24"/>
        </w:rPr>
        <w:t xml:space="preserve"> </w:t>
      </w:r>
      <w:r w:rsidRPr="00B02CE8">
        <w:rPr>
          <w:sz w:val="24"/>
          <w:szCs w:val="24"/>
        </w:rPr>
        <w:t>Následne</w:t>
      </w:r>
      <w:r w:rsidR="006C1C16" w:rsidRPr="00B02CE8">
        <w:rPr>
          <w:sz w:val="24"/>
          <w:szCs w:val="24"/>
        </w:rPr>
        <w:t xml:space="preserve"> olej sceďte</w:t>
      </w:r>
      <w:r w:rsidRPr="00B02CE8">
        <w:rPr>
          <w:sz w:val="24"/>
          <w:szCs w:val="24"/>
        </w:rPr>
        <w:t xml:space="preserve"> </w:t>
      </w:r>
      <w:r w:rsidR="00693FE0" w:rsidRPr="00B02CE8">
        <w:rPr>
          <w:sz w:val="24"/>
          <w:szCs w:val="24"/>
        </w:rPr>
        <w:t>do tmavej fľašky</w:t>
      </w:r>
      <w:r w:rsidR="002B293D" w:rsidRPr="00B02CE8">
        <w:rPr>
          <w:sz w:val="24"/>
          <w:szCs w:val="24"/>
        </w:rPr>
        <w:t>, ideálne cez husté sitko alebo látku,</w:t>
      </w:r>
      <w:r w:rsidR="006C1C16" w:rsidRPr="00B02CE8">
        <w:rPr>
          <w:sz w:val="24"/>
          <w:szCs w:val="24"/>
        </w:rPr>
        <w:t xml:space="preserve"> a uskladni</w:t>
      </w:r>
      <w:r w:rsidR="002B293D" w:rsidRPr="00B02CE8">
        <w:rPr>
          <w:sz w:val="24"/>
          <w:szCs w:val="24"/>
        </w:rPr>
        <w:t>t</w:t>
      </w:r>
      <w:r w:rsidR="00693FE0" w:rsidRPr="00B02CE8">
        <w:rPr>
          <w:sz w:val="24"/>
          <w:szCs w:val="24"/>
        </w:rPr>
        <w:t xml:space="preserve">e na chladnom mieste. </w:t>
      </w:r>
    </w:p>
    <w:p w14:paraId="78A573C6" w14:textId="77777777" w:rsidR="00B02CE8" w:rsidRDefault="00B02CE8" w:rsidP="00B02CE8">
      <w:pPr>
        <w:spacing w:after="0"/>
        <w:contextualSpacing/>
        <w:rPr>
          <w:b/>
          <w:sz w:val="24"/>
          <w:szCs w:val="24"/>
        </w:rPr>
      </w:pPr>
    </w:p>
    <w:p w14:paraId="25A7384E" w14:textId="2C69F9EB" w:rsidR="00F8331F" w:rsidRPr="00B02CE8" w:rsidRDefault="004355FF" w:rsidP="00B02CE8">
      <w:pPr>
        <w:spacing w:after="0"/>
        <w:contextualSpacing/>
        <w:rPr>
          <w:b/>
          <w:sz w:val="24"/>
          <w:szCs w:val="24"/>
        </w:rPr>
      </w:pPr>
      <w:r w:rsidRPr="00B02CE8">
        <w:rPr>
          <w:b/>
          <w:sz w:val="24"/>
          <w:szCs w:val="24"/>
          <w:highlight w:val="magenta"/>
        </w:rPr>
        <w:t xml:space="preserve">Skorocelová maska pre </w:t>
      </w:r>
      <w:r w:rsidR="00675B08" w:rsidRPr="00B02CE8">
        <w:rPr>
          <w:b/>
          <w:sz w:val="24"/>
          <w:szCs w:val="24"/>
          <w:highlight w:val="magenta"/>
        </w:rPr>
        <w:t xml:space="preserve">zdravú a </w:t>
      </w:r>
      <w:r w:rsidRPr="00B02CE8">
        <w:rPr>
          <w:b/>
          <w:sz w:val="24"/>
          <w:szCs w:val="24"/>
          <w:highlight w:val="magenta"/>
        </w:rPr>
        <w:t>jasnú pleť</w:t>
      </w:r>
    </w:p>
    <w:p w14:paraId="1B27C45B" w14:textId="3FB89103" w:rsidR="00675B08" w:rsidRDefault="00675B08" w:rsidP="00B02CE8">
      <w:pPr>
        <w:spacing w:after="0"/>
        <w:contextualSpacing/>
        <w:rPr>
          <w:sz w:val="24"/>
          <w:szCs w:val="24"/>
        </w:rPr>
      </w:pPr>
      <w:r w:rsidRPr="00B02CE8">
        <w:rPr>
          <w:sz w:val="24"/>
          <w:szCs w:val="24"/>
        </w:rPr>
        <w:t xml:space="preserve">Milujem univerzálnosť divokých jedlých byliniek a skorocel mi v tomto </w:t>
      </w:r>
      <w:r w:rsidR="00A07365" w:rsidRPr="00B02CE8">
        <w:rPr>
          <w:sz w:val="24"/>
          <w:szCs w:val="24"/>
        </w:rPr>
        <w:t>vyhovuje vo všetkých smeroch. Počas toho</w:t>
      </w:r>
      <w:r w:rsidR="00FD59FD" w:rsidRPr="00B02CE8">
        <w:rPr>
          <w:sz w:val="24"/>
          <w:szCs w:val="24"/>
        </w:rPr>
        <w:t>,</w:t>
      </w:r>
      <w:r w:rsidR="00A07365" w:rsidRPr="00B02CE8">
        <w:rPr>
          <w:sz w:val="24"/>
          <w:szCs w:val="24"/>
        </w:rPr>
        <w:t xml:space="preserve"> ako ho krájam do rôznych jedál, si z neho rýchlo pripravím jednoduchú masku na tvár, ktorá krásne prečistí a rozžiari pleť. </w:t>
      </w:r>
    </w:p>
    <w:p w14:paraId="269FE76C" w14:textId="77777777" w:rsidR="00534176" w:rsidRPr="00B02CE8" w:rsidRDefault="00534176" w:rsidP="00B02CE8">
      <w:pPr>
        <w:spacing w:after="0"/>
        <w:contextualSpacing/>
        <w:rPr>
          <w:sz w:val="24"/>
          <w:szCs w:val="24"/>
        </w:rPr>
      </w:pPr>
    </w:p>
    <w:p w14:paraId="5FA49D7D" w14:textId="5F7DF113" w:rsidR="00A07365" w:rsidRDefault="006C1C16" w:rsidP="00B02CE8">
      <w:pPr>
        <w:spacing w:after="0"/>
        <w:contextualSpacing/>
        <w:rPr>
          <w:sz w:val="24"/>
          <w:szCs w:val="24"/>
        </w:rPr>
      </w:pPr>
      <w:r w:rsidRPr="00B02CE8">
        <w:rPr>
          <w:sz w:val="24"/>
          <w:szCs w:val="24"/>
        </w:rPr>
        <w:t>Okrem toho má oproti</w:t>
      </w:r>
      <w:r w:rsidR="00A07365" w:rsidRPr="00B02CE8">
        <w:rPr>
          <w:sz w:val="24"/>
          <w:szCs w:val="24"/>
        </w:rPr>
        <w:t xml:space="preserve"> kupovaný</w:t>
      </w:r>
      <w:r w:rsidRPr="00B02CE8">
        <w:rPr>
          <w:sz w:val="24"/>
          <w:szCs w:val="24"/>
        </w:rPr>
        <w:t>m</w:t>
      </w:r>
      <w:r w:rsidR="00254A92" w:rsidRPr="00B02CE8">
        <w:rPr>
          <w:sz w:val="24"/>
          <w:szCs w:val="24"/>
        </w:rPr>
        <w:t xml:space="preserve"> výrobko</w:t>
      </w:r>
      <w:r w:rsidRPr="00B02CE8">
        <w:rPr>
          <w:sz w:val="24"/>
          <w:szCs w:val="24"/>
        </w:rPr>
        <w:t>m</w:t>
      </w:r>
      <w:r w:rsidR="00FD59FD" w:rsidRPr="00B02CE8">
        <w:rPr>
          <w:sz w:val="24"/>
          <w:szCs w:val="24"/>
        </w:rPr>
        <w:t xml:space="preserve"> veľkú výhodu</w:t>
      </w:r>
      <w:r w:rsidR="00254A92" w:rsidRPr="00B02CE8">
        <w:rPr>
          <w:sz w:val="24"/>
          <w:szCs w:val="24"/>
        </w:rPr>
        <w:t>. K</w:t>
      </w:r>
      <w:r w:rsidR="00A07365" w:rsidRPr="00B02CE8">
        <w:rPr>
          <w:sz w:val="24"/>
          <w:szCs w:val="24"/>
        </w:rPr>
        <w:t xml:space="preserve">eď </w:t>
      </w:r>
      <w:r w:rsidRPr="00B02CE8">
        <w:rPr>
          <w:sz w:val="24"/>
          <w:szCs w:val="24"/>
        </w:rPr>
        <w:t>v</w:t>
      </w:r>
      <w:r w:rsidR="00A07365" w:rsidRPr="00B02CE8">
        <w:rPr>
          <w:sz w:val="24"/>
          <w:szCs w:val="24"/>
        </w:rPr>
        <w:t>ám trochu stečie na pery, môžete ju zjesť.</w:t>
      </w:r>
    </w:p>
    <w:p w14:paraId="7D9653BE" w14:textId="77777777" w:rsidR="00534176" w:rsidRPr="00B02CE8" w:rsidRDefault="00534176" w:rsidP="00B02CE8">
      <w:pPr>
        <w:spacing w:after="0"/>
        <w:contextualSpacing/>
        <w:rPr>
          <w:sz w:val="24"/>
          <w:szCs w:val="24"/>
        </w:rPr>
      </w:pPr>
    </w:p>
    <w:p w14:paraId="6D1A1DC7" w14:textId="77777777" w:rsidR="00254A92" w:rsidRPr="00534176" w:rsidRDefault="00254A92" w:rsidP="00B02CE8">
      <w:pPr>
        <w:spacing w:after="0"/>
        <w:contextualSpacing/>
        <w:rPr>
          <w:b/>
          <w:sz w:val="24"/>
          <w:szCs w:val="24"/>
        </w:rPr>
      </w:pPr>
      <w:r w:rsidRPr="00534176">
        <w:rPr>
          <w:b/>
          <w:sz w:val="24"/>
          <w:szCs w:val="24"/>
        </w:rPr>
        <w:t>Potrebujet</w:t>
      </w:r>
      <w:r w:rsidR="007D5478" w:rsidRPr="00534176">
        <w:rPr>
          <w:b/>
          <w:sz w:val="24"/>
          <w:szCs w:val="24"/>
        </w:rPr>
        <w:t>e</w:t>
      </w:r>
      <w:r w:rsidRPr="00534176">
        <w:rPr>
          <w:b/>
          <w:sz w:val="24"/>
          <w:szCs w:val="24"/>
        </w:rPr>
        <w:t>:</w:t>
      </w:r>
      <w:r w:rsidR="007D5478" w:rsidRPr="00534176">
        <w:rPr>
          <w:b/>
          <w:sz w:val="24"/>
          <w:szCs w:val="24"/>
        </w:rPr>
        <w:t xml:space="preserve"> </w:t>
      </w:r>
    </w:p>
    <w:p w14:paraId="1DF53B94" w14:textId="019A4D66" w:rsidR="006708D3" w:rsidRPr="00B02CE8" w:rsidRDefault="006708D3" w:rsidP="00B02CE8">
      <w:pPr>
        <w:spacing w:after="0"/>
        <w:contextualSpacing/>
        <w:rPr>
          <w:sz w:val="24"/>
          <w:szCs w:val="24"/>
        </w:rPr>
      </w:pPr>
      <w:r w:rsidRPr="00B02CE8">
        <w:rPr>
          <w:sz w:val="24"/>
          <w:szCs w:val="24"/>
        </w:rPr>
        <w:t>1</w:t>
      </w:r>
      <w:r w:rsidR="00C8624F" w:rsidRPr="00B02CE8">
        <w:rPr>
          <w:sz w:val="24"/>
          <w:szCs w:val="24"/>
        </w:rPr>
        <w:t xml:space="preserve"> – </w:t>
      </w:r>
      <w:r w:rsidRPr="00B02CE8">
        <w:rPr>
          <w:sz w:val="24"/>
          <w:szCs w:val="24"/>
        </w:rPr>
        <w:t>2 šálky čerstvo natrhaného skorocelu</w:t>
      </w:r>
    </w:p>
    <w:p w14:paraId="63FB5FF9" w14:textId="522842BD" w:rsidR="00254A92" w:rsidRPr="00B02CE8" w:rsidRDefault="006C1C16" w:rsidP="00B02CE8">
      <w:pPr>
        <w:spacing w:after="0"/>
        <w:contextualSpacing/>
        <w:rPr>
          <w:sz w:val="24"/>
          <w:szCs w:val="24"/>
        </w:rPr>
      </w:pPr>
      <w:r w:rsidRPr="00B02CE8">
        <w:rPr>
          <w:sz w:val="24"/>
          <w:szCs w:val="24"/>
        </w:rPr>
        <w:t>1/2</w:t>
      </w:r>
      <w:r w:rsidR="00254A92" w:rsidRPr="00B02CE8">
        <w:rPr>
          <w:sz w:val="24"/>
          <w:szCs w:val="24"/>
        </w:rPr>
        <w:t xml:space="preserve"> šálky vody </w:t>
      </w:r>
    </w:p>
    <w:p w14:paraId="3D9DD10A" w14:textId="3558D6FD" w:rsidR="00254A92" w:rsidRPr="00B02CE8" w:rsidRDefault="007D5478" w:rsidP="00B02CE8">
      <w:pPr>
        <w:spacing w:after="0"/>
        <w:contextualSpacing/>
        <w:rPr>
          <w:sz w:val="24"/>
          <w:szCs w:val="24"/>
        </w:rPr>
      </w:pPr>
      <w:r w:rsidRPr="00B02CE8">
        <w:rPr>
          <w:sz w:val="24"/>
          <w:szCs w:val="24"/>
        </w:rPr>
        <w:t xml:space="preserve">1 </w:t>
      </w:r>
      <w:r w:rsidR="00FD59FD" w:rsidRPr="00B02CE8">
        <w:rPr>
          <w:sz w:val="24"/>
          <w:szCs w:val="24"/>
        </w:rPr>
        <w:t>ČL</w:t>
      </w:r>
      <w:r w:rsidRPr="00B02CE8">
        <w:rPr>
          <w:sz w:val="24"/>
          <w:szCs w:val="24"/>
        </w:rPr>
        <w:t xml:space="preserve"> kvalitného oleja (mandľo</w:t>
      </w:r>
      <w:r w:rsidR="006C1C16" w:rsidRPr="00B02CE8">
        <w:rPr>
          <w:sz w:val="24"/>
          <w:szCs w:val="24"/>
        </w:rPr>
        <w:t>vý</w:t>
      </w:r>
      <w:r w:rsidRPr="00B02CE8">
        <w:rPr>
          <w:sz w:val="24"/>
          <w:szCs w:val="24"/>
        </w:rPr>
        <w:t xml:space="preserve"> alebo</w:t>
      </w:r>
      <w:r w:rsidR="006C1C16" w:rsidRPr="00B02CE8">
        <w:rPr>
          <w:sz w:val="24"/>
          <w:szCs w:val="24"/>
        </w:rPr>
        <w:t>,</w:t>
      </w:r>
      <w:r w:rsidRPr="00B02CE8">
        <w:rPr>
          <w:sz w:val="24"/>
          <w:szCs w:val="24"/>
        </w:rPr>
        <w:t xml:space="preserve"> ak máte</w:t>
      </w:r>
      <w:r w:rsidR="006C1C16" w:rsidRPr="00B02CE8">
        <w:rPr>
          <w:sz w:val="24"/>
          <w:szCs w:val="24"/>
        </w:rPr>
        <w:t>,</w:t>
      </w:r>
      <w:r w:rsidRPr="00B02CE8">
        <w:rPr>
          <w:sz w:val="24"/>
          <w:szCs w:val="24"/>
        </w:rPr>
        <w:t xml:space="preserve"> aj </w:t>
      </w:r>
      <w:r w:rsidR="006C1C16" w:rsidRPr="00B02CE8">
        <w:rPr>
          <w:sz w:val="24"/>
          <w:szCs w:val="24"/>
        </w:rPr>
        <w:t>v</w:t>
      </w:r>
      <w:r w:rsidRPr="00B02CE8">
        <w:rPr>
          <w:sz w:val="24"/>
          <w:szCs w:val="24"/>
        </w:rPr>
        <w:t>áš vlastný skorocelový olej)</w:t>
      </w:r>
    </w:p>
    <w:p w14:paraId="6A693097" w14:textId="5905CD03" w:rsidR="00254A92" w:rsidRPr="00B02CE8" w:rsidRDefault="00254A92" w:rsidP="00B02CE8">
      <w:pPr>
        <w:spacing w:after="0"/>
        <w:contextualSpacing/>
        <w:rPr>
          <w:sz w:val="24"/>
          <w:szCs w:val="24"/>
        </w:rPr>
      </w:pPr>
      <w:r w:rsidRPr="00B02CE8">
        <w:rPr>
          <w:sz w:val="24"/>
          <w:szCs w:val="24"/>
        </w:rPr>
        <w:t xml:space="preserve">1 </w:t>
      </w:r>
      <w:r w:rsidR="00FD59FD" w:rsidRPr="00B02CE8">
        <w:rPr>
          <w:sz w:val="24"/>
          <w:szCs w:val="24"/>
        </w:rPr>
        <w:t>ČL</w:t>
      </w:r>
      <w:r w:rsidRPr="00B02CE8">
        <w:rPr>
          <w:sz w:val="24"/>
          <w:szCs w:val="24"/>
        </w:rPr>
        <w:t xml:space="preserve"> medu </w:t>
      </w:r>
    </w:p>
    <w:p w14:paraId="607A0764" w14:textId="29168B3E" w:rsidR="007D5478" w:rsidRPr="00B02CE8" w:rsidRDefault="006C1C16" w:rsidP="00B02CE8">
      <w:pPr>
        <w:spacing w:after="0"/>
        <w:contextualSpacing/>
        <w:rPr>
          <w:sz w:val="24"/>
          <w:szCs w:val="24"/>
        </w:rPr>
      </w:pPr>
      <w:r w:rsidRPr="00B02CE8">
        <w:rPr>
          <w:sz w:val="24"/>
          <w:szCs w:val="24"/>
        </w:rPr>
        <w:t>c</w:t>
      </w:r>
      <w:r w:rsidR="00254A92" w:rsidRPr="00B02CE8">
        <w:rPr>
          <w:sz w:val="24"/>
          <w:szCs w:val="24"/>
        </w:rPr>
        <w:t>ca 2 PL ovsenej alebo pohánkovej múky</w:t>
      </w:r>
      <w:r w:rsidR="007D5478" w:rsidRPr="00B02CE8">
        <w:rPr>
          <w:sz w:val="24"/>
          <w:szCs w:val="24"/>
        </w:rPr>
        <w:t xml:space="preserve"> </w:t>
      </w:r>
    </w:p>
    <w:p w14:paraId="447A6ECE" w14:textId="51E17ADD" w:rsidR="007D5478" w:rsidRPr="00B02CE8" w:rsidRDefault="007D5478" w:rsidP="00B02CE8">
      <w:pPr>
        <w:spacing w:after="0"/>
        <w:contextualSpacing/>
        <w:rPr>
          <w:sz w:val="24"/>
          <w:szCs w:val="24"/>
        </w:rPr>
      </w:pPr>
      <w:r w:rsidRPr="00B02CE8">
        <w:rPr>
          <w:sz w:val="24"/>
          <w:szCs w:val="24"/>
        </w:rPr>
        <w:t>Zvyknem p</w:t>
      </w:r>
      <w:r w:rsidR="00254A92" w:rsidRPr="00B02CE8">
        <w:rPr>
          <w:sz w:val="24"/>
          <w:szCs w:val="24"/>
        </w:rPr>
        <w:t>ridávať aj avokádo</w:t>
      </w:r>
      <w:r w:rsidR="006F75CE" w:rsidRPr="00B02CE8">
        <w:rPr>
          <w:sz w:val="24"/>
          <w:szCs w:val="24"/>
        </w:rPr>
        <w:t>,</w:t>
      </w:r>
      <w:r w:rsidR="00254A92" w:rsidRPr="00B02CE8">
        <w:rPr>
          <w:sz w:val="24"/>
          <w:szCs w:val="24"/>
        </w:rPr>
        <w:t xml:space="preserve"> ak mám doma</w:t>
      </w:r>
      <w:r w:rsidR="006F75CE" w:rsidRPr="00B02CE8">
        <w:rPr>
          <w:sz w:val="24"/>
          <w:szCs w:val="24"/>
        </w:rPr>
        <w:t>,</w:t>
      </w:r>
      <w:r w:rsidR="00254A92" w:rsidRPr="00B02CE8">
        <w:rPr>
          <w:sz w:val="24"/>
          <w:szCs w:val="24"/>
        </w:rPr>
        <w:t xml:space="preserve"> s</w:t>
      </w:r>
      <w:r w:rsidRPr="00B02CE8">
        <w:rPr>
          <w:sz w:val="24"/>
          <w:szCs w:val="24"/>
        </w:rPr>
        <w:t xml:space="preserve"> kvapkou citróna. </w:t>
      </w:r>
    </w:p>
    <w:p w14:paraId="260E4FF0" w14:textId="77777777" w:rsidR="00534176" w:rsidRDefault="00534176" w:rsidP="00B02CE8">
      <w:pPr>
        <w:spacing w:after="0"/>
        <w:contextualSpacing/>
        <w:rPr>
          <w:sz w:val="24"/>
          <w:szCs w:val="24"/>
        </w:rPr>
      </w:pPr>
    </w:p>
    <w:p w14:paraId="1A6AD43B" w14:textId="5AF6854A" w:rsidR="00534176" w:rsidRPr="00534176" w:rsidRDefault="00534176" w:rsidP="00B02CE8">
      <w:pPr>
        <w:spacing w:after="0"/>
        <w:contextualSpacing/>
        <w:rPr>
          <w:b/>
          <w:sz w:val="24"/>
          <w:szCs w:val="24"/>
        </w:rPr>
      </w:pPr>
      <w:r w:rsidRPr="00534176">
        <w:rPr>
          <w:b/>
          <w:sz w:val="24"/>
          <w:szCs w:val="24"/>
        </w:rPr>
        <w:t>Postup:</w:t>
      </w:r>
    </w:p>
    <w:p w14:paraId="27F9A8C2" w14:textId="3E646071" w:rsidR="006708D3" w:rsidRDefault="006708D3" w:rsidP="00B02CE8">
      <w:pPr>
        <w:spacing w:after="0"/>
        <w:contextualSpacing/>
        <w:rPr>
          <w:sz w:val="24"/>
          <w:szCs w:val="24"/>
        </w:rPr>
      </w:pPr>
      <w:r w:rsidRPr="00B02CE8">
        <w:rPr>
          <w:sz w:val="24"/>
          <w:szCs w:val="24"/>
        </w:rPr>
        <w:t xml:space="preserve">Všetky ingrediencie rozmixujte v mixéri dohladka. Mala by vzniknúť hustá kašička, ktorú si nanesiete na tvár. Už len zavrieť oči a relaxovať 30 minút, kým bude maska pôsobiť. Potom ju zmyjete teplou vodou. Ochutnávanie dovolené. </w:t>
      </w:r>
    </w:p>
    <w:p w14:paraId="2BD4B2DB" w14:textId="77777777" w:rsidR="00534176" w:rsidRPr="00B02CE8" w:rsidRDefault="00534176" w:rsidP="00B02CE8">
      <w:pPr>
        <w:spacing w:after="0"/>
        <w:contextualSpacing/>
        <w:rPr>
          <w:sz w:val="24"/>
          <w:szCs w:val="24"/>
        </w:rPr>
      </w:pPr>
    </w:p>
    <w:p w14:paraId="2FCBDEBD" w14:textId="32A8FEF7" w:rsidR="007D5478" w:rsidRPr="00B02CE8" w:rsidRDefault="007D5478" w:rsidP="00B02CE8">
      <w:pPr>
        <w:spacing w:after="0"/>
        <w:contextualSpacing/>
        <w:rPr>
          <w:sz w:val="24"/>
          <w:szCs w:val="24"/>
        </w:rPr>
      </w:pPr>
      <w:r w:rsidRPr="00B02CE8">
        <w:rPr>
          <w:sz w:val="24"/>
          <w:szCs w:val="24"/>
        </w:rPr>
        <w:t xml:space="preserve">Keďže </w:t>
      </w:r>
      <w:r w:rsidR="006C1C16" w:rsidRPr="00B02CE8">
        <w:rPr>
          <w:sz w:val="24"/>
          <w:szCs w:val="24"/>
        </w:rPr>
        <w:t xml:space="preserve">sú </w:t>
      </w:r>
      <w:r w:rsidRPr="00B02CE8">
        <w:rPr>
          <w:sz w:val="24"/>
          <w:szCs w:val="24"/>
        </w:rPr>
        <w:t xml:space="preserve">všetky ingrediencie čerstvé, nie je dobré ju dlho skladovať. Ja si </w:t>
      </w:r>
      <w:r w:rsidR="006F75CE" w:rsidRPr="00B02CE8">
        <w:rPr>
          <w:sz w:val="24"/>
          <w:szCs w:val="24"/>
        </w:rPr>
        <w:t xml:space="preserve">z jedného množstva </w:t>
      </w:r>
      <w:r w:rsidRPr="00B02CE8">
        <w:rPr>
          <w:sz w:val="24"/>
          <w:szCs w:val="24"/>
        </w:rPr>
        <w:t xml:space="preserve">robievam takú trojdňovú kúru. Podobným spôsobom si môžete vyrobiť masku aj zo žihľavy. </w:t>
      </w:r>
    </w:p>
    <w:p w14:paraId="76F7F791" w14:textId="77777777" w:rsidR="00B02CE8" w:rsidRDefault="00B02CE8" w:rsidP="00B02CE8">
      <w:pPr>
        <w:spacing w:after="0"/>
        <w:contextualSpacing/>
        <w:rPr>
          <w:b/>
          <w:sz w:val="24"/>
          <w:szCs w:val="24"/>
        </w:rPr>
      </w:pPr>
    </w:p>
    <w:p w14:paraId="7921B1B8" w14:textId="77777777" w:rsidR="00B02CE8" w:rsidRDefault="00B02CE8" w:rsidP="00B02CE8">
      <w:pPr>
        <w:spacing w:after="0"/>
        <w:contextualSpacing/>
        <w:rPr>
          <w:b/>
          <w:sz w:val="24"/>
          <w:szCs w:val="24"/>
        </w:rPr>
      </w:pPr>
    </w:p>
    <w:p w14:paraId="65EDAD32" w14:textId="1B391D31" w:rsidR="001962D8" w:rsidRPr="00B02CE8" w:rsidRDefault="001962D8" w:rsidP="00B02CE8">
      <w:pPr>
        <w:spacing w:after="0"/>
        <w:contextualSpacing/>
        <w:rPr>
          <w:sz w:val="24"/>
          <w:szCs w:val="24"/>
        </w:rPr>
      </w:pPr>
      <w:r w:rsidRPr="00B02CE8">
        <w:rPr>
          <w:b/>
          <w:sz w:val="24"/>
          <w:szCs w:val="24"/>
          <w:highlight w:val="magenta"/>
        </w:rPr>
        <w:t>Zlaté mlieko proti kašľu</w:t>
      </w:r>
    </w:p>
    <w:p w14:paraId="6A1A3D97" w14:textId="03F1CE5D" w:rsidR="001962D8" w:rsidRPr="00B02CE8" w:rsidRDefault="001962D8" w:rsidP="00B02CE8">
      <w:pPr>
        <w:spacing w:after="0"/>
        <w:contextualSpacing/>
        <w:rPr>
          <w:sz w:val="24"/>
          <w:szCs w:val="24"/>
        </w:rPr>
      </w:pPr>
      <w:r w:rsidRPr="00B02CE8">
        <w:rPr>
          <w:sz w:val="24"/>
          <w:szCs w:val="24"/>
        </w:rPr>
        <w:t xml:space="preserve">Určite </w:t>
      </w:r>
      <w:r w:rsidR="006C1C16" w:rsidRPr="00B02CE8">
        <w:rPr>
          <w:sz w:val="24"/>
          <w:szCs w:val="24"/>
        </w:rPr>
        <w:t xml:space="preserve">sa vám stalo, že ste sa vy alebo vaša ratolesť zobudili </w:t>
      </w:r>
      <w:r w:rsidRPr="00B02CE8">
        <w:rPr>
          <w:sz w:val="24"/>
          <w:szCs w:val="24"/>
        </w:rPr>
        <w:t>s </w:t>
      </w:r>
      <w:r w:rsidR="006C1C16" w:rsidRPr="00B02CE8">
        <w:rPr>
          <w:sz w:val="24"/>
          <w:szCs w:val="24"/>
        </w:rPr>
        <w:t>kašľom či bolesťami hrdla. P</w:t>
      </w:r>
      <w:r w:rsidRPr="00B02CE8">
        <w:rPr>
          <w:sz w:val="24"/>
          <w:szCs w:val="24"/>
        </w:rPr>
        <w:t xml:space="preserve">rvá pomoc pri zapálenom hrdle je u nás toto skorocelové </w:t>
      </w:r>
      <w:r w:rsidR="00A953F5" w:rsidRPr="00B02CE8">
        <w:rPr>
          <w:sz w:val="24"/>
          <w:szCs w:val="24"/>
        </w:rPr>
        <w:t>„</w:t>
      </w:r>
      <w:r w:rsidRPr="00B02CE8">
        <w:rPr>
          <w:sz w:val="24"/>
          <w:szCs w:val="24"/>
        </w:rPr>
        <w:t>mlieko</w:t>
      </w:r>
      <w:r w:rsidR="00A953F5" w:rsidRPr="00B02CE8">
        <w:rPr>
          <w:sz w:val="24"/>
          <w:szCs w:val="24"/>
        </w:rPr>
        <w:t>“</w:t>
      </w:r>
      <w:r w:rsidRPr="00B02CE8">
        <w:rPr>
          <w:sz w:val="24"/>
          <w:szCs w:val="24"/>
        </w:rPr>
        <w:t xml:space="preserve"> s koreninami a </w:t>
      </w:r>
      <w:proofErr w:type="spellStart"/>
      <w:r w:rsidRPr="00B02CE8">
        <w:rPr>
          <w:sz w:val="24"/>
          <w:szCs w:val="24"/>
        </w:rPr>
        <w:t>kurkumou</w:t>
      </w:r>
      <w:proofErr w:type="spellEnd"/>
      <w:r w:rsidRPr="00B02CE8">
        <w:rPr>
          <w:sz w:val="24"/>
          <w:szCs w:val="24"/>
        </w:rPr>
        <w:t>.</w:t>
      </w:r>
    </w:p>
    <w:p w14:paraId="747310F9" w14:textId="77777777" w:rsidR="00D758F5" w:rsidRDefault="00D758F5" w:rsidP="00B02CE8">
      <w:pPr>
        <w:spacing w:after="0"/>
        <w:contextualSpacing/>
        <w:rPr>
          <w:sz w:val="24"/>
          <w:szCs w:val="24"/>
        </w:rPr>
      </w:pPr>
    </w:p>
    <w:p w14:paraId="0BB9AF50" w14:textId="0E832E18" w:rsidR="001962D8" w:rsidRPr="00D758F5" w:rsidRDefault="00D758F5" w:rsidP="00B02CE8">
      <w:pPr>
        <w:spacing w:after="0"/>
        <w:contextualSpacing/>
        <w:rPr>
          <w:b/>
          <w:sz w:val="24"/>
          <w:szCs w:val="24"/>
        </w:rPr>
      </w:pPr>
      <w:r w:rsidRPr="00D758F5">
        <w:rPr>
          <w:b/>
          <w:sz w:val="24"/>
          <w:szCs w:val="24"/>
        </w:rPr>
        <w:lastRenderedPageBreak/>
        <w:t>Potrebujete:</w:t>
      </w:r>
    </w:p>
    <w:p w14:paraId="6D87414A" w14:textId="357FACB0" w:rsidR="001962D8" w:rsidRPr="00B02CE8" w:rsidRDefault="006C1C16" w:rsidP="00B02CE8">
      <w:pPr>
        <w:spacing w:after="0"/>
        <w:contextualSpacing/>
        <w:rPr>
          <w:sz w:val="24"/>
          <w:szCs w:val="24"/>
        </w:rPr>
      </w:pPr>
      <w:r w:rsidRPr="00B02CE8">
        <w:rPr>
          <w:sz w:val="24"/>
          <w:szCs w:val="24"/>
        </w:rPr>
        <w:t>h</w:t>
      </w:r>
      <w:r w:rsidR="001962D8" w:rsidRPr="00B02CE8">
        <w:rPr>
          <w:sz w:val="24"/>
          <w:szCs w:val="24"/>
        </w:rPr>
        <w:t>rnček zohriateho rastlinné</w:t>
      </w:r>
      <w:r w:rsidR="00A953F5" w:rsidRPr="00B02CE8">
        <w:rPr>
          <w:sz w:val="24"/>
          <w:szCs w:val="24"/>
        </w:rPr>
        <w:t>ho</w:t>
      </w:r>
      <w:r w:rsidR="001962D8" w:rsidRPr="00B02CE8">
        <w:rPr>
          <w:sz w:val="24"/>
          <w:szCs w:val="24"/>
        </w:rPr>
        <w:t xml:space="preserve"> mliek</w:t>
      </w:r>
      <w:r w:rsidR="00A953F5" w:rsidRPr="00B02CE8">
        <w:rPr>
          <w:sz w:val="24"/>
          <w:szCs w:val="24"/>
        </w:rPr>
        <w:t>a</w:t>
      </w:r>
    </w:p>
    <w:p w14:paraId="78E09AAE" w14:textId="19B1332B" w:rsidR="001962D8" w:rsidRPr="00B02CE8" w:rsidRDefault="001962D8" w:rsidP="00B02CE8">
      <w:pPr>
        <w:spacing w:after="0"/>
        <w:contextualSpacing/>
        <w:rPr>
          <w:sz w:val="24"/>
          <w:szCs w:val="24"/>
        </w:rPr>
      </w:pPr>
      <w:r w:rsidRPr="00B02CE8">
        <w:rPr>
          <w:sz w:val="24"/>
          <w:szCs w:val="24"/>
        </w:rPr>
        <w:t>2</w:t>
      </w:r>
      <w:r w:rsidR="00C8624F" w:rsidRPr="00B02CE8">
        <w:rPr>
          <w:sz w:val="24"/>
          <w:szCs w:val="24"/>
        </w:rPr>
        <w:t xml:space="preserve"> –</w:t>
      </w:r>
      <w:r w:rsidRPr="00B02CE8">
        <w:rPr>
          <w:sz w:val="24"/>
          <w:szCs w:val="24"/>
        </w:rPr>
        <w:t>3 lístky skorocelu kopijovitého (podporuje vykašliavanie, dezinfikuje)</w:t>
      </w:r>
    </w:p>
    <w:p w14:paraId="5B9B0D81" w14:textId="0D51D56B" w:rsidR="001962D8" w:rsidRPr="00B02CE8" w:rsidRDefault="006C1C16" w:rsidP="00B02CE8">
      <w:pPr>
        <w:spacing w:after="0"/>
        <w:contextualSpacing/>
        <w:rPr>
          <w:sz w:val="24"/>
          <w:szCs w:val="24"/>
        </w:rPr>
      </w:pPr>
      <w:r w:rsidRPr="00B02CE8">
        <w:rPr>
          <w:sz w:val="24"/>
          <w:szCs w:val="24"/>
        </w:rPr>
        <w:t>1/2</w:t>
      </w:r>
      <w:r w:rsidR="001962D8" w:rsidRPr="00B02CE8">
        <w:rPr>
          <w:sz w:val="24"/>
          <w:szCs w:val="24"/>
        </w:rPr>
        <w:t xml:space="preserve"> lyžičky </w:t>
      </w:r>
      <w:proofErr w:type="spellStart"/>
      <w:r w:rsidR="001962D8" w:rsidRPr="00B02CE8">
        <w:rPr>
          <w:sz w:val="24"/>
          <w:szCs w:val="24"/>
        </w:rPr>
        <w:t>kurkumy</w:t>
      </w:r>
      <w:proofErr w:type="spellEnd"/>
      <w:r w:rsidR="001962D8" w:rsidRPr="00B02CE8">
        <w:rPr>
          <w:sz w:val="24"/>
          <w:szCs w:val="24"/>
        </w:rPr>
        <w:t xml:space="preserve"> (zohrieva, má silné protizápalové účinky)</w:t>
      </w:r>
    </w:p>
    <w:p w14:paraId="6661F749" w14:textId="02FF307E" w:rsidR="001962D8" w:rsidRPr="00B02CE8" w:rsidRDefault="006C1C16" w:rsidP="00B02CE8">
      <w:pPr>
        <w:spacing w:after="0"/>
        <w:contextualSpacing/>
        <w:rPr>
          <w:sz w:val="24"/>
          <w:szCs w:val="24"/>
        </w:rPr>
      </w:pPr>
      <w:r w:rsidRPr="00B02CE8">
        <w:rPr>
          <w:sz w:val="24"/>
          <w:szCs w:val="24"/>
        </w:rPr>
        <w:t>1/2</w:t>
      </w:r>
      <w:r w:rsidR="001962D8" w:rsidRPr="00B02CE8">
        <w:rPr>
          <w:sz w:val="24"/>
          <w:szCs w:val="24"/>
        </w:rPr>
        <w:t xml:space="preserve"> lyžičky škorice (účinná prevencia proti nachladnutiu)</w:t>
      </w:r>
    </w:p>
    <w:p w14:paraId="57589B29" w14:textId="598C0364" w:rsidR="001962D8" w:rsidRDefault="001962D8" w:rsidP="00B02CE8">
      <w:pPr>
        <w:spacing w:after="0"/>
        <w:contextualSpacing/>
        <w:rPr>
          <w:sz w:val="24"/>
          <w:szCs w:val="24"/>
        </w:rPr>
      </w:pPr>
      <w:r w:rsidRPr="00B02CE8">
        <w:rPr>
          <w:sz w:val="24"/>
          <w:szCs w:val="24"/>
        </w:rPr>
        <w:t xml:space="preserve">trochu korenia (zvyšuje účinky </w:t>
      </w:r>
      <w:proofErr w:type="spellStart"/>
      <w:r w:rsidRPr="00B02CE8">
        <w:rPr>
          <w:sz w:val="24"/>
          <w:szCs w:val="24"/>
        </w:rPr>
        <w:t>kurkumy</w:t>
      </w:r>
      <w:proofErr w:type="spellEnd"/>
      <w:r w:rsidRPr="00B02CE8">
        <w:rPr>
          <w:sz w:val="24"/>
          <w:szCs w:val="24"/>
        </w:rPr>
        <w:t>)</w:t>
      </w:r>
    </w:p>
    <w:p w14:paraId="6B6B07C4" w14:textId="0415CE63" w:rsidR="00D758F5" w:rsidRDefault="00D758F5" w:rsidP="00B02CE8">
      <w:pPr>
        <w:spacing w:after="0"/>
        <w:contextualSpacing/>
        <w:rPr>
          <w:sz w:val="24"/>
          <w:szCs w:val="24"/>
        </w:rPr>
      </w:pPr>
    </w:p>
    <w:p w14:paraId="539B59E5" w14:textId="471AE45E" w:rsidR="00D758F5" w:rsidRPr="00D758F5" w:rsidRDefault="00D758F5" w:rsidP="00B02CE8">
      <w:pPr>
        <w:spacing w:after="0"/>
        <w:contextualSpacing/>
        <w:rPr>
          <w:b/>
          <w:sz w:val="24"/>
          <w:szCs w:val="24"/>
        </w:rPr>
      </w:pPr>
      <w:r w:rsidRPr="00D758F5">
        <w:rPr>
          <w:b/>
          <w:sz w:val="24"/>
          <w:szCs w:val="24"/>
        </w:rPr>
        <w:t>Postup:</w:t>
      </w:r>
    </w:p>
    <w:p w14:paraId="7D456675" w14:textId="7DCB47ED" w:rsidR="001962D8" w:rsidRPr="00B02CE8" w:rsidRDefault="001962D8" w:rsidP="00B02CE8">
      <w:pPr>
        <w:spacing w:after="0"/>
        <w:contextualSpacing/>
        <w:rPr>
          <w:sz w:val="24"/>
          <w:szCs w:val="24"/>
        </w:rPr>
      </w:pPr>
      <w:r w:rsidRPr="00B02CE8">
        <w:rPr>
          <w:sz w:val="24"/>
          <w:szCs w:val="24"/>
        </w:rPr>
        <w:t xml:space="preserve">Všetko poriadne pomixujte a oslaďte medom. Hotovo. Výkonný robot to rozmixuje úplne </w:t>
      </w:r>
      <w:r w:rsidR="00FF331D" w:rsidRPr="00B02CE8">
        <w:rPr>
          <w:sz w:val="24"/>
          <w:szCs w:val="24"/>
        </w:rPr>
        <w:t>do</w:t>
      </w:r>
      <w:r w:rsidRPr="00B02CE8">
        <w:rPr>
          <w:sz w:val="24"/>
          <w:szCs w:val="24"/>
        </w:rPr>
        <w:t>hladka, ale môžete použiť aj tyčový mixér a precediť kúsky cez sitko.</w:t>
      </w:r>
    </w:p>
    <w:p w14:paraId="6A788C4A" w14:textId="1BDE50D9" w:rsidR="001962D8" w:rsidRPr="00B02CE8" w:rsidRDefault="006C1C16" w:rsidP="00B02CE8">
      <w:pPr>
        <w:spacing w:after="0"/>
        <w:contextualSpacing/>
        <w:rPr>
          <w:sz w:val="24"/>
          <w:szCs w:val="24"/>
        </w:rPr>
      </w:pPr>
      <w:r w:rsidRPr="00B02CE8">
        <w:rPr>
          <w:sz w:val="24"/>
          <w:szCs w:val="24"/>
        </w:rPr>
        <w:t>„Mlieko“ j</w:t>
      </w:r>
      <w:r w:rsidR="001962D8" w:rsidRPr="00B02CE8">
        <w:rPr>
          <w:sz w:val="24"/>
          <w:szCs w:val="24"/>
        </w:rPr>
        <w:t>e rýchle, zdravé a hlavne účinné.</w:t>
      </w:r>
    </w:p>
    <w:p w14:paraId="2DAAE167" w14:textId="692562B5" w:rsidR="001962D8" w:rsidRPr="00B02CE8" w:rsidRDefault="001962D8" w:rsidP="00B02CE8">
      <w:pPr>
        <w:spacing w:after="0"/>
        <w:contextualSpacing/>
        <w:rPr>
          <w:sz w:val="24"/>
          <w:szCs w:val="24"/>
        </w:rPr>
      </w:pPr>
      <w:r w:rsidRPr="00B02CE8">
        <w:rPr>
          <w:sz w:val="24"/>
          <w:szCs w:val="24"/>
        </w:rPr>
        <w:t>Zahreje, deti ho milujú a my tiež</w:t>
      </w:r>
      <w:r w:rsidR="00725664" w:rsidRPr="00B02CE8">
        <w:rPr>
          <w:sz w:val="24"/>
          <w:szCs w:val="24"/>
        </w:rPr>
        <w:t>.</w:t>
      </w:r>
    </w:p>
    <w:p w14:paraId="01C39B86" w14:textId="77777777" w:rsidR="0034648C" w:rsidRDefault="0034648C" w:rsidP="00B02CE8">
      <w:pPr>
        <w:spacing w:after="0"/>
        <w:contextualSpacing/>
        <w:rPr>
          <w:b/>
          <w:sz w:val="24"/>
          <w:szCs w:val="24"/>
          <w:highlight w:val="cyan"/>
        </w:rPr>
      </w:pPr>
    </w:p>
    <w:p w14:paraId="4220E850" w14:textId="2FFED1E8" w:rsidR="0034648C" w:rsidRDefault="00C62B25" w:rsidP="00B02CE8">
      <w:pPr>
        <w:spacing w:after="0"/>
        <w:contextualSpacing/>
        <w:rPr>
          <w:b/>
          <w:sz w:val="24"/>
          <w:szCs w:val="24"/>
          <w:highlight w:val="cyan"/>
        </w:rPr>
      </w:pPr>
      <w:r>
        <w:rPr>
          <w:b/>
          <w:sz w:val="24"/>
          <w:szCs w:val="24"/>
          <w:highlight w:val="magenta"/>
        </w:rPr>
        <w:t>S</w:t>
      </w:r>
      <w:r w:rsidR="0034648C" w:rsidRPr="0034648C">
        <w:rPr>
          <w:b/>
          <w:sz w:val="24"/>
          <w:szCs w:val="24"/>
          <w:highlight w:val="magenta"/>
        </w:rPr>
        <w:t xml:space="preserve">korocelový </w:t>
      </w:r>
      <w:proofErr w:type="spellStart"/>
      <w:r w:rsidR="0034648C" w:rsidRPr="0034648C">
        <w:rPr>
          <w:b/>
          <w:sz w:val="24"/>
          <w:szCs w:val="24"/>
          <w:highlight w:val="magenta"/>
        </w:rPr>
        <w:t>snack</w:t>
      </w:r>
      <w:proofErr w:type="spellEnd"/>
      <w:r w:rsidR="0034648C" w:rsidRPr="0034648C">
        <w:rPr>
          <w:b/>
          <w:sz w:val="24"/>
          <w:szCs w:val="24"/>
          <w:highlight w:val="cyan"/>
        </w:rPr>
        <w:t xml:space="preserve"> </w:t>
      </w:r>
    </w:p>
    <w:p w14:paraId="368C4F82" w14:textId="37FF9BD7" w:rsidR="0034648C" w:rsidRDefault="0034648C" w:rsidP="00B02CE8">
      <w:pPr>
        <w:spacing w:after="0"/>
        <w:contextualSpacing/>
        <w:rPr>
          <w:b/>
          <w:sz w:val="24"/>
          <w:szCs w:val="24"/>
          <w:highlight w:val="cyan"/>
        </w:rPr>
      </w:pPr>
    </w:p>
    <w:p w14:paraId="059E866F" w14:textId="1632F162" w:rsidR="00C62B25" w:rsidRDefault="00C62B25" w:rsidP="00B02CE8">
      <w:pPr>
        <w:spacing w:after="0"/>
        <w:contextualSpacing/>
        <w:rPr>
          <w:sz w:val="24"/>
          <w:szCs w:val="24"/>
        </w:rPr>
      </w:pPr>
      <w:r>
        <w:rPr>
          <w:sz w:val="24"/>
          <w:szCs w:val="24"/>
        </w:rPr>
        <w:t>O</w:t>
      </w:r>
      <w:r w:rsidR="0034648C" w:rsidRPr="00C62B25">
        <w:rPr>
          <w:sz w:val="24"/>
          <w:szCs w:val="24"/>
        </w:rPr>
        <w:t xml:space="preserve">rechy, aj semená môžu byť veľmi prospešné pre vaše zdravie. Sú bohaté na zdravé nenasýtené tuky, vitamíny, minerály, vlákninu a bielkoviny, ktoré tvoria zdravý doplnok každého jedla. </w:t>
      </w:r>
      <w:r>
        <w:rPr>
          <w:sz w:val="24"/>
          <w:szCs w:val="24"/>
        </w:rPr>
        <w:t>Zaradenie</w:t>
      </w:r>
      <w:r w:rsidR="0034648C" w:rsidRPr="00C62B25">
        <w:rPr>
          <w:sz w:val="24"/>
          <w:szCs w:val="24"/>
        </w:rPr>
        <w:t xml:space="preserve"> semien do vašej každodennej stravy môže pomôcť znížiť riziko niektorých zdravotných stavo</w:t>
      </w:r>
      <w:r>
        <w:rPr>
          <w:sz w:val="24"/>
          <w:szCs w:val="24"/>
        </w:rPr>
        <w:t xml:space="preserve">v. Divoká príroda nám takýto semien ponúka tiež širokú paletu. Najznámejšie sú žihľavové, skorocelové, semená šťaveľu či </w:t>
      </w:r>
      <w:proofErr w:type="spellStart"/>
      <w:r>
        <w:rPr>
          <w:sz w:val="24"/>
          <w:szCs w:val="24"/>
        </w:rPr>
        <w:t>mrlíku</w:t>
      </w:r>
      <w:proofErr w:type="spellEnd"/>
      <w:r>
        <w:rPr>
          <w:sz w:val="24"/>
          <w:szCs w:val="24"/>
        </w:rPr>
        <w:t xml:space="preserve">. Môžete ich jednoducho pridať do akéhokoľvek jedla, alebo si z neho pripraviť tento zdravý </w:t>
      </w:r>
      <w:proofErr w:type="spellStart"/>
      <w:r>
        <w:rPr>
          <w:sz w:val="24"/>
          <w:szCs w:val="24"/>
        </w:rPr>
        <w:t>pamlsok</w:t>
      </w:r>
      <w:proofErr w:type="spellEnd"/>
      <w:r>
        <w:rPr>
          <w:sz w:val="24"/>
          <w:szCs w:val="24"/>
        </w:rPr>
        <w:t>.</w:t>
      </w:r>
    </w:p>
    <w:p w14:paraId="5FCC0020" w14:textId="62078633" w:rsidR="00C62B25" w:rsidRDefault="00C62B25" w:rsidP="00B02CE8">
      <w:pPr>
        <w:spacing w:after="0"/>
        <w:contextualSpacing/>
        <w:rPr>
          <w:sz w:val="24"/>
          <w:szCs w:val="24"/>
        </w:rPr>
      </w:pPr>
    </w:p>
    <w:p w14:paraId="55B44099" w14:textId="17D07A9D" w:rsidR="00C62B25" w:rsidRDefault="00C62B25" w:rsidP="00B02CE8">
      <w:pPr>
        <w:spacing w:after="0"/>
        <w:contextualSpacing/>
        <w:rPr>
          <w:sz w:val="24"/>
          <w:szCs w:val="24"/>
        </w:rPr>
      </w:pPr>
      <w:r w:rsidRPr="00C62B25">
        <w:rPr>
          <w:b/>
          <w:bCs/>
          <w:sz w:val="24"/>
          <w:szCs w:val="24"/>
        </w:rPr>
        <w:t>Potrebujete</w:t>
      </w:r>
      <w:r>
        <w:rPr>
          <w:sz w:val="24"/>
          <w:szCs w:val="24"/>
        </w:rPr>
        <w:t>:</w:t>
      </w:r>
    </w:p>
    <w:p w14:paraId="33FCA8FC" w14:textId="77777777" w:rsidR="00C62B25" w:rsidRPr="00C62B25" w:rsidRDefault="00C62B25" w:rsidP="00B02CE8">
      <w:pPr>
        <w:spacing w:after="0"/>
        <w:contextualSpacing/>
        <w:rPr>
          <w:sz w:val="24"/>
          <w:szCs w:val="24"/>
        </w:rPr>
      </w:pPr>
    </w:p>
    <w:p w14:paraId="5622C36C" w14:textId="05E67E10" w:rsidR="00C62B25" w:rsidRPr="00C62B25" w:rsidRDefault="00C62B25" w:rsidP="00C62B25">
      <w:pPr>
        <w:spacing w:after="0"/>
        <w:contextualSpacing/>
        <w:rPr>
          <w:sz w:val="24"/>
          <w:szCs w:val="24"/>
        </w:rPr>
      </w:pPr>
      <w:r w:rsidRPr="00C62B25">
        <w:rPr>
          <w:sz w:val="24"/>
          <w:szCs w:val="24"/>
        </w:rPr>
        <w:t>1</w:t>
      </w:r>
      <w:r>
        <w:rPr>
          <w:sz w:val="24"/>
          <w:szCs w:val="24"/>
        </w:rPr>
        <w:t xml:space="preserve"> malý hrnček surových tekvicových semiačok</w:t>
      </w:r>
    </w:p>
    <w:p w14:paraId="2B5D91DA" w14:textId="64864D7A" w:rsidR="00C62B25" w:rsidRDefault="00C62B25" w:rsidP="00C62B25">
      <w:pPr>
        <w:spacing w:after="0"/>
        <w:contextualSpacing/>
        <w:rPr>
          <w:sz w:val="24"/>
          <w:szCs w:val="24"/>
        </w:rPr>
      </w:pPr>
      <w:r w:rsidRPr="00C62B25">
        <w:rPr>
          <w:sz w:val="24"/>
          <w:szCs w:val="24"/>
        </w:rPr>
        <w:t>1</w:t>
      </w:r>
      <w:r>
        <w:rPr>
          <w:sz w:val="24"/>
          <w:szCs w:val="24"/>
        </w:rPr>
        <w:t xml:space="preserve"> malý hrnček surových sezamových semiačok</w:t>
      </w:r>
    </w:p>
    <w:p w14:paraId="0F573576" w14:textId="540E008A" w:rsidR="00C62B25" w:rsidRPr="00C62B25" w:rsidRDefault="00C62B25" w:rsidP="00C62B25">
      <w:pPr>
        <w:spacing w:after="0"/>
        <w:contextualSpacing/>
        <w:rPr>
          <w:sz w:val="24"/>
          <w:szCs w:val="24"/>
        </w:rPr>
      </w:pPr>
      <w:r>
        <w:rPr>
          <w:sz w:val="24"/>
          <w:szCs w:val="24"/>
        </w:rPr>
        <w:t>½ malého hrnčeka sušených skorocelových semiačok</w:t>
      </w:r>
    </w:p>
    <w:p w14:paraId="47B2511E" w14:textId="756AD887" w:rsidR="00C62B25" w:rsidRPr="00C62B25" w:rsidRDefault="00C62B25" w:rsidP="00C62B25">
      <w:pPr>
        <w:spacing w:after="0"/>
        <w:contextualSpacing/>
        <w:rPr>
          <w:sz w:val="24"/>
          <w:szCs w:val="24"/>
        </w:rPr>
      </w:pPr>
      <w:r w:rsidRPr="00C62B25">
        <w:rPr>
          <w:sz w:val="24"/>
          <w:szCs w:val="24"/>
        </w:rPr>
        <w:t>2</w:t>
      </w:r>
      <w:r>
        <w:rPr>
          <w:sz w:val="24"/>
          <w:szCs w:val="24"/>
        </w:rPr>
        <w:t xml:space="preserve"> PL</w:t>
      </w:r>
      <w:r w:rsidRPr="00C62B25">
        <w:rPr>
          <w:sz w:val="24"/>
          <w:szCs w:val="24"/>
        </w:rPr>
        <w:t xml:space="preserve"> rastlinného oleja</w:t>
      </w:r>
    </w:p>
    <w:p w14:paraId="35A46AC9" w14:textId="77777777" w:rsidR="00565324" w:rsidRDefault="00C62B25" w:rsidP="00C62B25">
      <w:pPr>
        <w:spacing w:after="0"/>
        <w:contextualSpacing/>
        <w:rPr>
          <w:b/>
          <w:sz w:val="24"/>
          <w:szCs w:val="24"/>
          <w:highlight w:val="cyan"/>
        </w:rPr>
      </w:pPr>
      <w:r>
        <w:rPr>
          <w:sz w:val="24"/>
          <w:szCs w:val="24"/>
        </w:rPr>
        <w:t>1 PL</w:t>
      </w:r>
      <w:r w:rsidRPr="00C62B25">
        <w:rPr>
          <w:sz w:val="24"/>
          <w:szCs w:val="24"/>
        </w:rPr>
        <w:t xml:space="preserve"> soli</w:t>
      </w:r>
      <w:r w:rsidRPr="00C62B25">
        <w:rPr>
          <w:b/>
          <w:sz w:val="24"/>
          <w:szCs w:val="24"/>
          <w:highlight w:val="cyan"/>
        </w:rPr>
        <w:t xml:space="preserve"> </w:t>
      </w:r>
    </w:p>
    <w:p w14:paraId="28E3C9C3" w14:textId="77777777" w:rsidR="00565324" w:rsidRDefault="00565324" w:rsidP="00C62B25">
      <w:pPr>
        <w:spacing w:after="0"/>
        <w:contextualSpacing/>
        <w:rPr>
          <w:b/>
          <w:sz w:val="24"/>
          <w:szCs w:val="24"/>
          <w:highlight w:val="cyan"/>
        </w:rPr>
      </w:pPr>
    </w:p>
    <w:p w14:paraId="0E9ED94C" w14:textId="77777777" w:rsidR="00565324" w:rsidRDefault="00565324" w:rsidP="00C62B25">
      <w:pPr>
        <w:spacing w:after="0"/>
        <w:contextualSpacing/>
        <w:rPr>
          <w:b/>
          <w:bCs/>
          <w:sz w:val="24"/>
          <w:szCs w:val="24"/>
        </w:rPr>
      </w:pPr>
      <w:r w:rsidRPr="00565324">
        <w:rPr>
          <w:b/>
          <w:bCs/>
          <w:sz w:val="24"/>
          <w:szCs w:val="24"/>
        </w:rPr>
        <w:t>Postup:</w:t>
      </w:r>
    </w:p>
    <w:p w14:paraId="43C547B3" w14:textId="0863EBFC" w:rsidR="000A5AE2" w:rsidRPr="00B02CE8" w:rsidRDefault="00565324" w:rsidP="00C62B25">
      <w:pPr>
        <w:spacing w:after="0"/>
        <w:contextualSpacing/>
        <w:rPr>
          <w:b/>
          <w:sz w:val="24"/>
          <w:szCs w:val="24"/>
          <w:highlight w:val="cyan"/>
        </w:rPr>
      </w:pPr>
      <w:r w:rsidRPr="00565324">
        <w:rPr>
          <w:sz w:val="24"/>
          <w:szCs w:val="24"/>
        </w:rPr>
        <w:t xml:space="preserve">Semiačka poriadne premiešajte s olejom a soľou a pečte v rúre pri teplote 200 stupňoch </w:t>
      </w:r>
      <w:r>
        <w:rPr>
          <w:sz w:val="24"/>
          <w:szCs w:val="24"/>
        </w:rPr>
        <w:t>d</w:t>
      </w:r>
      <w:r w:rsidRPr="00565324">
        <w:rPr>
          <w:sz w:val="24"/>
          <w:szCs w:val="24"/>
        </w:rPr>
        <w:t>o zlatista,</w:t>
      </w:r>
      <w:r>
        <w:rPr>
          <w:sz w:val="24"/>
          <w:szCs w:val="24"/>
        </w:rPr>
        <w:t xml:space="preserve"> cca</w:t>
      </w:r>
      <w:r w:rsidRPr="00565324">
        <w:rPr>
          <w:sz w:val="24"/>
          <w:szCs w:val="24"/>
        </w:rPr>
        <w:t xml:space="preserve"> 5-7 minút. Nech</w:t>
      </w:r>
      <w:r>
        <w:rPr>
          <w:sz w:val="24"/>
          <w:szCs w:val="24"/>
        </w:rPr>
        <w:t>ajt</w:t>
      </w:r>
      <w:r w:rsidRPr="00565324">
        <w:rPr>
          <w:sz w:val="24"/>
          <w:szCs w:val="24"/>
        </w:rPr>
        <w:t>e vychladnúť</w:t>
      </w:r>
      <w:r>
        <w:rPr>
          <w:sz w:val="24"/>
          <w:szCs w:val="24"/>
        </w:rPr>
        <w:t xml:space="preserve"> a presypte do uzatvárateľnej nádoby. </w:t>
      </w:r>
      <w:r w:rsidR="000A5AE2" w:rsidRPr="00B02CE8">
        <w:rPr>
          <w:b/>
          <w:sz w:val="24"/>
          <w:szCs w:val="24"/>
          <w:highlight w:val="cyan"/>
        </w:rPr>
        <w:br w:type="page"/>
      </w:r>
    </w:p>
    <w:p w14:paraId="421FCC39" w14:textId="6BEF6EB6" w:rsidR="00505E1A" w:rsidRPr="007B734F" w:rsidRDefault="00505E1A" w:rsidP="00505E1A">
      <w:pPr>
        <w:spacing w:after="0"/>
        <w:contextualSpacing/>
        <w:jc w:val="center"/>
        <w:rPr>
          <w:b/>
          <w:sz w:val="24"/>
          <w:szCs w:val="24"/>
          <w:highlight w:val="cyan"/>
        </w:rPr>
      </w:pPr>
      <w:r>
        <w:rPr>
          <w:b/>
          <w:sz w:val="24"/>
          <w:szCs w:val="24"/>
          <w:highlight w:val="cyan"/>
        </w:rPr>
        <w:lastRenderedPageBreak/>
        <w:t xml:space="preserve">SEDMOKRÁSKA </w:t>
      </w:r>
      <w:commentRangeStart w:id="89"/>
      <w:r>
        <w:rPr>
          <w:b/>
          <w:sz w:val="24"/>
          <w:szCs w:val="24"/>
          <w:highlight w:val="cyan"/>
        </w:rPr>
        <w:t>OBYČAJNÁ</w:t>
      </w:r>
      <w:commentRangeEnd w:id="89"/>
      <w:r w:rsidR="00565324">
        <w:rPr>
          <w:rStyle w:val="Odkaznakomentr"/>
        </w:rPr>
        <w:commentReference w:id="89"/>
      </w:r>
      <w:r w:rsidR="00565324">
        <w:rPr>
          <w:b/>
          <w:sz w:val="24"/>
          <w:szCs w:val="24"/>
          <w:highlight w:val="cyan"/>
        </w:rPr>
        <w:t xml:space="preserve"> </w:t>
      </w:r>
    </w:p>
    <w:p w14:paraId="58EA7B00" w14:textId="78588439" w:rsidR="00505E1A" w:rsidRDefault="00505E1A" w:rsidP="00505E1A">
      <w:pPr>
        <w:spacing w:after="0"/>
        <w:contextualSpacing/>
        <w:jc w:val="center"/>
        <w:rPr>
          <w:sz w:val="24"/>
          <w:szCs w:val="24"/>
        </w:rPr>
      </w:pPr>
      <w:proofErr w:type="spellStart"/>
      <w:r w:rsidRPr="00505E1A">
        <w:rPr>
          <w:i/>
          <w:sz w:val="24"/>
          <w:szCs w:val="24"/>
        </w:rPr>
        <w:t>Sedmikráska</w:t>
      </w:r>
      <w:proofErr w:type="spellEnd"/>
      <w:r w:rsidRPr="00505E1A">
        <w:rPr>
          <w:i/>
          <w:sz w:val="24"/>
          <w:szCs w:val="24"/>
        </w:rPr>
        <w:t xml:space="preserve"> </w:t>
      </w:r>
      <w:proofErr w:type="spellStart"/>
      <w:r w:rsidRPr="00505E1A">
        <w:rPr>
          <w:i/>
          <w:sz w:val="24"/>
          <w:szCs w:val="24"/>
        </w:rPr>
        <w:t>chudobka</w:t>
      </w:r>
      <w:proofErr w:type="spellEnd"/>
      <w:r w:rsidRPr="00505E1A">
        <w:rPr>
          <w:i/>
          <w:sz w:val="24"/>
          <w:szCs w:val="24"/>
        </w:rPr>
        <w:t xml:space="preserve"> </w:t>
      </w:r>
      <w:r w:rsidRPr="007B734F">
        <w:rPr>
          <w:sz w:val="24"/>
          <w:szCs w:val="24"/>
        </w:rPr>
        <w:t xml:space="preserve">(česky) – </w:t>
      </w:r>
      <w:proofErr w:type="spellStart"/>
      <w:r w:rsidRPr="00505E1A">
        <w:rPr>
          <w:i/>
          <w:sz w:val="24"/>
          <w:szCs w:val="24"/>
        </w:rPr>
        <w:t>Bellis</w:t>
      </w:r>
      <w:proofErr w:type="spellEnd"/>
      <w:r w:rsidRPr="00505E1A">
        <w:rPr>
          <w:i/>
          <w:sz w:val="24"/>
          <w:szCs w:val="24"/>
        </w:rPr>
        <w:t xml:space="preserve"> </w:t>
      </w:r>
      <w:proofErr w:type="spellStart"/>
      <w:r w:rsidRPr="00505E1A">
        <w:rPr>
          <w:i/>
          <w:sz w:val="24"/>
          <w:szCs w:val="24"/>
        </w:rPr>
        <w:t>perennis</w:t>
      </w:r>
      <w:proofErr w:type="spellEnd"/>
      <w:r w:rsidRPr="00505E1A">
        <w:rPr>
          <w:i/>
          <w:sz w:val="24"/>
          <w:szCs w:val="24"/>
        </w:rPr>
        <w:t xml:space="preserve"> </w:t>
      </w:r>
      <w:r w:rsidRPr="007B734F">
        <w:rPr>
          <w:sz w:val="24"/>
          <w:szCs w:val="24"/>
        </w:rPr>
        <w:t>(latinsky)</w:t>
      </w:r>
    </w:p>
    <w:p w14:paraId="6605F5C4" w14:textId="77777777" w:rsidR="00355368" w:rsidRDefault="00355368" w:rsidP="00355368">
      <w:pPr>
        <w:spacing w:after="0"/>
        <w:contextualSpacing/>
        <w:rPr>
          <w:b/>
          <w:sz w:val="24"/>
          <w:szCs w:val="24"/>
          <w:highlight w:val="cyan"/>
        </w:rPr>
      </w:pPr>
    </w:p>
    <w:p w14:paraId="0DB25DB6" w14:textId="6C322A2A" w:rsidR="00355368" w:rsidRPr="00355368" w:rsidRDefault="00565324" w:rsidP="00355368">
      <w:pPr>
        <w:spacing w:after="0"/>
        <w:contextualSpacing/>
        <w:jc w:val="center"/>
        <w:rPr>
          <w:b/>
          <w:sz w:val="24"/>
          <w:szCs w:val="24"/>
          <w:highlight w:val="yellow"/>
        </w:rPr>
      </w:pPr>
      <w:r>
        <w:rPr>
          <w:b/>
          <w:sz w:val="24"/>
          <w:szCs w:val="24"/>
          <w:highlight w:val="yellow"/>
        </w:rPr>
        <w:t xml:space="preserve">Vylieči aj zachutí. </w:t>
      </w:r>
    </w:p>
    <w:p w14:paraId="76D565A8" w14:textId="77777777" w:rsidR="00505E1A" w:rsidRPr="006F62F8" w:rsidRDefault="00505E1A" w:rsidP="00355368">
      <w:pPr>
        <w:spacing w:after="0"/>
        <w:contextualSpacing/>
        <w:rPr>
          <w:sz w:val="24"/>
          <w:szCs w:val="24"/>
        </w:rPr>
      </w:pPr>
    </w:p>
    <w:p w14:paraId="090508F4" w14:textId="038FE90A" w:rsidR="003C2056" w:rsidRDefault="00294504" w:rsidP="006F62F8">
      <w:pPr>
        <w:spacing w:after="0"/>
        <w:contextualSpacing/>
        <w:rPr>
          <w:sz w:val="24"/>
          <w:szCs w:val="24"/>
        </w:rPr>
      </w:pPr>
      <w:r w:rsidRPr="006F62F8">
        <w:rPr>
          <w:sz w:val="24"/>
          <w:szCs w:val="24"/>
        </w:rPr>
        <w:t xml:space="preserve">Túto bylinku netreba extra predstavovať. </w:t>
      </w:r>
      <w:r w:rsidR="00BD54BB" w:rsidRPr="006F62F8">
        <w:rPr>
          <w:sz w:val="24"/>
          <w:szCs w:val="24"/>
        </w:rPr>
        <w:t>Skromn</w:t>
      </w:r>
      <w:r w:rsidR="003C2056" w:rsidRPr="006F62F8">
        <w:rPr>
          <w:sz w:val="24"/>
          <w:szCs w:val="24"/>
        </w:rPr>
        <w:t>ý</w:t>
      </w:r>
      <w:r w:rsidR="00BD54BB" w:rsidRPr="006F62F8">
        <w:rPr>
          <w:sz w:val="24"/>
          <w:szCs w:val="24"/>
        </w:rPr>
        <w:t xml:space="preserve"> malý kvietok, ktorý zdobí každý trávnik</w:t>
      </w:r>
      <w:r w:rsidR="006C1C16" w:rsidRPr="006F62F8">
        <w:rPr>
          <w:sz w:val="24"/>
          <w:szCs w:val="24"/>
        </w:rPr>
        <w:t>, je nielen obľúbený</w:t>
      </w:r>
      <w:r w:rsidR="005F07C9" w:rsidRPr="006F62F8">
        <w:rPr>
          <w:sz w:val="24"/>
          <w:szCs w:val="24"/>
        </w:rPr>
        <w:t xml:space="preserve"> deťmi pri výrobe </w:t>
      </w:r>
      <w:proofErr w:type="spellStart"/>
      <w:r w:rsidR="003C2056" w:rsidRPr="006F62F8">
        <w:rPr>
          <w:sz w:val="24"/>
          <w:szCs w:val="24"/>
        </w:rPr>
        <w:t>sedmokráskových</w:t>
      </w:r>
      <w:proofErr w:type="spellEnd"/>
      <w:r w:rsidR="003C2056" w:rsidRPr="006F62F8">
        <w:rPr>
          <w:sz w:val="24"/>
          <w:szCs w:val="24"/>
        </w:rPr>
        <w:t xml:space="preserve"> </w:t>
      </w:r>
      <w:r w:rsidR="005F07C9" w:rsidRPr="006F62F8">
        <w:rPr>
          <w:sz w:val="24"/>
          <w:szCs w:val="24"/>
        </w:rPr>
        <w:t>venčekov</w:t>
      </w:r>
      <w:r w:rsidR="003C2056" w:rsidRPr="006F62F8">
        <w:rPr>
          <w:sz w:val="24"/>
          <w:szCs w:val="24"/>
        </w:rPr>
        <w:t>, ale j</w:t>
      </w:r>
      <w:r w:rsidR="00725664" w:rsidRPr="006F62F8">
        <w:rPr>
          <w:sz w:val="24"/>
          <w:szCs w:val="24"/>
        </w:rPr>
        <w:t>e</w:t>
      </w:r>
      <w:r w:rsidR="003C2056" w:rsidRPr="006F62F8">
        <w:rPr>
          <w:sz w:val="24"/>
          <w:szCs w:val="24"/>
        </w:rPr>
        <w:t xml:space="preserve"> skvelý doplnok stravy a zároveň prírodný liek. </w:t>
      </w:r>
    </w:p>
    <w:p w14:paraId="42EBE67F" w14:textId="77777777" w:rsidR="006F62F8" w:rsidRPr="006F62F8" w:rsidRDefault="006F62F8" w:rsidP="006F62F8">
      <w:pPr>
        <w:spacing w:after="0"/>
        <w:contextualSpacing/>
        <w:rPr>
          <w:sz w:val="24"/>
          <w:szCs w:val="24"/>
        </w:rPr>
      </w:pPr>
    </w:p>
    <w:p w14:paraId="21353B2E" w14:textId="6EF66303" w:rsidR="00DC4CED" w:rsidRDefault="003C2056" w:rsidP="006F62F8">
      <w:pPr>
        <w:spacing w:after="0"/>
        <w:contextualSpacing/>
        <w:rPr>
          <w:sz w:val="24"/>
          <w:szCs w:val="24"/>
        </w:rPr>
      </w:pPr>
      <w:r w:rsidRPr="006F62F8">
        <w:rPr>
          <w:sz w:val="24"/>
          <w:szCs w:val="24"/>
        </w:rPr>
        <w:t xml:space="preserve">Je naším najobľúbenejším a zároveň aj najužívanejším jedlým kvietkom. Keďže </w:t>
      </w:r>
      <w:r w:rsidR="005C145A" w:rsidRPr="006F62F8">
        <w:rPr>
          <w:sz w:val="24"/>
          <w:szCs w:val="24"/>
        </w:rPr>
        <w:t xml:space="preserve">my </w:t>
      </w:r>
      <w:r w:rsidRPr="006F62F8">
        <w:rPr>
          <w:sz w:val="24"/>
          <w:szCs w:val="24"/>
        </w:rPr>
        <w:t>nepoužívame žiadne p</w:t>
      </w:r>
      <w:r w:rsidR="005F07C9" w:rsidRPr="006F62F8">
        <w:rPr>
          <w:sz w:val="24"/>
          <w:szCs w:val="24"/>
        </w:rPr>
        <w:t>ostreky na trávnik, tešíme sa zo sedmokrásky</w:t>
      </w:r>
      <w:r w:rsidRPr="006F62F8">
        <w:rPr>
          <w:sz w:val="24"/>
          <w:szCs w:val="24"/>
        </w:rPr>
        <w:t xml:space="preserve"> od skorej jari do jesene. Občas trávnik pokosíme a za pár dní je zase krásny kvietkovaný. </w:t>
      </w:r>
    </w:p>
    <w:p w14:paraId="7D4151DD" w14:textId="77777777" w:rsidR="006F62F8" w:rsidRPr="006F62F8" w:rsidRDefault="006F62F8" w:rsidP="006F62F8">
      <w:pPr>
        <w:spacing w:after="0"/>
        <w:contextualSpacing/>
        <w:rPr>
          <w:sz w:val="24"/>
          <w:szCs w:val="24"/>
        </w:rPr>
      </w:pPr>
    </w:p>
    <w:p w14:paraId="122C1294" w14:textId="4DEE7B27" w:rsidR="003C2056" w:rsidRDefault="003C2056" w:rsidP="006F62F8">
      <w:pPr>
        <w:spacing w:after="0"/>
        <w:contextualSpacing/>
        <w:rPr>
          <w:sz w:val="24"/>
          <w:szCs w:val="24"/>
        </w:rPr>
      </w:pPr>
      <w:r w:rsidRPr="006F62F8">
        <w:rPr>
          <w:sz w:val="24"/>
          <w:szCs w:val="24"/>
        </w:rPr>
        <w:t>Sedmokrásky najlepšie pomôžu nášmu telu</w:t>
      </w:r>
      <w:r w:rsidR="005C145A" w:rsidRPr="006F62F8">
        <w:rPr>
          <w:sz w:val="24"/>
          <w:szCs w:val="24"/>
        </w:rPr>
        <w:t xml:space="preserve"> vtedy</w:t>
      </w:r>
      <w:r w:rsidRPr="006F62F8">
        <w:rPr>
          <w:sz w:val="24"/>
          <w:szCs w:val="24"/>
        </w:rPr>
        <w:t xml:space="preserve">, keď </w:t>
      </w:r>
      <w:r w:rsidR="005C145A" w:rsidRPr="006F62F8">
        <w:rPr>
          <w:sz w:val="24"/>
          <w:szCs w:val="24"/>
        </w:rPr>
        <w:t xml:space="preserve">si </w:t>
      </w:r>
      <w:r w:rsidRPr="006F62F8">
        <w:rPr>
          <w:sz w:val="24"/>
          <w:szCs w:val="24"/>
        </w:rPr>
        <w:t xml:space="preserve">ich doprajeme surové, najlepšie priamo z trávnika. </w:t>
      </w:r>
      <w:r w:rsidR="00211E74" w:rsidRPr="006F62F8">
        <w:rPr>
          <w:sz w:val="24"/>
          <w:szCs w:val="24"/>
        </w:rPr>
        <w:t xml:space="preserve">Sú skvelou a zdravou ozdobou </w:t>
      </w:r>
      <w:proofErr w:type="spellStart"/>
      <w:r w:rsidR="00211E74" w:rsidRPr="006F62F8">
        <w:rPr>
          <w:sz w:val="24"/>
          <w:szCs w:val="24"/>
        </w:rPr>
        <w:t>raňajkových</w:t>
      </w:r>
      <w:proofErr w:type="spellEnd"/>
      <w:r w:rsidR="00211E74" w:rsidRPr="006F62F8">
        <w:rPr>
          <w:sz w:val="24"/>
          <w:szCs w:val="24"/>
        </w:rPr>
        <w:t xml:space="preserve"> kaší, al</w:t>
      </w:r>
      <w:r w:rsidR="005F07C9" w:rsidRPr="006F62F8">
        <w:rPr>
          <w:sz w:val="24"/>
          <w:szCs w:val="24"/>
        </w:rPr>
        <w:t>e aj rôznych šalátov. Polievka z</w:t>
      </w:r>
      <w:r w:rsidR="00211E74" w:rsidRPr="006F62F8">
        <w:rPr>
          <w:sz w:val="24"/>
          <w:szCs w:val="24"/>
        </w:rPr>
        <w:t>o sedmokrások? Prečo nie!</w:t>
      </w:r>
    </w:p>
    <w:p w14:paraId="50F76859" w14:textId="77777777" w:rsidR="006F62F8" w:rsidRPr="006F62F8" w:rsidRDefault="006F62F8" w:rsidP="006F62F8">
      <w:pPr>
        <w:spacing w:after="0"/>
        <w:contextualSpacing/>
        <w:rPr>
          <w:sz w:val="24"/>
          <w:szCs w:val="24"/>
        </w:rPr>
      </w:pPr>
    </w:p>
    <w:p w14:paraId="2C20BABB" w14:textId="77777777" w:rsidR="006F62F8" w:rsidRDefault="006F62F8" w:rsidP="006F62F8">
      <w:pPr>
        <w:spacing w:after="0"/>
        <w:contextualSpacing/>
        <w:rPr>
          <w:b/>
          <w:sz w:val="24"/>
          <w:szCs w:val="24"/>
        </w:rPr>
      </w:pPr>
    </w:p>
    <w:p w14:paraId="625380F1" w14:textId="3E6B0EBA" w:rsidR="00E55716" w:rsidRPr="006F62F8" w:rsidRDefault="00E55716" w:rsidP="006F62F8">
      <w:pPr>
        <w:spacing w:after="0"/>
        <w:contextualSpacing/>
        <w:rPr>
          <w:b/>
          <w:sz w:val="24"/>
          <w:szCs w:val="24"/>
        </w:rPr>
      </w:pPr>
      <w:r w:rsidRPr="006F62F8">
        <w:rPr>
          <w:b/>
          <w:sz w:val="24"/>
          <w:szCs w:val="24"/>
          <w:highlight w:val="yellow"/>
        </w:rPr>
        <w:t>Zaujímavé fakty</w:t>
      </w:r>
    </w:p>
    <w:p w14:paraId="38867E5C" w14:textId="70EDF150" w:rsidR="009E4481" w:rsidRPr="006F62F8" w:rsidRDefault="00294504" w:rsidP="006F62F8">
      <w:pPr>
        <w:pStyle w:val="Odsekzoznamu"/>
        <w:numPr>
          <w:ilvl w:val="0"/>
          <w:numId w:val="31"/>
        </w:numPr>
        <w:spacing w:after="0"/>
        <w:rPr>
          <w:sz w:val="24"/>
          <w:szCs w:val="24"/>
        </w:rPr>
      </w:pPr>
      <w:r w:rsidRPr="006F62F8">
        <w:rPr>
          <w:sz w:val="24"/>
          <w:szCs w:val="24"/>
        </w:rPr>
        <w:t>Sedmokráska otáča svoju hlavičku vždy za sl</w:t>
      </w:r>
      <w:r w:rsidR="009E4481" w:rsidRPr="006F62F8">
        <w:rPr>
          <w:sz w:val="24"/>
          <w:szCs w:val="24"/>
        </w:rPr>
        <w:t xml:space="preserve">nkom, aj preto </w:t>
      </w:r>
      <w:r w:rsidR="005F1038" w:rsidRPr="006F62F8">
        <w:rPr>
          <w:sz w:val="24"/>
          <w:szCs w:val="24"/>
        </w:rPr>
        <w:t xml:space="preserve">v nej </w:t>
      </w:r>
      <w:r w:rsidR="009E4481" w:rsidRPr="006F62F8">
        <w:rPr>
          <w:sz w:val="24"/>
          <w:szCs w:val="24"/>
        </w:rPr>
        <w:t>naši predkovia videli spojenie medzi bohom slnka a ľuďmi.</w:t>
      </w:r>
    </w:p>
    <w:p w14:paraId="1AAA5CFA" w14:textId="56E7E90F" w:rsidR="00E55716" w:rsidRPr="006F62F8" w:rsidRDefault="009E4481" w:rsidP="006F62F8">
      <w:pPr>
        <w:pStyle w:val="Odsekzoznamu"/>
        <w:numPr>
          <w:ilvl w:val="0"/>
          <w:numId w:val="31"/>
        </w:numPr>
        <w:spacing w:after="0"/>
        <w:rPr>
          <w:sz w:val="24"/>
          <w:szCs w:val="24"/>
        </w:rPr>
      </w:pPr>
      <w:r w:rsidRPr="006F62F8">
        <w:rPr>
          <w:sz w:val="24"/>
          <w:szCs w:val="24"/>
        </w:rPr>
        <w:t xml:space="preserve">Jedna povera vraví: na jar, po roztopení snehu, </w:t>
      </w:r>
      <w:r w:rsidR="005F07C9" w:rsidRPr="006F62F8">
        <w:rPr>
          <w:sz w:val="24"/>
          <w:szCs w:val="24"/>
        </w:rPr>
        <w:t xml:space="preserve">máte </w:t>
      </w:r>
      <w:r w:rsidRPr="006F62F8">
        <w:rPr>
          <w:sz w:val="24"/>
          <w:szCs w:val="24"/>
        </w:rPr>
        <w:t>prvé 3 sedmokrásky, ktoré zbadáte</w:t>
      </w:r>
      <w:r w:rsidR="0063241B" w:rsidRPr="006F62F8">
        <w:rPr>
          <w:sz w:val="24"/>
          <w:szCs w:val="24"/>
        </w:rPr>
        <w:t>,</w:t>
      </w:r>
      <w:r w:rsidRPr="006F62F8">
        <w:rPr>
          <w:sz w:val="24"/>
          <w:szCs w:val="24"/>
        </w:rPr>
        <w:t xml:space="preserve"> odtrhnúť ústami priamo zo zeme. To </w:t>
      </w:r>
      <w:r w:rsidR="005F07C9" w:rsidRPr="006F62F8">
        <w:rPr>
          <w:sz w:val="24"/>
          <w:szCs w:val="24"/>
        </w:rPr>
        <w:t>v</w:t>
      </w:r>
      <w:r w:rsidRPr="006F62F8">
        <w:rPr>
          <w:sz w:val="24"/>
          <w:szCs w:val="24"/>
        </w:rPr>
        <w:t xml:space="preserve">ám prinesie zdravie po celý rok. </w:t>
      </w:r>
    </w:p>
    <w:p w14:paraId="14BD9639" w14:textId="5027629F" w:rsidR="009E4481" w:rsidRPr="006F62F8" w:rsidRDefault="006A7EE7" w:rsidP="006F62F8">
      <w:pPr>
        <w:pStyle w:val="Odsekzoznamu"/>
        <w:numPr>
          <w:ilvl w:val="0"/>
          <w:numId w:val="31"/>
        </w:numPr>
        <w:spacing w:after="0"/>
        <w:rPr>
          <w:sz w:val="24"/>
          <w:szCs w:val="24"/>
        </w:rPr>
      </w:pPr>
      <w:r w:rsidRPr="006F62F8">
        <w:rPr>
          <w:sz w:val="24"/>
          <w:szCs w:val="24"/>
        </w:rPr>
        <w:t>Zo sedmokrások sa kedysi vy</w:t>
      </w:r>
      <w:r w:rsidR="005F07C9" w:rsidRPr="006F62F8">
        <w:rPr>
          <w:sz w:val="24"/>
          <w:szCs w:val="24"/>
        </w:rPr>
        <w:t xml:space="preserve">rábala pleťová voda pre slabé </w:t>
      </w:r>
      <w:r w:rsidRPr="006F62F8">
        <w:rPr>
          <w:sz w:val="24"/>
          <w:szCs w:val="24"/>
        </w:rPr>
        <w:t xml:space="preserve">oči a masť na popáleniny. </w:t>
      </w:r>
    </w:p>
    <w:p w14:paraId="4838D369" w14:textId="4C13B47C" w:rsidR="006A7EE7" w:rsidRPr="006F62F8" w:rsidRDefault="006A7EE7" w:rsidP="006F62F8">
      <w:pPr>
        <w:pStyle w:val="Odsekzoznamu"/>
        <w:numPr>
          <w:ilvl w:val="0"/>
          <w:numId w:val="31"/>
        </w:numPr>
        <w:spacing w:after="0"/>
        <w:rPr>
          <w:sz w:val="24"/>
          <w:szCs w:val="24"/>
        </w:rPr>
      </w:pPr>
      <w:r w:rsidRPr="006F62F8">
        <w:rPr>
          <w:sz w:val="24"/>
          <w:szCs w:val="24"/>
        </w:rPr>
        <w:t>Dnes sa sedmokráska využíva najmä v homeopatických liekoch, pre rýchle zotavenie po operáciách, alebo aj pri opucho</w:t>
      </w:r>
      <w:r w:rsidR="0063241B" w:rsidRPr="006F62F8">
        <w:rPr>
          <w:sz w:val="24"/>
          <w:szCs w:val="24"/>
        </w:rPr>
        <w:t>ch</w:t>
      </w:r>
      <w:r w:rsidRPr="006F62F8">
        <w:rPr>
          <w:sz w:val="24"/>
          <w:szCs w:val="24"/>
        </w:rPr>
        <w:t xml:space="preserve"> a krvácaní. </w:t>
      </w:r>
    </w:p>
    <w:p w14:paraId="2ECB9073" w14:textId="77777777" w:rsidR="006F62F8" w:rsidRDefault="006F62F8" w:rsidP="006F62F8">
      <w:pPr>
        <w:spacing w:after="0"/>
        <w:contextualSpacing/>
        <w:rPr>
          <w:b/>
          <w:sz w:val="24"/>
          <w:szCs w:val="24"/>
        </w:rPr>
      </w:pPr>
    </w:p>
    <w:p w14:paraId="471340A8" w14:textId="261FD8C4" w:rsidR="00FB3257" w:rsidRPr="006F62F8" w:rsidRDefault="00FB3257" w:rsidP="006F62F8">
      <w:pPr>
        <w:spacing w:after="0"/>
        <w:contextualSpacing/>
        <w:rPr>
          <w:b/>
          <w:sz w:val="24"/>
          <w:szCs w:val="24"/>
        </w:rPr>
      </w:pPr>
      <w:r w:rsidRPr="006F62F8">
        <w:rPr>
          <w:b/>
          <w:sz w:val="24"/>
          <w:szCs w:val="24"/>
        </w:rPr>
        <w:t>Ako rastlinku spoznať?</w:t>
      </w:r>
    </w:p>
    <w:p w14:paraId="48A43AE2" w14:textId="41FB1069" w:rsidR="00FB3257" w:rsidRPr="006F62F8" w:rsidRDefault="00035E47" w:rsidP="006F62F8">
      <w:pPr>
        <w:spacing w:after="0"/>
        <w:contextualSpacing/>
        <w:rPr>
          <w:sz w:val="24"/>
          <w:szCs w:val="24"/>
        </w:rPr>
      </w:pPr>
      <w:r w:rsidRPr="006F62F8">
        <w:rPr>
          <w:sz w:val="24"/>
          <w:szCs w:val="24"/>
        </w:rPr>
        <w:t xml:space="preserve">Sedmokráska je bežná divoká kvetina, ktorá rastie skoro všade, či v prírode alebo na našich záhradných trávnikoch. </w:t>
      </w:r>
      <w:r w:rsidR="00FB3257" w:rsidRPr="006F62F8">
        <w:rPr>
          <w:sz w:val="24"/>
          <w:szCs w:val="24"/>
        </w:rPr>
        <w:t>Každý kv</w:t>
      </w:r>
      <w:r w:rsidRPr="006F62F8">
        <w:rPr>
          <w:sz w:val="24"/>
          <w:szCs w:val="24"/>
        </w:rPr>
        <w:t>i</w:t>
      </w:r>
      <w:r w:rsidR="00FB3257" w:rsidRPr="006F62F8">
        <w:rPr>
          <w:sz w:val="24"/>
          <w:szCs w:val="24"/>
        </w:rPr>
        <w:t>et</w:t>
      </w:r>
      <w:r w:rsidRPr="006F62F8">
        <w:rPr>
          <w:sz w:val="24"/>
          <w:szCs w:val="24"/>
        </w:rPr>
        <w:t>ok</w:t>
      </w:r>
      <w:r w:rsidR="005F07C9" w:rsidRPr="006F62F8">
        <w:rPr>
          <w:sz w:val="24"/>
          <w:szCs w:val="24"/>
        </w:rPr>
        <w:t xml:space="preserve"> má ružicu malých</w:t>
      </w:r>
      <w:r w:rsidR="00FB3257" w:rsidRPr="006F62F8">
        <w:rPr>
          <w:sz w:val="24"/>
          <w:szCs w:val="24"/>
        </w:rPr>
        <w:t xml:space="preserve"> tenkých bielych okvetných lístkov</w:t>
      </w:r>
      <w:r w:rsidR="005F07C9" w:rsidRPr="006F62F8">
        <w:rPr>
          <w:sz w:val="24"/>
          <w:szCs w:val="24"/>
        </w:rPr>
        <w:t xml:space="preserve"> obklopujúcich jasnožltý stred a vyrastá z jednej</w:t>
      </w:r>
      <w:r w:rsidRPr="006F62F8">
        <w:rPr>
          <w:sz w:val="24"/>
          <w:szCs w:val="24"/>
        </w:rPr>
        <w:t xml:space="preserve"> jemne chlpatej stonky.</w:t>
      </w:r>
      <w:r w:rsidR="00FB3257" w:rsidRPr="006F62F8">
        <w:rPr>
          <w:sz w:val="24"/>
          <w:szCs w:val="24"/>
        </w:rPr>
        <w:t xml:space="preserve"> Okvetné líst</w:t>
      </w:r>
      <w:r w:rsidR="005F07C9" w:rsidRPr="006F62F8">
        <w:rPr>
          <w:sz w:val="24"/>
          <w:szCs w:val="24"/>
        </w:rPr>
        <w:t>ky môžu byť niekedy sfarbené do</w:t>
      </w:r>
      <w:r w:rsidR="00FB3257" w:rsidRPr="006F62F8">
        <w:rPr>
          <w:sz w:val="24"/>
          <w:szCs w:val="24"/>
        </w:rPr>
        <w:t xml:space="preserve">ružova. </w:t>
      </w:r>
      <w:r w:rsidR="005F07C9" w:rsidRPr="006F62F8">
        <w:rPr>
          <w:sz w:val="24"/>
          <w:szCs w:val="24"/>
        </w:rPr>
        <w:t>Sedmokráska</w:t>
      </w:r>
      <w:r w:rsidR="00AD33F5" w:rsidRPr="006F62F8">
        <w:rPr>
          <w:sz w:val="24"/>
          <w:szCs w:val="24"/>
        </w:rPr>
        <w:t xml:space="preserve"> sa rozširuje a odolá aj pošliapaniu. </w:t>
      </w:r>
    </w:p>
    <w:p w14:paraId="357EEA4A" w14:textId="77777777" w:rsidR="006F62F8" w:rsidRDefault="006F62F8" w:rsidP="006F62F8">
      <w:pPr>
        <w:spacing w:after="0"/>
        <w:contextualSpacing/>
        <w:rPr>
          <w:b/>
          <w:sz w:val="24"/>
          <w:szCs w:val="24"/>
        </w:rPr>
      </w:pPr>
    </w:p>
    <w:p w14:paraId="5F73BF60" w14:textId="492542C2" w:rsidR="00E55716" w:rsidRPr="006F62F8" w:rsidRDefault="00E55716" w:rsidP="006F62F8">
      <w:pPr>
        <w:spacing w:after="0"/>
        <w:contextualSpacing/>
        <w:rPr>
          <w:b/>
          <w:sz w:val="24"/>
          <w:szCs w:val="24"/>
        </w:rPr>
      </w:pPr>
      <w:r w:rsidRPr="006F62F8">
        <w:rPr>
          <w:b/>
          <w:sz w:val="24"/>
          <w:szCs w:val="24"/>
        </w:rPr>
        <w:t>Kedy ju zbierať?</w:t>
      </w:r>
    </w:p>
    <w:p w14:paraId="7681A674" w14:textId="554F32C9" w:rsidR="007B260F" w:rsidRPr="006F62F8" w:rsidRDefault="007B260F" w:rsidP="006F62F8">
      <w:pPr>
        <w:spacing w:after="0"/>
        <w:contextualSpacing/>
        <w:rPr>
          <w:sz w:val="24"/>
          <w:szCs w:val="24"/>
        </w:rPr>
      </w:pPr>
      <w:r w:rsidRPr="006F62F8">
        <w:rPr>
          <w:sz w:val="24"/>
          <w:szCs w:val="24"/>
        </w:rPr>
        <w:t>Jej obrovskou výhodou je</w:t>
      </w:r>
      <w:r w:rsidR="00B603D4" w:rsidRPr="006F62F8">
        <w:rPr>
          <w:sz w:val="24"/>
          <w:szCs w:val="24"/>
        </w:rPr>
        <w:t>,</w:t>
      </w:r>
      <w:r w:rsidRPr="006F62F8">
        <w:rPr>
          <w:sz w:val="24"/>
          <w:szCs w:val="24"/>
        </w:rPr>
        <w:t xml:space="preserve"> že rastie od skorej jari do neskorej jesene a takmer </w:t>
      </w:r>
      <w:r w:rsidR="005F07C9" w:rsidRPr="006F62F8">
        <w:rPr>
          <w:sz w:val="24"/>
          <w:szCs w:val="24"/>
        </w:rPr>
        <w:t>na každých</w:t>
      </w:r>
      <w:r w:rsidR="002F58B2" w:rsidRPr="006F62F8">
        <w:rPr>
          <w:sz w:val="24"/>
          <w:szCs w:val="24"/>
        </w:rPr>
        <w:t xml:space="preserve"> slnkom presvietených miestach</w:t>
      </w:r>
      <w:r w:rsidRPr="006F62F8">
        <w:rPr>
          <w:sz w:val="24"/>
          <w:szCs w:val="24"/>
        </w:rPr>
        <w:t xml:space="preserve">. Škoda nevyužiť tento prírodný liek. </w:t>
      </w:r>
    </w:p>
    <w:p w14:paraId="119288A7" w14:textId="77777777" w:rsidR="006F62F8" w:rsidRDefault="006F62F8" w:rsidP="006F62F8">
      <w:pPr>
        <w:spacing w:after="0"/>
        <w:contextualSpacing/>
        <w:rPr>
          <w:b/>
          <w:sz w:val="24"/>
          <w:szCs w:val="24"/>
        </w:rPr>
      </w:pPr>
    </w:p>
    <w:p w14:paraId="66DBB583" w14:textId="122ADDFA" w:rsidR="00E55716" w:rsidRPr="006F62F8" w:rsidRDefault="00E55716" w:rsidP="006F62F8">
      <w:pPr>
        <w:spacing w:after="0"/>
        <w:contextualSpacing/>
        <w:rPr>
          <w:b/>
          <w:sz w:val="24"/>
          <w:szCs w:val="24"/>
        </w:rPr>
      </w:pPr>
      <w:r w:rsidRPr="006F62F8">
        <w:rPr>
          <w:b/>
          <w:sz w:val="24"/>
          <w:szCs w:val="24"/>
        </w:rPr>
        <w:t xml:space="preserve">Čo </w:t>
      </w:r>
      <w:r w:rsidR="009E4481" w:rsidRPr="006F62F8">
        <w:rPr>
          <w:b/>
          <w:sz w:val="24"/>
          <w:szCs w:val="24"/>
        </w:rPr>
        <w:t>obsahuje?</w:t>
      </w:r>
    </w:p>
    <w:p w14:paraId="15CF48B8" w14:textId="626B4DC6" w:rsidR="009E4481" w:rsidRPr="006F62F8" w:rsidRDefault="007B260F" w:rsidP="006F62F8">
      <w:pPr>
        <w:spacing w:after="0"/>
        <w:contextualSpacing/>
        <w:rPr>
          <w:sz w:val="24"/>
          <w:szCs w:val="24"/>
        </w:rPr>
      </w:pPr>
      <w:r w:rsidRPr="006F62F8">
        <w:rPr>
          <w:sz w:val="24"/>
          <w:szCs w:val="24"/>
        </w:rPr>
        <w:t>Sedmokráska obsahuje veľa vitamínov a</w:t>
      </w:r>
      <w:r w:rsidR="005F07C9" w:rsidRPr="006F62F8">
        <w:rPr>
          <w:sz w:val="24"/>
          <w:szCs w:val="24"/>
        </w:rPr>
        <w:t> </w:t>
      </w:r>
      <w:r w:rsidRPr="006F62F8">
        <w:rPr>
          <w:sz w:val="24"/>
          <w:szCs w:val="24"/>
        </w:rPr>
        <w:t>minerálo</w:t>
      </w:r>
      <w:r w:rsidR="00B603D4" w:rsidRPr="006F62F8">
        <w:rPr>
          <w:sz w:val="24"/>
          <w:szCs w:val="24"/>
        </w:rPr>
        <w:t>v</w:t>
      </w:r>
      <w:r w:rsidR="005F07C9" w:rsidRPr="006F62F8">
        <w:rPr>
          <w:sz w:val="24"/>
          <w:szCs w:val="24"/>
        </w:rPr>
        <w:t>,</w:t>
      </w:r>
      <w:r w:rsidRPr="006F62F8">
        <w:rPr>
          <w:sz w:val="24"/>
          <w:szCs w:val="24"/>
        </w:rPr>
        <w:t xml:space="preserve"> najmä v surovom stave. </w:t>
      </w:r>
      <w:r w:rsidR="009E4481" w:rsidRPr="006F62F8">
        <w:rPr>
          <w:sz w:val="24"/>
          <w:szCs w:val="24"/>
        </w:rPr>
        <w:t xml:space="preserve">Moderná štúdia </w:t>
      </w:r>
      <w:r w:rsidRPr="006F62F8">
        <w:rPr>
          <w:sz w:val="24"/>
          <w:szCs w:val="24"/>
        </w:rPr>
        <w:t>zameraná na divoké rastliny používané</w:t>
      </w:r>
      <w:r w:rsidR="009E4481" w:rsidRPr="006F62F8">
        <w:rPr>
          <w:sz w:val="24"/>
          <w:szCs w:val="24"/>
        </w:rPr>
        <w:t xml:space="preserve"> počas vojny v Bosne a Hercegovine (1992 </w:t>
      </w:r>
      <w:r w:rsidR="005F07C9" w:rsidRPr="006F62F8">
        <w:rPr>
          <w:sz w:val="24"/>
          <w:szCs w:val="24"/>
        </w:rPr>
        <w:t>–</w:t>
      </w:r>
      <w:r w:rsidR="009E4481" w:rsidRPr="006F62F8">
        <w:rPr>
          <w:sz w:val="24"/>
          <w:szCs w:val="24"/>
        </w:rPr>
        <w:t xml:space="preserve"> 1995) </w:t>
      </w:r>
      <w:r w:rsidR="009E4481" w:rsidRPr="006F62F8">
        <w:rPr>
          <w:sz w:val="24"/>
          <w:szCs w:val="24"/>
        </w:rPr>
        <w:lastRenderedPageBreak/>
        <w:t>uká</w:t>
      </w:r>
      <w:r w:rsidRPr="006F62F8">
        <w:rPr>
          <w:sz w:val="24"/>
          <w:szCs w:val="24"/>
        </w:rPr>
        <w:t>zala, že sedmokrásky obsahujú 60</w:t>
      </w:r>
      <w:r w:rsidR="00B603D4" w:rsidRPr="006F62F8">
        <w:rPr>
          <w:sz w:val="24"/>
          <w:szCs w:val="24"/>
        </w:rPr>
        <w:t xml:space="preserve"> </w:t>
      </w:r>
      <w:r w:rsidR="005F07C9" w:rsidRPr="006F62F8">
        <w:rPr>
          <w:sz w:val="24"/>
          <w:szCs w:val="24"/>
        </w:rPr>
        <w:t xml:space="preserve">– </w:t>
      </w:r>
      <w:r w:rsidRPr="006F62F8">
        <w:rPr>
          <w:sz w:val="24"/>
          <w:szCs w:val="24"/>
        </w:rPr>
        <w:t>80</w:t>
      </w:r>
      <w:r w:rsidR="009E4481" w:rsidRPr="006F62F8">
        <w:rPr>
          <w:sz w:val="24"/>
          <w:szCs w:val="24"/>
        </w:rPr>
        <w:t xml:space="preserve"> mg vitamínu C na 100 g.</w:t>
      </w:r>
      <w:r w:rsidRPr="006F62F8">
        <w:rPr>
          <w:sz w:val="24"/>
          <w:szCs w:val="24"/>
        </w:rPr>
        <w:t xml:space="preserve"> Na porovnanie</w:t>
      </w:r>
      <w:r w:rsidR="00B603D4" w:rsidRPr="006F62F8">
        <w:rPr>
          <w:sz w:val="24"/>
          <w:szCs w:val="24"/>
        </w:rPr>
        <w:t>,</w:t>
      </w:r>
      <w:r w:rsidRPr="006F62F8">
        <w:rPr>
          <w:sz w:val="24"/>
          <w:szCs w:val="24"/>
        </w:rPr>
        <w:t xml:space="preserve"> citrón obsahuje približne 50 mg. </w:t>
      </w:r>
    </w:p>
    <w:p w14:paraId="4C25846C" w14:textId="07081263" w:rsidR="00E55716" w:rsidRPr="006F62F8" w:rsidRDefault="00E55716" w:rsidP="006F62F8">
      <w:pPr>
        <w:spacing w:after="0"/>
        <w:contextualSpacing/>
        <w:rPr>
          <w:b/>
          <w:sz w:val="24"/>
          <w:szCs w:val="24"/>
        </w:rPr>
      </w:pPr>
      <w:r w:rsidRPr="006F62F8">
        <w:rPr>
          <w:b/>
          <w:sz w:val="24"/>
          <w:szCs w:val="24"/>
        </w:rPr>
        <w:t>Pri aký</w:t>
      </w:r>
      <w:r w:rsidR="003534D9" w:rsidRPr="006F62F8">
        <w:rPr>
          <w:b/>
          <w:sz w:val="24"/>
          <w:szCs w:val="24"/>
        </w:rPr>
        <w:t>ch</w:t>
      </w:r>
      <w:r w:rsidRPr="006F62F8">
        <w:rPr>
          <w:b/>
          <w:sz w:val="24"/>
          <w:szCs w:val="24"/>
        </w:rPr>
        <w:t xml:space="preserve"> problémoch </w:t>
      </w:r>
      <w:r w:rsidR="006F62F8">
        <w:rPr>
          <w:b/>
          <w:sz w:val="24"/>
          <w:szCs w:val="24"/>
        </w:rPr>
        <w:t>v</w:t>
      </w:r>
      <w:r w:rsidRPr="006F62F8">
        <w:rPr>
          <w:b/>
          <w:sz w:val="24"/>
          <w:szCs w:val="24"/>
        </w:rPr>
        <w:t>ám pomôže?</w:t>
      </w:r>
    </w:p>
    <w:p w14:paraId="56560B4F" w14:textId="3E25A522" w:rsidR="007B260F" w:rsidRPr="006F62F8" w:rsidRDefault="009E4481" w:rsidP="006F62F8">
      <w:pPr>
        <w:spacing w:after="0"/>
        <w:contextualSpacing/>
        <w:rPr>
          <w:sz w:val="24"/>
          <w:szCs w:val="24"/>
        </w:rPr>
      </w:pPr>
      <w:r w:rsidRPr="006F62F8">
        <w:rPr>
          <w:sz w:val="24"/>
          <w:szCs w:val="24"/>
        </w:rPr>
        <w:t>Je to protizápalová bylinka</w:t>
      </w:r>
      <w:r w:rsidR="007B260F" w:rsidRPr="006F62F8">
        <w:rPr>
          <w:sz w:val="24"/>
          <w:szCs w:val="24"/>
        </w:rPr>
        <w:t xml:space="preserve"> a</w:t>
      </w:r>
      <w:r w:rsidR="00B603D4" w:rsidRPr="006F62F8">
        <w:rPr>
          <w:sz w:val="24"/>
          <w:szCs w:val="24"/>
        </w:rPr>
        <w:t xml:space="preserve"> v prvom rade </w:t>
      </w:r>
      <w:r w:rsidR="007B260F" w:rsidRPr="006F62F8">
        <w:rPr>
          <w:sz w:val="24"/>
          <w:szCs w:val="24"/>
        </w:rPr>
        <w:t>posilňuje naše dýchacie cesty</w:t>
      </w:r>
      <w:r w:rsidRPr="006F62F8">
        <w:rPr>
          <w:sz w:val="24"/>
          <w:szCs w:val="24"/>
        </w:rPr>
        <w:t xml:space="preserve">. </w:t>
      </w:r>
      <w:r w:rsidR="007B260F" w:rsidRPr="006F62F8">
        <w:rPr>
          <w:sz w:val="24"/>
          <w:szCs w:val="24"/>
        </w:rPr>
        <w:t xml:space="preserve">Je močopudná, čo ocenia naše obličky a močové cesty. </w:t>
      </w:r>
    </w:p>
    <w:p w14:paraId="3DFCBB01" w14:textId="77777777" w:rsidR="009E4481" w:rsidRPr="006F62F8" w:rsidRDefault="002F58B2" w:rsidP="006F62F8">
      <w:pPr>
        <w:spacing w:after="0"/>
        <w:contextualSpacing/>
        <w:rPr>
          <w:b/>
          <w:sz w:val="24"/>
          <w:szCs w:val="24"/>
        </w:rPr>
      </w:pPr>
      <w:r w:rsidRPr="006F62F8">
        <w:rPr>
          <w:sz w:val="24"/>
          <w:szCs w:val="24"/>
        </w:rPr>
        <w:t>Taktiež p</w:t>
      </w:r>
      <w:r w:rsidR="007B260F" w:rsidRPr="006F62F8">
        <w:rPr>
          <w:sz w:val="24"/>
          <w:szCs w:val="24"/>
        </w:rPr>
        <w:t xml:space="preserve">omôže už pri prvých príznakoch kašľa alebo nádchy. </w:t>
      </w:r>
    </w:p>
    <w:p w14:paraId="75D7C7E8" w14:textId="77777777" w:rsidR="006F62F8" w:rsidRDefault="006F62F8" w:rsidP="006F62F8">
      <w:pPr>
        <w:spacing w:after="0"/>
        <w:contextualSpacing/>
        <w:rPr>
          <w:b/>
          <w:sz w:val="24"/>
          <w:szCs w:val="24"/>
        </w:rPr>
      </w:pPr>
    </w:p>
    <w:p w14:paraId="239EDF05" w14:textId="721CFEB2" w:rsidR="00E55716" w:rsidRPr="006F62F8" w:rsidRDefault="00E55716" w:rsidP="006F62F8">
      <w:pPr>
        <w:spacing w:after="0"/>
        <w:contextualSpacing/>
        <w:rPr>
          <w:b/>
          <w:sz w:val="24"/>
          <w:szCs w:val="24"/>
        </w:rPr>
      </w:pPr>
      <w:r w:rsidRPr="006F62F8">
        <w:rPr>
          <w:b/>
          <w:sz w:val="24"/>
          <w:szCs w:val="24"/>
        </w:rPr>
        <w:t>Tipy na najlepšie využitie</w:t>
      </w:r>
    </w:p>
    <w:p w14:paraId="6D9F1E5E" w14:textId="77777777" w:rsidR="006F62F8" w:rsidRDefault="006F62F8" w:rsidP="006F62F8">
      <w:pPr>
        <w:spacing w:after="0"/>
        <w:contextualSpacing/>
        <w:rPr>
          <w:b/>
          <w:sz w:val="24"/>
          <w:szCs w:val="24"/>
        </w:rPr>
      </w:pPr>
    </w:p>
    <w:p w14:paraId="20DE8B80" w14:textId="638E855D" w:rsidR="00CA460E" w:rsidRPr="006F62F8" w:rsidRDefault="00CA460E" w:rsidP="006F62F8">
      <w:pPr>
        <w:spacing w:after="0"/>
        <w:contextualSpacing/>
        <w:rPr>
          <w:b/>
          <w:sz w:val="24"/>
          <w:szCs w:val="24"/>
        </w:rPr>
      </w:pPr>
      <w:r w:rsidRPr="006F62F8">
        <w:rPr>
          <w:b/>
          <w:sz w:val="24"/>
          <w:szCs w:val="24"/>
          <w:highlight w:val="magenta"/>
        </w:rPr>
        <w:t>Kvetinkové palacinky</w:t>
      </w:r>
    </w:p>
    <w:p w14:paraId="149A6852" w14:textId="42DFA8E7" w:rsidR="00CA460E" w:rsidRPr="006F62F8" w:rsidRDefault="00CA460E" w:rsidP="006F62F8">
      <w:pPr>
        <w:spacing w:after="0"/>
        <w:contextualSpacing/>
        <w:rPr>
          <w:sz w:val="24"/>
          <w:szCs w:val="24"/>
        </w:rPr>
      </w:pPr>
      <w:r w:rsidRPr="006F62F8">
        <w:rPr>
          <w:sz w:val="24"/>
          <w:szCs w:val="24"/>
        </w:rPr>
        <w:t xml:space="preserve">Keďže </w:t>
      </w:r>
      <w:r w:rsidR="005F07C9" w:rsidRPr="006F62F8">
        <w:rPr>
          <w:sz w:val="24"/>
          <w:szCs w:val="24"/>
        </w:rPr>
        <w:t>je sedmokráska</w:t>
      </w:r>
      <w:r w:rsidRPr="006F62F8">
        <w:rPr>
          <w:sz w:val="24"/>
          <w:szCs w:val="24"/>
        </w:rPr>
        <w:t xml:space="preserve"> dobre tolerovaná deťmi, majú ju rad</w:t>
      </w:r>
      <w:r w:rsidR="00C6497D" w:rsidRPr="006F62F8">
        <w:rPr>
          <w:sz w:val="24"/>
          <w:szCs w:val="24"/>
        </w:rPr>
        <w:t>y</w:t>
      </w:r>
      <w:r w:rsidRPr="006F62F8">
        <w:rPr>
          <w:sz w:val="24"/>
          <w:szCs w:val="24"/>
        </w:rPr>
        <w:t xml:space="preserve">, je vhodné zapracovať </w:t>
      </w:r>
      <w:r w:rsidR="005F07C9" w:rsidRPr="006F62F8">
        <w:rPr>
          <w:sz w:val="24"/>
          <w:szCs w:val="24"/>
        </w:rPr>
        <w:t xml:space="preserve">ju </w:t>
      </w:r>
      <w:r w:rsidRPr="006F62F8">
        <w:rPr>
          <w:sz w:val="24"/>
          <w:szCs w:val="24"/>
        </w:rPr>
        <w:t xml:space="preserve">do ich obľúbených jedál. </w:t>
      </w:r>
      <w:r w:rsidR="008B2541" w:rsidRPr="006F62F8">
        <w:rPr>
          <w:sz w:val="24"/>
          <w:szCs w:val="24"/>
        </w:rPr>
        <w:t>My robievame bezlepkové palacinky z pohánkovej múky, ale prispôsobte si to</w:t>
      </w:r>
      <w:r w:rsidR="00C6497D" w:rsidRPr="006F62F8">
        <w:rPr>
          <w:sz w:val="24"/>
          <w:szCs w:val="24"/>
        </w:rPr>
        <w:t>,</w:t>
      </w:r>
      <w:r w:rsidR="008B2541" w:rsidRPr="006F62F8">
        <w:rPr>
          <w:sz w:val="24"/>
          <w:szCs w:val="24"/>
        </w:rPr>
        <w:t xml:space="preserve"> samozrejme</w:t>
      </w:r>
      <w:r w:rsidR="00C6497D" w:rsidRPr="006F62F8">
        <w:rPr>
          <w:sz w:val="24"/>
          <w:szCs w:val="24"/>
        </w:rPr>
        <w:t>,</w:t>
      </w:r>
      <w:r w:rsidR="008B2541" w:rsidRPr="006F62F8">
        <w:rPr>
          <w:sz w:val="24"/>
          <w:szCs w:val="24"/>
        </w:rPr>
        <w:t xml:space="preserve"> </w:t>
      </w:r>
      <w:r w:rsidR="005F07C9" w:rsidRPr="006F62F8">
        <w:rPr>
          <w:sz w:val="24"/>
          <w:szCs w:val="24"/>
        </w:rPr>
        <w:t>svojim</w:t>
      </w:r>
      <w:r w:rsidR="008B2541" w:rsidRPr="006F62F8">
        <w:rPr>
          <w:sz w:val="24"/>
          <w:szCs w:val="24"/>
        </w:rPr>
        <w:t xml:space="preserve"> osvedčených receptom. </w:t>
      </w:r>
    </w:p>
    <w:p w14:paraId="015664F2" w14:textId="77777777" w:rsidR="006F62F8" w:rsidRDefault="006F62F8" w:rsidP="006F62F8">
      <w:pPr>
        <w:spacing w:after="0"/>
        <w:contextualSpacing/>
        <w:rPr>
          <w:b/>
          <w:sz w:val="24"/>
          <w:szCs w:val="24"/>
        </w:rPr>
      </w:pPr>
    </w:p>
    <w:p w14:paraId="02A0DBD3" w14:textId="1FBF03E6" w:rsidR="008B2541" w:rsidRPr="006F62F8" w:rsidRDefault="006F62F8" w:rsidP="006F62F8">
      <w:pPr>
        <w:spacing w:after="0"/>
        <w:contextualSpacing/>
        <w:rPr>
          <w:b/>
          <w:sz w:val="24"/>
          <w:szCs w:val="24"/>
        </w:rPr>
      </w:pPr>
      <w:r>
        <w:rPr>
          <w:b/>
          <w:sz w:val="24"/>
          <w:szCs w:val="24"/>
        </w:rPr>
        <w:t>Potrebujete:</w:t>
      </w:r>
    </w:p>
    <w:p w14:paraId="701DCC72" w14:textId="1C3B223E" w:rsidR="00332D70" w:rsidRPr="006F62F8" w:rsidRDefault="00332D70" w:rsidP="006F62F8">
      <w:pPr>
        <w:spacing w:after="0"/>
        <w:contextualSpacing/>
        <w:rPr>
          <w:sz w:val="24"/>
          <w:szCs w:val="24"/>
        </w:rPr>
      </w:pPr>
      <w:r w:rsidRPr="006F62F8">
        <w:rPr>
          <w:sz w:val="24"/>
          <w:szCs w:val="24"/>
        </w:rPr>
        <w:t>500 ml rastlinného mlieka (</w:t>
      </w:r>
      <w:r w:rsidR="00211E74" w:rsidRPr="006F62F8">
        <w:rPr>
          <w:sz w:val="24"/>
          <w:szCs w:val="24"/>
        </w:rPr>
        <w:t>mandľové</w:t>
      </w:r>
      <w:r w:rsidRPr="006F62F8">
        <w:rPr>
          <w:sz w:val="24"/>
          <w:szCs w:val="24"/>
        </w:rPr>
        <w:t>, ryžové, ovsené, ale môže byť aj voda)</w:t>
      </w:r>
    </w:p>
    <w:p w14:paraId="4239245B" w14:textId="77777777" w:rsidR="00332D70" w:rsidRPr="006F62F8" w:rsidRDefault="00332D70" w:rsidP="006F62F8">
      <w:pPr>
        <w:spacing w:after="0"/>
        <w:contextualSpacing/>
        <w:rPr>
          <w:sz w:val="24"/>
          <w:szCs w:val="24"/>
        </w:rPr>
      </w:pPr>
      <w:r w:rsidRPr="006F62F8">
        <w:rPr>
          <w:sz w:val="24"/>
          <w:szCs w:val="24"/>
        </w:rPr>
        <w:t xml:space="preserve">200 g pohánkovej múky </w:t>
      </w:r>
    </w:p>
    <w:p w14:paraId="25349A0A" w14:textId="1EBF0F9A" w:rsidR="00332D70" w:rsidRPr="006F62F8" w:rsidRDefault="00332D70" w:rsidP="006F62F8">
      <w:pPr>
        <w:spacing w:after="0"/>
        <w:contextualSpacing/>
        <w:rPr>
          <w:sz w:val="24"/>
          <w:szCs w:val="24"/>
        </w:rPr>
      </w:pPr>
      <w:r w:rsidRPr="006F62F8">
        <w:rPr>
          <w:sz w:val="24"/>
          <w:szCs w:val="24"/>
        </w:rPr>
        <w:t>1 vajce (nemusí byť, držia aj tak)</w:t>
      </w:r>
    </w:p>
    <w:p w14:paraId="6E064972" w14:textId="53E337B4" w:rsidR="00332D70" w:rsidRPr="006F62F8" w:rsidRDefault="005F07C9" w:rsidP="006F62F8">
      <w:pPr>
        <w:spacing w:after="0"/>
        <w:contextualSpacing/>
        <w:rPr>
          <w:sz w:val="24"/>
          <w:szCs w:val="24"/>
        </w:rPr>
      </w:pPr>
      <w:r w:rsidRPr="006F62F8">
        <w:rPr>
          <w:sz w:val="24"/>
          <w:szCs w:val="24"/>
        </w:rPr>
        <w:t>š</w:t>
      </w:r>
      <w:r w:rsidR="00332D70" w:rsidRPr="006F62F8">
        <w:rPr>
          <w:sz w:val="24"/>
          <w:szCs w:val="24"/>
        </w:rPr>
        <w:t>tipk</w:t>
      </w:r>
      <w:r w:rsidR="00322232" w:rsidRPr="006F62F8">
        <w:rPr>
          <w:sz w:val="24"/>
          <w:szCs w:val="24"/>
        </w:rPr>
        <w:t>u</w:t>
      </w:r>
      <w:r w:rsidR="00332D70" w:rsidRPr="006F62F8">
        <w:rPr>
          <w:sz w:val="24"/>
          <w:szCs w:val="24"/>
        </w:rPr>
        <w:t xml:space="preserve"> soli</w:t>
      </w:r>
    </w:p>
    <w:p w14:paraId="023C9620" w14:textId="06C6CBC8" w:rsidR="00332D70" w:rsidRPr="006F62F8" w:rsidRDefault="005F07C9" w:rsidP="006F62F8">
      <w:pPr>
        <w:spacing w:after="0"/>
        <w:contextualSpacing/>
        <w:rPr>
          <w:sz w:val="24"/>
          <w:szCs w:val="24"/>
        </w:rPr>
      </w:pPr>
      <w:r w:rsidRPr="006F62F8">
        <w:rPr>
          <w:sz w:val="24"/>
          <w:szCs w:val="24"/>
        </w:rPr>
        <w:t>š</w:t>
      </w:r>
      <w:r w:rsidR="00332D70" w:rsidRPr="006F62F8">
        <w:rPr>
          <w:sz w:val="24"/>
          <w:szCs w:val="24"/>
        </w:rPr>
        <w:t>tipk</w:t>
      </w:r>
      <w:r w:rsidR="00322232" w:rsidRPr="006F62F8">
        <w:rPr>
          <w:sz w:val="24"/>
          <w:szCs w:val="24"/>
        </w:rPr>
        <w:t>u</w:t>
      </w:r>
      <w:r w:rsidR="00332D70" w:rsidRPr="006F62F8">
        <w:rPr>
          <w:sz w:val="24"/>
          <w:szCs w:val="24"/>
        </w:rPr>
        <w:t xml:space="preserve"> mletej škorice</w:t>
      </w:r>
    </w:p>
    <w:p w14:paraId="2B8955A8" w14:textId="77777777" w:rsidR="006F62F8" w:rsidRDefault="006F62F8" w:rsidP="006F62F8">
      <w:pPr>
        <w:spacing w:after="0"/>
        <w:contextualSpacing/>
        <w:rPr>
          <w:sz w:val="24"/>
          <w:szCs w:val="24"/>
        </w:rPr>
      </w:pPr>
    </w:p>
    <w:p w14:paraId="6957F8E7" w14:textId="7E054732" w:rsidR="00332D70" w:rsidRPr="006F62F8" w:rsidRDefault="00332D70" w:rsidP="006F62F8">
      <w:pPr>
        <w:spacing w:after="0"/>
        <w:contextualSpacing/>
        <w:rPr>
          <w:b/>
          <w:sz w:val="24"/>
          <w:szCs w:val="24"/>
        </w:rPr>
      </w:pPr>
      <w:r w:rsidRPr="006F62F8">
        <w:rPr>
          <w:b/>
          <w:sz w:val="24"/>
          <w:szCs w:val="24"/>
        </w:rPr>
        <w:t>Postup:</w:t>
      </w:r>
    </w:p>
    <w:p w14:paraId="3AC5656A" w14:textId="7195FC85" w:rsidR="00332D70" w:rsidRPr="006F62F8" w:rsidRDefault="00332D70" w:rsidP="006F62F8">
      <w:pPr>
        <w:spacing w:after="0"/>
        <w:contextualSpacing/>
        <w:rPr>
          <w:sz w:val="24"/>
          <w:szCs w:val="24"/>
        </w:rPr>
      </w:pPr>
      <w:r w:rsidRPr="006F62F8">
        <w:rPr>
          <w:sz w:val="24"/>
          <w:szCs w:val="24"/>
        </w:rPr>
        <w:t>Všetko spolu rozmixuj</w:t>
      </w:r>
      <w:r w:rsidR="00565324">
        <w:rPr>
          <w:sz w:val="24"/>
          <w:szCs w:val="24"/>
        </w:rPr>
        <w:t>t</w:t>
      </w:r>
      <w:r w:rsidRPr="006F62F8">
        <w:rPr>
          <w:sz w:val="24"/>
          <w:szCs w:val="24"/>
        </w:rPr>
        <w:t>e na hladkú tekutú hmotu a nech</w:t>
      </w:r>
      <w:r w:rsidR="00565324">
        <w:rPr>
          <w:sz w:val="24"/>
          <w:szCs w:val="24"/>
        </w:rPr>
        <w:t>ajt</w:t>
      </w:r>
      <w:r w:rsidRPr="006F62F8">
        <w:rPr>
          <w:sz w:val="24"/>
          <w:szCs w:val="24"/>
        </w:rPr>
        <w:t>e 20 minút postáť. Pohánková múka zvykne nasať ešte trochu tekutiny. Na panvic</w:t>
      </w:r>
      <w:r w:rsidR="00322232" w:rsidRPr="006F62F8">
        <w:rPr>
          <w:sz w:val="24"/>
          <w:szCs w:val="24"/>
        </w:rPr>
        <w:t>i</w:t>
      </w:r>
      <w:r w:rsidRPr="006F62F8">
        <w:rPr>
          <w:sz w:val="24"/>
          <w:szCs w:val="24"/>
        </w:rPr>
        <w:t xml:space="preserve"> na troške oleja peč</w:t>
      </w:r>
      <w:r w:rsidR="00565324">
        <w:rPr>
          <w:sz w:val="24"/>
          <w:szCs w:val="24"/>
        </w:rPr>
        <w:t>t</w:t>
      </w:r>
      <w:r w:rsidRPr="006F62F8">
        <w:rPr>
          <w:sz w:val="24"/>
          <w:szCs w:val="24"/>
        </w:rPr>
        <w:t>e palacinky</w:t>
      </w:r>
      <w:r w:rsidR="00322232" w:rsidRPr="006F62F8">
        <w:rPr>
          <w:sz w:val="24"/>
          <w:szCs w:val="24"/>
        </w:rPr>
        <w:t xml:space="preserve"> z obidvoch strán</w:t>
      </w:r>
      <w:r w:rsidRPr="006F62F8">
        <w:rPr>
          <w:sz w:val="24"/>
          <w:szCs w:val="24"/>
        </w:rPr>
        <w:t xml:space="preserve">. </w:t>
      </w:r>
    </w:p>
    <w:p w14:paraId="206CDB57" w14:textId="77777777" w:rsidR="006F62F8" w:rsidRDefault="006F62F8" w:rsidP="006F62F8">
      <w:pPr>
        <w:spacing w:after="0"/>
        <w:contextualSpacing/>
        <w:rPr>
          <w:sz w:val="24"/>
          <w:szCs w:val="24"/>
        </w:rPr>
      </w:pPr>
    </w:p>
    <w:p w14:paraId="17F6BBAA" w14:textId="6F8A1C4E" w:rsidR="006F62F8" w:rsidRDefault="006F62F8" w:rsidP="006F62F8">
      <w:pPr>
        <w:spacing w:after="0"/>
        <w:contextualSpacing/>
        <w:rPr>
          <w:sz w:val="24"/>
          <w:szCs w:val="24"/>
        </w:rPr>
      </w:pPr>
      <w:r w:rsidRPr="006F62F8">
        <w:rPr>
          <w:sz w:val="24"/>
          <w:szCs w:val="24"/>
          <w:highlight w:val="yellow"/>
        </w:rPr>
        <w:t>TIP</w:t>
      </w:r>
      <w:r w:rsidR="00076049" w:rsidRPr="006F62F8">
        <w:rPr>
          <w:sz w:val="24"/>
          <w:szCs w:val="24"/>
          <w:highlight w:val="yellow"/>
        </w:rPr>
        <w:t xml:space="preserve"> na náplň:</w:t>
      </w:r>
      <w:r w:rsidR="00076049" w:rsidRPr="006F62F8">
        <w:rPr>
          <w:sz w:val="24"/>
          <w:szCs w:val="24"/>
        </w:rPr>
        <w:t xml:space="preserve"> </w:t>
      </w:r>
    </w:p>
    <w:p w14:paraId="41D06A0D" w14:textId="1F5EEEAA" w:rsidR="00332D70" w:rsidRPr="006F62F8" w:rsidRDefault="00076049" w:rsidP="006F62F8">
      <w:pPr>
        <w:spacing w:after="0"/>
        <w:contextualSpacing/>
        <w:rPr>
          <w:sz w:val="24"/>
          <w:szCs w:val="24"/>
        </w:rPr>
      </w:pPr>
      <w:r w:rsidRPr="006F62F8">
        <w:rPr>
          <w:sz w:val="24"/>
          <w:szCs w:val="24"/>
        </w:rPr>
        <w:t xml:space="preserve">Už ste </w:t>
      </w:r>
      <w:r w:rsidR="00322232" w:rsidRPr="006F62F8">
        <w:rPr>
          <w:sz w:val="24"/>
          <w:szCs w:val="24"/>
        </w:rPr>
        <w:t xml:space="preserve">si </w:t>
      </w:r>
      <w:r w:rsidRPr="006F62F8">
        <w:rPr>
          <w:sz w:val="24"/>
          <w:szCs w:val="24"/>
        </w:rPr>
        <w:t xml:space="preserve">vyskúšali </w:t>
      </w:r>
      <w:r w:rsidR="00322232" w:rsidRPr="006F62F8">
        <w:rPr>
          <w:sz w:val="24"/>
          <w:szCs w:val="24"/>
        </w:rPr>
        <w:t xml:space="preserve">vyrobiť </w:t>
      </w:r>
      <w:r w:rsidR="00211E74" w:rsidRPr="006F62F8">
        <w:rPr>
          <w:sz w:val="24"/>
          <w:szCs w:val="24"/>
        </w:rPr>
        <w:t>bylinkové</w:t>
      </w:r>
      <w:r w:rsidRPr="006F62F8">
        <w:rPr>
          <w:sz w:val="24"/>
          <w:szCs w:val="24"/>
        </w:rPr>
        <w:t xml:space="preserve"> prášky z niektorých byliniek? Tak šup s nimi do medu a máte hotovú zdr</w:t>
      </w:r>
      <w:r w:rsidR="005F07C9" w:rsidRPr="006F62F8">
        <w:rPr>
          <w:sz w:val="24"/>
          <w:szCs w:val="24"/>
        </w:rPr>
        <w:t>avú nátierku!</w:t>
      </w:r>
      <w:r w:rsidR="00211E74" w:rsidRPr="006F62F8">
        <w:rPr>
          <w:sz w:val="24"/>
          <w:szCs w:val="24"/>
        </w:rPr>
        <w:t xml:space="preserve"> Naša obľúbená je s</w:t>
      </w:r>
      <w:r w:rsidRPr="006F62F8">
        <w:rPr>
          <w:sz w:val="24"/>
          <w:szCs w:val="24"/>
        </w:rPr>
        <w:t xml:space="preserve">o žihľavovými semiačkami. </w:t>
      </w:r>
    </w:p>
    <w:p w14:paraId="2489AAE3" w14:textId="77777777" w:rsidR="006F62F8" w:rsidRPr="006F62F8" w:rsidRDefault="006F62F8" w:rsidP="006F62F8">
      <w:pPr>
        <w:spacing w:after="0"/>
        <w:contextualSpacing/>
        <w:rPr>
          <w:b/>
          <w:sz w:val="24"/>
          <w:szCs w:val="24"/>
        </w:rPr>
      </w:pPr>
    </w:p>
    <w:p w14:paraId="4181E990" w14:textId="24607C34" w:rsidR="00211E74" w:rsidRPr="006F62F8" w:rsidRDefault="00211E74" w:rsidP="006F62F8">
      <w:pPr>
        <w:spacing w:after="0"/>
        <w:contextualSpacing/>
        <w:rPr>
          <w:b/>
          <w:sz w:val="24"/>
          <w:szCs w:val="24"/>
        </w:rPr>
      </w:pPr>
      <w:proofErr w:type="spellStart"/>
      <w:r w:rsidRPr="006F62F8">
        <w:rPr>
          <w:b/>
          <w:sz w:val="24"/>
          <w:szCs w:val="24"/>
          <w:highlight w:val="magenta"/>
        </w:rPr>
        <w:t>Sedmokrásková</w:t>
      </w:r>
      <w:proofErr w:type="spellEnd"/>
      <w:r w:rsidRPr="006F62F8">
        <w:rPr>
          <w:b/>
          <w:sz w:val="24"/>
          <w:szCs w:val="24"/>
          <w:highlight w:val="magenta"/>
        </w:rPr>
        <w:t xml:space="preserve"> polievka</w:t>
      </w:r>
    </w:p>
    <w:p w14:paraId="2FEA1D7E" w14:textId="2B14277E" w:rsidR="00211E74" w:rsidRPr="006F62F8" w:rsidRDefault="00211E74" w:rsidP="006F62F8">
      <w:pPr>
        <w:spacing w:after="0"/>
        <w:contextualSpacing/>
        <w:rPr>
          <w:sz w:val="24"/>
          <w:szCs w:val="24"/>
        </w:rPr>
      </w:pPr>
      <w:r w:rsidRPr="006F62F8">
        <w:rPr>
          <w:sz w:val="24"/>
          <w:szCs w:val="24"/>
        </w:rPr>
        <w:t xml:space="preserve">Krémové polievky sú rýchle a jednoduché, zvládne ich aj začiatočník v kuchyni. Nepotrebujete ani žiadnu smotanu či múku, zemiaky zaručia, že </w:t>
      </w:r>
      <w:r w:rsidR="007215B4" w:rsidRPr="006F62F8">
        <w:rPr>
          <w:sz w:val="24"/>
          <w:szCs w:val="24"/>
        </w:rPr>
        <w:t>bude</w:t>
      </w:r>
      <w:r w:rsidRPr="006F62F8">
        <w:rPr>
          <w:sz w:val="24"/>
          <w:szCs w:val="24"/>
        </w:rPr>
        <w:t xml:space="preserve"> polievka kr</w:t>
      </w:r>
      <w:r w:rsidR="007215B4" w:rsidRPr="006F62F8">
        <w:rPr>
          <w:sz w:val="24"/>
          <w:szCs w:val="24"/>
        </w:rPr>
        <w:t>é</w:t>
      </w:r>
      <w:r w:rsidRPr="006F62F8">
        <w:rPr>
          <w:sz w:val="24"/>
          <w:szCs w:val="24"/>
        </w:rPr>
        <w:t>mová.</w:t>
      </w:r>
    </w:p>
    <w:p w14:paraId="37ECC49A" w14:textId="77777777" w:rsidR="006F62F8" w:rsidRPr="006F62F8" w:rsidRDefault="006F62F8" w:rsidP="006F62F8">
      <w:pPr>
        <w:spacing w:after="0"/>
        <w:contextualSpacing/>
        <w:rPr>
          <w:b/>
          <w:sz w:val="24"/>
          <w:szCs w:val="24"/>
        </w:rPr>
      </w:pPr>
    </w:p>
    <w:p w14:paraId="456EBBAA" w14:textId="77777777" w:rsidR="006F62F8" w:rsidRPr="006F62F8" w:rsidRDefault="006F62F8" w:rsidP="006F62F8">
      <w:pPr>
        <w:spacing w:after="0"/>
        <w:contextualSpacing/>
        <w:rPr>
          <w:b/>
          <w:sz w:val="24"/>
          <w:szCs w:val="24"/>
        </w:rPr>
      </w:pPr>
      <w:r>
        <w:rPr>
          <w:b/>
          <w:sz w:val="24"/>
          <w:szCs w:val="24"/>
        </w:rPr>
        <w:t>Potrebujete:</w:t>
      </w:r>
    </w:p>
    <w:p w14:paraId="43CF7668" w14:textId="02F600FF" w:rsidR="00211E74" w:rsidRPr="006F62F8" w:rsidRDefault="00211E74" w:rsidP="006F62F8">
      <w:pPr>
        <w:spacing w:after="0"/>
        <w:contextualSpacing/>
        <w:rPr>
          <w:sz w:val="24"/>
          <w:szCs w:val="24"/>
        </w:rPr>
      </w:pPr>
      <w:r w:rsidRPr="006F62F8">
        <w:rPr>
          <w:sz w:val="24"/>
          <w:szCs w:val="24"/>
        </w:rPr>
        <w:t xml:space="preserve">1 </w:t>
      </w:r>
      <w:r w:rsidR="00565324">
        <w:rPr>
          <w:sz w:val="24"/>
          <w:szCs w:val="24"/>
        </w:rPr>
        <w:t xml:space="preserve">veľkú </w:t>
      </w:r>
      <w:commentRangeStart w:id="90"/>
      <w:r w:rsidRPr="006F62F8">
        <w:rPr>
          <w:sz w:val="24"/>
          <w:szCs w:val="24"/>
        </w:rPr>
        <w:t>cibuľu</w:t>
      </w:r>
      <w:commentRangeEnd w:id="90"/>
      <w:r w:rsidR="006F62F8">
        <w:rPr>
          <w:rStyle w:val="Odkaznakomentr"/>
        </w:rPr>
        <w:commentReference w:id="90"/>
      </w:r>
    </w:p>
    <w:p w14:paraId="08FE4F59" w14:textId="77777777" w:rsidR="00211E74" w:rsidRPr="006F62F8" w:rsidRDefault="00211E74" w:rsidP="006F62F8">
      <w:pPr>
        <w:spacing w:after="0"/>
        <w:contextualSpacing/>
        <w:rPr>
          <w:sz w:val="24"/>
          <w:szCs w:val="24"/>
        </w:rPr>
      </w:pPr>
      <w:r w:rsidRPr="006F62F8">
        <w:rPr>
          <w:sz w:val="24"/>
          <w:szCs w:val="24"/>
        </w:rPr>
        <w:t>6 stredne veľkých zemiakov</w:t>
      </w:r>
    </w:p>
    <w:p w14:paraId="1F36BB76" w14:textId="77777777" w:rsidR="00211E74" w:rsidRPr="006F62F8" w:rsidRDefault="00211E74" w:rsidP="006F62F8">
      <w:pPr>
        <w:spacing w:after="0"/>
        <w:contextualSpacing/>
        <w:rPr>
          <w:sz w:val="24"/>
          <w:szCs w:val="24"/>
        </w:rPr>
      </w:pPr>
      <w:r w:rsidRPr="006F62F8">
        <w:rPr>
          <w:sz w:val="24"/>
          <w:szCs w:val="24"/>
        </w:rPr>
        <w:t>1 hrsť žihľavy</w:t>
      </w:r>
    </w:p>
    <w:p w14:paraId="11C26534" w14:textId="77777777" w:rsidR="00211E74" w:rsidRPr="006F62F8" w:rsidRDefault="00211E74" w:rsidP="006F62F8">
      <w:pPr>
        <w:spacing w:after="0"/>
        <w:contextualSpacing/>
        <w:rPr>
          <w:sz w:val="24"/>
          <w:szCs w:val="24"/>
        </w:rPr>
      </w:pPr>
      <w:r w:rsidRPr="006F62F8">
        <w:rPr>
          <w:sz w:val="24"/>
          <w:szCs w:val="24"/>
        </w:rPr>
        <w:t>1 hrsť sedmokrások</w:t>
      </w:r>
    </w:p>
    <w:p w14:paraId="69B12C5E" w14:textId="5B1D2ADE" w:rsidR="00211E74" w:rsidRPr="006F62F8" w:rsidRDefault="00250BAC" w:rsidP="006F62F8">
      <w:pPr>
        <w:spacing w:after="0"/>
        <w:contextualSpacing/>
        <w:rPr>
          <w:sz w:val="24"/>
          <w:szCs w:val="24"/>
        </w:rPr>
      </w:pPr>
      <w:r w:rsidRPr="006F62F8">
        <w:rPr>
          <w:sz w:val="24"/>
          <w:szCs w:val="24"/>
        </w:rPr>
        <w:t>2</w:t>
      </w:r>
      <w:r w:rsidR="00C8624F" w:rsidRPr="006F62F8">
        <w:rPr>
          <w:sz w:val="24"/>
          <w:szCs w:val="24"/>
        </w:rPr>
        <w:t xml:space="preserve"> – </w:t>
      </w:r>
      <w:r w:rsidRPr="006F62F8">
        <w:rPr>
          <w:sz w:val="24"/>
          <w:szCs w:val="24"/>
        </w:rPr>
        <w:t xml:space="preserve">3 strúčiky cesnaku (na jar môžete použiť </w:t>
      </w:r>
      <w:r w:rsidR="008530D0" w:rsidRPr="006F62F8">
        <w:rPr>
          <w:sz w:val="24"/>
          <w:szCs w:val="24"/>
        </w:rPr>
        <w:t xml:space="preserve">cesnak </w:t>
      </w:r>
      <w:r w:rsidR="00211E74" w:rsidRPr="006F62F8">
        <w:rPr>
          <w:sz w:val="24"/>
          <w:szCs w:val="24"/>
        </w:rPr>
        <w:t>medvedí</w:t>
      </w:r>
      <w:r w:rsidR="008530D0" w:rsidRPr="006F62F8">
        <w:rPr>
          <w:sz w:val="24"/>
          <w:szCs w:val="24"/>
        </w:rPr>
        <w:t xml:space="preserve"> </w:t>
      </w:r>
      <w:r w:rsidR="005F07C9" w:rsidRPr="006F62F8">
        <w:rPr>
          <w:sz w:val="24"/>
          <w:szCs w:val="24"/>
        </w:rPr>
        <w:t>–</w:t>
      </w:r>
      <w:r w:rsidR="003534D9" w:rsidRPr="006F62F8">
        <w:rPr>
          <w:sz w:val="24"/>
          <w:szCs w:val="24"/>
        </w:rPr>
        <w:t xml:space="preserve"> </w:t>
      </w:r>
      <w:r w:rsidR="00211E74" w:rsidRPr="006F62F8">
        <w:rPr>
          <w:sz w:val="24"/>
          <w:szCs w:val="24"/>
        </w:rPr>
        <w:t xml:space="preserve">podľa chuti a kto </w:t>
      </w:r>
      <w:r w:rsidR="003534D9" w:rsidRPr="006F62F8">
        <w:rPr>
          <w:sz w:val="24"/>
          <w:szCs w:val="24"/>
        </w:rPr>
        <w:t xml:space="preserve">ako </w:t>
      </w:r>
      <w:r w:rsidR="00211E74" w:rsidRPr="006F62F8">
        <w:rPr>
          <w:sz w:val="24"/>
          <w:szCs w:val="24"/>
        </w:rPr>
        <w:t>znesie</w:t>
      </w:r>
      <w:r w:rsidRPr="006F62F8">
        <w:rPr>
          <w:sz w:val="24"/>
          <w:szCs w:val="24"/>
        </w:rPr>
        <w:t>)</w:t>
      </w:r>
    </w:p>
    <w:p w14:paraId="4CFFFFFE" w14:textId="77777777" w:rsidR="00211E74" w:rsidRPr="006F62F8" w:rsidRDefault="00211E74" w:rsidP="006F62F8">
      <w:pPr>
        <w:spacing w:after="0"/>
        <w:contextualSpacing/>
        <w:rPr>
          <w:sz w:val="24"/>
          <w:szCs w:val="24"/>
        </w:rPr>
      </w:pPr>
      <w:r w:rsidRPr="006F62F8">
        <w:rPr>
          <w:sz w:val="24"/>
          <w:szCs w:val="24"/>
        </w:rPr>
        <w:t>1,5 litra zeleninového vývaru</w:t>
      </w:r>
    </w:p>
    <w:p w14:paraId="140C980E" w14:textId="697B8554" w:rsidR="00211E74" w:rsidRPr="006F62F8" w:rsidRDefault="005F07C9" w:rsidP="006F62F8">
      <w:pPr>
        <w:spacing w:after="0"/>
        <w:contextualSpacing/>
        <w:rPr>
          <w:sz w:val="24"/>
          <w:szCs w:val="24"/>
        </w:rPr>
      </w:pPr>
      <w:r w:rsidRPr="006F62F8">
        <w:rPr>
          <w:sz w:val="24"/>
          <w:szCs w:val="24"/>
        </w:rPr>
        <w:lastRenderedPageBreak/>
        <w:t>b</w:t>
      </w:r>
      <w:r w:rsidR="00250BAC" w:rsidRPr="006F62F8">
        <w:rPr>
          <w:sz w:val="24"/>
          <w:szCs w:val="24"/>
        </w:rPr>
        <w:t>ylinky na ochutenie</w:t>
      </w:r>
      <w:r w:rsidR="00211E74" w:rsidRPr="006F62F8">
        <w:rPr>
          <w:sz w:val="24"/>
          <w:szCs w:val="24"/>
        </w:rPr>
        <w:t>: oregano, tymian, rasca</w:t>
      </w:r>
    </w:p>
    <w:p w14:paraId="42321053" w14:textId="4BAAA220" w:rsidR="00211E74" w:rsidRPr="006F62F8" w:rsidRDefault="005F07C9" w:rsidP="006F62F8">
      <w:pPr>
        <w:spacing w:after="0"/>
        <w:contextualSpacing/>
        <w:rPr>
          <w:sz w:val="24"/>
          <w:szCs w:val="24"/>
        </w:rPr>
      </w:pPr>
      <w:r w:rsidRPr="006F62F8">
        <w:rPr>
          <w:sz w:val="24"/>
          <w:szCs w:val="24"/>
        </w:rPr>
        <w:t>v</w:t>
      </w:r>
      <w:r w:rsidR="00211E74" w:rsidRPr="006F62F8">
        <w:rPr>
          <w:sz w:val="24"/>
          <w:szCs w:val="24"/>
        </w:rPr>
        <w:t xml:space="preserve">oliteľné: </w:t>
      </w:r>
      <w:r w:rsidR="00250BAC" w:rsidRPr="006F62F8">
        <w:rPr>
          <w:sz w:val="24"/>
          <w:szCs w:val="24"/>
        </w:rPr>
        <w:t>1 hrnček koreňovej</w:t>
      </w:r>
      <w:r w:rsidRPr="006F62F8">
        <w:rPr>
          <w:sz w:val="24"/>
          <w:szCs w:val="24"/>
        </w:rPr>
        <w:t xml:space="preserve"> zeleniny</w:t>
      </w:r>
      <w:r w:rsidR="00211E74" w:rsidRPr="006F62F8">
        <w:rPr>
          <w:sz w:val="24"/>
          <w:szCs w:val="24"/>
        </w:rPr>
        <w:t xml:space="preserve"> (mrkva, petržlen, kaleráb, zeler...)</w:t>
      </w:r>
    </w:p>
    <w:p w14:paraId="6A276251" w14:textId="77777777" w:rsidR="006F62F8" w:rsidRPr="006F62F8" w:rsidRDefault="006F62F8" w:rsidP="006F62F8">
      <w:pPr>
        <w:spacing w:after="0"/>
        <w:contextualSpacing/>
        <w:rPr>
          <w:b/>
          <w:sz w:val="24"/>
          <w:szCs w:val="24"/>
        </w:rPr>
      </w:pPr>
    </w:p>
    <w:p w14:paraId="15A925AF" w14:textId="6337AE52" w:rsidR="00250BAC" w:rsidRPr="006F62F8" w:rsidRDefault="00250BAC" w:rsidP="006F62F8">
      <w:pPr>
        <w:spacing w:after="0"/>
        <w:contextualSpacing/>
        <w:rPr>
          <w:b/>
          <w:sz w:val="24"/>
          <w:szCs w:val="24"/>
        </w:rPr>
      </w:pPr>
      <w:r w:rsidRPr="006F62F8">
        <w:rPr>
          <w:b/>
          <w:sz w:val="24"/>
          <w:szCs w:val="24"/>
        </w:rPr>
        <w:t>Postup</w:t>
      </w:r>
      <w:r w:rsidR="001A5FD1" w:rsidRPr="006F62F8">
        <w:rPr>
          <w:b/>
          <w:sz w:val="24"/>
          <w:szCs w:val="24"/>
        </w:rPr>
        <w:t>:</w:t>
      </w:r>
    </w:p>
    <w:p w14:paraId="3D35023F" w14:textId="4B32FB8A" w:rsidR="00250BAC" w:rsidRPr="006F62F8" w:rsidRDefault="00250BAC" w:rsidP="006F62F8">
      <w:pPr>
        <w:spacing w:after="0"/>
        <w:contextualSpacing/>
        <w:rPr>
          <w:sz w:val="24"/>
          <w:szCs w:val="24"/>
        </w:rPr>
      </w:pPr>
      <w:r w:rsidRPr="006F62F8">
        <w:rPr>
          <w:sz w:val="24"/>
          <w:szCs w:val="24"/>
        </w:rPr>
        <w:t xml:space="preserve">Cibuľu, zemiaky a </w:t>
      </w:r>
      <w:r w:rsidR="005F07C9" w:rsidRPr="006F62F8">
        <w:rPr>
          <w:sz w:val="24"/>
          <w:szCs w:val="24"/>
        </w:rPr>
        <w:t>prípadne zeleninu nakrájajte na</w:t>
      </w:r>
      <w:r w:rsidRPr="006F62F8">
        <w:rPr>
          <w:sz w:val="24"/>
          <w:szCs w:val="24"/>
        </w:rPr>
        <w:t>drobno a spolu s celými strúčikmi cesnaku restujte na oleji cca 5 minút.</w:t>
      </w:r>
      <w:r w:rsidR="006F62F8">
        <w:rPr>
          <w:sz w:val="24"/>
          <w:szCs w:val="24"/>
        </w:rPr>
        <w:t xml:space="preserve"> </w:t>
      </w:r>
      <w:r w:rsidRPr="006F62F8">
        <w:rPr>
          <w:sz w:val="24"/>
          <w:szCs w:val="24"/>
        </w:rPr>
        <w:t>Zalejte vývarom, pridajte bylinky na ochutenie a varte, kým zemiaky nie sú uvarené.</w:t>
      </w:r>
    </w:p>
    <w:p w14:paraId="661EC4D7" w14:textId="77777777" w:rsidR="006F62F8" w:rsidRDefault="006F62F8" w:rsidP="006F62F8">
      <w:pPr>
        <w:spacing w:after="0"/>
        <w:contextualSpacing/>
        <w:rPr>
          <w:sz w:val="24"/>
          <w:szCs w:val="24"/>
        </w:rPr>
      </w:pPr>
    </w:p>
    <w:p w14:paraId="18100A4C" w14:textId="024FD084" w:rsidR="00250BAC" w:rsidRPr="006F62F8" w:rsidRDefault="00250BAC" w:rsidP="006F62F8">
      <w:pPr>
        <w:spacing w:after="0"/>
        <w:contextualSpacing/>
        <w:rPr>
          <w:sz w:val="24"/>
          <w:szCs w:val="24"/>
        </w:rPr>
      </w:pPr>
      <w:r w:rsidRPr="006F62F8">
        <w:rPr>
          <w:sz w:val="24"/>
          <w:szCs w:val="24"/>
        </w:rPr>
        <w:t>Odstavte a pridajte žihľavu so sedmokráskami.</w:t>
      </w:r>
      <w:r w:rsidR="006F62F8">
        <w:rPr>
          <w:sz w:val="24"/>
          <w:szCs w:val="24"/>
        </w:rPr>
        <w:t xml:space="preserve"> </w:t>
      </w:r>
      <w:r w:rsidRPr="006F62F8">
        <w:rPr>
          <w:sz w:val="24"/>
          <w:szCs w:val="24"/>
        </w:rPr>
        <w:t>Nechajte ešte spariť pod pokrievkou cca 5 minút.</w:t>
      </w:r>
      <w:r w:rsidR="006F62F8">
        <w:rPr>
          <w:sz w:val="24"/>
          <w:szCs w:val="24"/>
        </w:rPr>
        <w:t xml:space="preserve"> </w:t>
      </w:r>
      <w:r w:rsidR="005F07C9" w:rsidRPr="006F62F8">
        <w:rPr>
          <w:sz w:val="24"/>
          <w:szCs w:val="24"/>
        </w:rPr>
        <w:t>Do</w:t>
      </w:r>
      <w:r w:rsidRPr="006F62F8">
        <w:rPr>
          <w:sz w:val="24"/>
          <w:szCs w:val="24"/>
        </w:rPr>
        <w:t>hladka rozmixujte. Odporúčam výkonný kuchynský mixér alebo vysokootáčkový ponorný ručný mixér.</w:t>
      </w:r>
      <w:r w:rsidR="006F62F8">
        <w:rPr>
          <w:sz w:val="24"/>
          <w:szCs w:val="24"/>
        </w:rPr>
        <w:t xml:space="preserve"> </w:t>
      </w:r>
      <w:r w:rsidRPr="006F62F8">
        <w:rPr>
          <w:sz w:val="24"/>
          <w:szCs w:val="24"/>
        </w:rPr>
        <w:t xml:space="preserve">Môžete ozdobiť </w:t>
      </w:r>
      <w:proofErr w:type="spellStart"/>
      <w:r w:rsidRPr="006F62F8">
        <w:rPr>
          <w:sz w:val="24"/>
          <w:szCs w:val="24"/>
        </w:rPr>
        <w:t>krutónmi</w:t>
      </w:r>
      <w:proofErr w:type="spellEnd"/>
      <w:r w:rsidRPr="006F62F8">
        <w:rPr>
          <w:sz w:val="24"/>
          <w:szCs w:val="24"/>
        </w:rPr>
        <w:t>, odporúčam hlavne deťom, ktoré bojujú so zelenou farbou</w:t>
      </w:r>
      <w:r w:rsidR="00D46DA6" w:rsidRPr="006F62F8">
        <w:rPr>
          <w:sz w:val="24"/>
          <w:szCs w:val="24"/>
        </w:rPr>
        <w:t>.</w:t>
      </w:r>
    </w:p>
    <w:p w14:paraId="703959D2" w14:textId="77777777" w:rsidR="006F62F8" w:rsidRPr="006F62F8" w:rsidRDefault="006F62F8" w:rsidP="006F62F8">
      <w:pPr>
        <w:spacing w:after="0"/>
        <w:contextualSpacing/>
        <w:rPr>
          <w:b/>
          <w:sz w:val="24"/>
          <w:szCs w:val="24"/>
        </w:rPr>
      </w:pPr>
    </w:p>
    <w:p w14:paraId="3A67D0FD" w14:textId="73431995" w:rsidR="00620A61" w:rsidRPr="006F62F8" w:rsidRDefault="00620A61" w:rsidP="006F62F8">
      <w:pPr>
        <w:spacing w:after="0"/>
        <w:contextualSpacing/>
        <w:rPr>
          <w:b/>
          <w:sz w:val="24"/>
          <w:szCs w:val="24"/>
        </w:rPr>
      </w:pPr>
      <w:proofErr w:type="spellStart"/>
      <w:r w:rsidRPr="006F62F8">
        <w:rPr>
          <w:b/>
          <w:sz w:val="24"/>
          <w:szCs w:val="24"/>
          <w:highlight w:val="magenta"/>
        </w:rPr>
        <w:t>Sedmokráskový</w:t>
      </w:r>
      <w:proofErr w:type="spellEnd"/>
      <w:r w:rsidRPr="006F62F8">
        <w:rPr>
          <w:b/>
          <w:sz w:val="24"/>
          <w:szCs w:val="24"/>
          <w:highlight w:val="magenta"/>
        </w:rPr>
        <w:t xml:space="preserve"> liečivý med</w:t>
      </w:r>
    </w:p>
    <w:p w14:paraId="3BC94969" w14:textId="4AFF1685" w:rsidR="00620A61" w:rsidRDefault="00620A61" w:rsidP="006F62F8">
      <w:pPr>
        <w:spacing w:after="0"/>
        <w:contextualSpacing/>
        <w:rPr>
          <w:sz w:val="24"/>
          <w:szCs w:val="24"/>
        </w:rPr>
      </w:pPr>
      <w:r w:rsidRPr="006F62F8">
        <w:rPr>
          <w:sz w:val="24"/>
          <w:szCs w:val="24"/>
        </w:rPr>
        <w:t>Tento med nielenže lieči náš dýchací systém a </w:t>
      </w:r>
      <w:r w:rsidR="005F07C9" w:rsidRPr="006F62F8">
        <w:rPr>
          <w:sz w:val="24"/>
          <w:szCs w:val="24"/>
        </w:rPr>
        <w:t>kašeľ, ale pomáha nám dobre a pokojne</w:t>
      </w:r>
      <w:r w:rsidRPr="006F62F8">
        <w:rPr>
          <w:sz w:val="24"/>
          <w:szCs w:val="24"/>
        </w:rPr>
        <w:t xml:space="preserve"> zaspať. </w:t>
      </w:r>
    </w:p>
    <w:p w14:paraId="370FC7DE" w14:textId="1786A1C3" w:rsidR="006F62F8" w:rsidRDefault="006F62F8" w:rsidP="006F62F8">
      <w:pPr>
        <w:spacing w:after="0"/>
        <w:contextualSpacing/>
        <w:rPr>
          <w:sz w:val="24"/>
          <w:szCs w:val="24"/>
        </w:rPr>
      </w:pPr>
    </w:p>
    <w:p w14:paraId="22F86951" w14:textId="3C2CE2C1" w:rsidR="00565324" w:rsidRDefault="00565324" w:rsidP="006F62F8">
      <w:pPr>
        <w:spacing w:after="0"/>
        <w:contextualSpacing/>
        <w:rPr>
          <w:sz w:val="24"/>
          <w:szCs w:val="24"/>
        </w:rPr>
      </w:pPr>
      <w:r w:rsidRPr="004065C3">
        <w:rPr>
          <w:b/>
          <w:bCs/>
          <w:sz w:val="24"/>
          <w:szCs w:val="24"/>
        </w:rPr>
        <w:t>Potrebujete</w:t>
      </w:r>
      <w:r>
        <w:rPr>
          <w:sz w:val="24"/>
          <w:szCs w:val="24"/>
        </w:rPr>
        <w:t>:</w:t>
      </w:r>
    </w:p>
    <w:p w14:paraId="2103DEE8" w14:textId="371B1EAA" w:rsidR="00565324" w:rsidRDefault="004065C3" w:rsidP="006F62F8">
      <w:pPr>
        <w:spacing w:after="0"/>
        <w:contextualSpacing/>
        <w:rPr>
          <w:sz w:val="24"/>
          <w:szCs w:val="24"/>
        </w:rPr>
      </w:pPr>
      <w:r>
        <w:rPr>
          <w:sz w:val="24"/>
          <w:szCs w:val="24"/>
        </w:rPr>
        <w:t>Malú misku otvorených kvietkov sedmokrásky</w:t>
      </w:r>
    </w:p>
    <w:p w14:paraId="2674333B" w14:textId="0D364505" w:rsidR="004065C3" w:rsidRDefault="004065C3" w:rsidP="006F62F8">
      <w:pPr>
        <w:spacing w:after="0"/>
        <w:contextualSpacing/>
        <w:rPr>
          <w:sz w:val="24"/>
          <w:szCs w:val="24"/>
        </w:rPr>
      </w:pPr>
      <w:r>
        <w:rPr>
          <w:sz w:val="24"/>
          <w:szCs w:val="24"/>
        </w:rPr>
        <w:t>Kvalitný domáci med</w:t>
      </w:r>
    </w:p>
    <w:p w14:paraId="76029838" w14:textId="77777777" w:rsidR="004065C3" w:rsidRPr="006F62F8" w:rsidRDefault="004065C3" w:rsidP="006F62F8">
      <w:pPr>
        <w:spacing w:after="0"/>
        <w:contextualSpacing/>
        <w:rPr>
          <w:sz w:val="24"/>
          <w:szCs w:val="24"/>
        </w:rPr>
      </w:pPr>
    </w:p>
    <w:p w14:paraId="34121045" w14:textId="3E450B2E" w:rsidR="00620A61" w:rsidRPr="006F62F8" w:rsidRDefault="006F62F8" w:rsidP="006F62F8">
      <w:pPr>
        <w:spacing w:after="0"/>
        <w:contextualSpacing/>
        <w:rPr>
          <w:b/>
          <w:sz w:val="24"/>
          <w:szCs w:val="24"/>
        </w:rPr>
      </w:pPr>
      <w:r w:rsidRPr="006F62F8">
        <w:rPr>
          <w:b/>
          <w:sz w:val="24"/>
          <w:szCs w:val="24"/>
        </w:rPr>
        <w:t>Postup:</w:t>
      </w:r>
    </w:p>
    <w:p w14:paraId="3406F9B7" w14:textId="582E5963" w:rsidR="00620A61" w:rsidRDefault="00620A61" w:rsidP="006F62F8">
      <w:pPr>
        <w:spacing w:after="0"/>
        <w:contextualSpacing/>
        <w:rPr>
          <w:sz w:val="24"/>
          <w:szCs w:val="24"/>
        </w:rPr>
      </w:pPr>
      <w:r w:rsidRPr="006F62F8">
        <w:rPr>
          <w:sz w:val="24"/>
          <w:szCs w:val="24"/>
        </w:rPr>
        <w:t xml:space="preserve">Do </w:t>
      </w:r>
      <w:r w:rsidR="004065C3">
        <w:rPr>
          <w:sz w:val="24"/>
          <w:szCs w:val="24"/>
        </w:rPr>
        <w:t xml:space="preserve">vysterilizovaného </w:t>
      </w:r>
      <w:r w:rsidRPr="006F62F8">
        <w:rPr>
          <w:sz w:val="24"/>
          <w:szCs w:val="24"/>
        </w:rPr>
        <w:t xml:space="preserve">zaváraninového pohára na striedačku poprekladajte vrstvu medu a vrstvu sedmokrások. Posledná vrstva je med. </w:t>
      </w:r>
      <w:r w:rsidR="004065C3">
        <w:rPr>
          <w:sz w:val="24"/>
          <w:szCs w:val="24"/>
        </w:rPr>
        <w:t xml:space="preserve">Pomer kvietkov k medu by mal byť maximálne 50 %. </w:t>
      </w:r>
    </w:p>
    <w:p w14:paraId="35AFD587" w14:textId="2A1B4B98" w:rsidR="00620A61" w:rsidRPr="006F62F8" w:rsidRDefault="00211E74" w:rsidP="006F62F8">
      <w:pPr>
        <w:spacing w:after="0"/>
        <w:contextualSpacing/>
        <w:rPr>
          <w:sz w:val="24"/>
          <w:szCs w:val="24"/>
        </w:rPr>
      </w:pPr>
      <w:r w:rsidRPr="006F62F8">
        <w:rPr>
          <w:sz w:val="24"/>
          <w:szCs w:val="24"/>
        </w:rPr>
        <w:t>Nechajte</w:t>
      </w:r>
      <w:r w:rsidR="00620A61" w:rsidRPr="006F62F8">
        <w:rPr>
          <w:sz w:val="24"/>
          <w:szCs w:val="24"/>
        </w:rPr>
        <w:t xml:space="preserve"> na tmavom a teplom mieste odležať niekoľko týždňov. </w:t>
      </w:r>
      <w:r w:rsidR="004065C3">
        <w:rPr>
          <w:sz w:val="24"/>
          <w:szCs w:val="24"/>
        </w:rPr>
        <w:t xml:space="preserve">Občas premiešajte. </w:t>
      </w:r>
      <w:r w:rsidR="00620A61" w:rsidRPr="006F62F8">
        <w:rPr>
          <w:sz w:val="24"/>
          <w:szCs w:val="24"/>
        </w:rPr>
        <w:t xml:space="preserve">Už nemusíte cediť. Ak </w:t>
      </w:r>
      <w:r w:rsidR="005F07C9" w:rsidRPr="006F62F8">
        <w:rPr>
          <w:sz w:val="24"/>
          <w:szCs w:val="24"/>
        </w:rPr>
        <w:t>v</w:t>
      </w:r>
      <w:r w:rsidR="00620A61" w:rsidRPr="006F62F8">
        <w:rPr>
          <w:sz w:val="24"/>
          <w:szCs w:val="24"/>
        </w:rPr>
        <w:t xml:space="preserve">ám </w:t>
      </w:r>
      <w:r w:rsidR="00455752" w:rsidRPr="006F62F8">
        <w:rPr>
          <w:sz w:val="24"/>
          <w:szCs w:val="24"/>
        </w:rPr>
        <w:t xml:space="preserve">v mede </w:t>
      </w:r>
      <w:r w:rsidR="005F07C9" w:rsidRPr="006F62F8">
        <w:rPr>
          <w:sz w:val="24"/>
          <w:szCs w:val="24"/>
        </w:rPr>
        <w:t>prekážajú</w:t>
      </w:r>
      <w:r w:rsidR="00620A61" w:rsidRPr="006F62F8">
        <w:rPr>
          <w:sz w:val="24"/>
          <w:szCs w:val="24"/>
        </w:rPr>
        <w:t xml:space="preserve"> kúsky kvietkov, môžete ho rozmixovať tyčovým mixérom na hladkú kašu. </w:t>
      </w:r>
      <w:r w:rsidR="005F07C9" w:rsidRPr="006F62F8">
        <w:rPr>
          <w:sz w:val="24"/>
          <w:szCs w:val="24"/>
        </w:rPr>
        <w:t>Odložt</w:t>
      </w:r>
      <w:r w:rsidR="00620A61" w:rsidRPr="006F62F8">
        <w:rPr>
          <w:sz w:val="24"/>
          <w:szCs w:val="24"/>
        </w:rPr>
        <w:t xml:space="preserve">e na tmavé miesto. </w:t>
      </w:r>
    </w:p>
    <w:p w14:paraId="72034668" w14:textId="77777777" w:rsidR="006F62F8" w:rsidRPr="006F62F8" w:rsidRDefault="006F62F8" w:rsidP="006F62F8">
      <w:pPr>
        <w:spacing w:after="0"/>
        <w:contextualSpacing/>
        <w:rPr>
          <w:b/>
          <w:sz w:val="24"/>
          <w:szCs w:val="24"/>
        </w:rPr>
      </w:pPr>
    </w:p>
    <w:p w14:paraId="4018A0AE" w14:textId="0F05F135" w:rsidR="00620A61" w:rsidRPr="006F62F8" w:rsidRDefault="00620A61" w:rsidP="006F62F8">
      <w:pPr>
        <w:spacing w:after="0"/>
        <w:contextualSpacing/>
        <w:rPr>
          <w:b/>
          <w:sz w:val="24"/>
          <w:szCs w:val="24"/>
        </w:rPr>
      </w:pPr>
      <w:proofErr w:type="spellStart"/>
      <w:r w:rsidRPr="006F62F8">
        <w:rPr>
          <w:b/>
          <w:sz w:val="24"/>
          <w:szCs w:val="24"/>
          <w:highlight w:val="magenta"/>
        </w:rPr>
        <w:t>Sedmokráskové</w:t>
      </w:r>
      <w:proofErr w:type="spellEnd"/>
      <w:r w:rsidRPr="006F62F8">
        <w:rPr>
          <w:b/>
          <w:sz w:val="24"/>
          <w:szCs w:val="24"/>
          <w:highlight w:val="magenta"/>
        </w:rPr>
        <w:t xml:space="preserve"> ľadové nápoje</w:t>
      </w:r>
    </w:p>
    <w:p w14:paraId="21FE9013" w14:textId="0BC321A5" w:rsidR="00D72A12" w:rsidRPr="006F62F8" w:rsidRDefault="00D72A12" w:rsidP="006F62F8">
      <w:pPr>
        <w:spacing w:after="0"/>
        <w:contextualSpacing/>
        <w:rPr>
          <w:sz w:val="24"/>
          <w:szCs w:val="24"/>
        </w:rPr>
      </w:pPr>
      <w:r w:rsidRPr="006F62F8">
        <w:rPr>
          <w:sz w:val="24"/>
          <w:szCs w:val="24"/>
        </w:rPr>
        <w:t xml:space="preserve">Vaša návšteva bude očarená krásou týchto zamrznutých byliniek. Prvýkrát pri pohľade na </w:t>
      </w:r>
      <w:proofErr w:type="spellStart"/>
      <w:r w:rsidRPr="006F62F8">
        <w:rPr>
          <w:sz w:val="24"/>
          <w:szCs w:val="24"/>
        </w:rPr>
        <w:t>ne</w:t>
      </w:r>
      <w:proofErr w:type="spellEnd"/>
      <w:r w:rsidRPr="006F62F8">
        <w:rPr>
          <w:sz w:val="24"/>
          <w:szCs w:val="24"/>
        </w:rPr>
        <w:t xml:space="preserve"> a druhýkrát pri pití nápoja, ktorý im pripravíte. Stačia </w:t>
      </w:r>
      <w:r w:rsidR="005F07C9" w:rsidRPr="006F62F8">
        <w:rPr>
          <w:sz w:val="24"/>
          <w:szCs w:val="24"/>
        </w:rPr>
        <w:t>v</w:t>
      </w:r>
      <w:r w:rsidRPr="006F62F8">
        <w:rPr>
          <w:sz w:val="24"/>
          <w:szCs w:val="24"/>
        </w:rPr>
        <w:t xml:space="preserve">ám obyčajné formičky na ľad, ideálne rôznych tvarov, ktoré naplníte vodou a vložíte do nich kvietky. Dáte do mrazničky na pár hodín. </w:t>
      </w:r>
    </w:p>
    <w:p w14:paraId="02DDC9AB" w14:textId="77777777" w:rsidR="004065C3" w:rsidRDefault="00D72A12" w:rsidP="006F62F8">
      <w:pPr>
        <w:spacing w:after="0"/>
        <w:contextualSpacing/>
        <w:rPr>
          <w:sz w:val="24"/>
          <w:szCs w:val="24"/>
        </w:rPr>
      </w:pPr>
      <w:r w:rsidRPr="006F62F8">
        <w:rPr>
          <w:sz w:val="24"/>
          <w:szCs w:val="24"/>
        </w:rPr>
        <w:t>Sedmokrásky sa budú vynímať v kokteiloch aj v čistej bublinkovej vode.</w:t>
      </w:r>
      <w:r w:rsidR="006F62F8">
        <w:rPr>
          <w:sz w:val="24"/>
          <w:szCs w:val="24"/>
        </w:rPr>
        <w:t xml:space="preserve"> </w:t>
      </w:r>
      <w:r w:rsidR="00AC1B35" w:rsidRPr="006F62F8">
        <w:rPr>
          <w:sz w:val="24"/>
          <w:szCs w:val="24"/>
        </w:rPr>
        <w:t>Môžete vyskúšať aj iné jedlé kvietky, ako</w:t>
      </w:r>
      <w:r w:rsidR="005F07C9" w:rsidRPr="006F62F8">
        <w:rPr>
          <w:sz w:val="24"/>
          <w:szCs w:val="24"/>
        </w:rPr>
        <w:t xml:space="preserve"> sú fialky, </w:t>
      </w:r>
      <w:proofErr w:type="spellStart"/>
      <w:r w:rsidR="005F07C9" w:rsidRPr="006F62F8">
        <w:rPr>
          <w:sz w:val="24"/>
          <w:szCs w:val="24"/>
        </w:rPr>
        <w:t>kapucínky</w:t>
      </w:r>
      <w:proofErr w:type="spellEnd"/>
      <w:r w:rsidR="00AC1B35" w:rsidRPr="006F62F8">
        <w:rPr>
          <w:sz w:val="24"/>
          <w:szCs w:val="24"/>
        </w:rPr>
        <w:t xml:space="preserve"> či ruže.</w:t>
      </w:r>
    </w:p>
    <w:p w14:paraId="041602EA" w14:textId="77777777" w:rsidR="004065C3" w:rsidRDefault="004065C3" w:rsidP="006F62F8">
      <w:pPr>
        <w:spacing w:after="0"/>
        <w:contextualSpacing/>
        <w:rPr>
          <w:sz w:val="24"/>
          <w:szCs w:val="24"/>
        </w:rPr>
      </w:pPr>
    </w:p>
    <w:p w14:paraId="06334335" w14:textId="77777777" w:rsidR="004065C3" w:rsidRDefault="004065C3" w:rsidP="006F62F8">
      <w:pPr>
        <w:spacing w:after="0"/>
        <w:contextualSpacing/>
        <w:rPr>
          <w:sz w:val="24"/>
          <w:szCs w:val="24"/>
        </w:rPr>
      </w:pPr>
      <w:r w:rsidRPr="004065C3">
        <w:rPr>
          <w:b/>
          <w:bCs/>
          <w:sz w:val="24"/>
          <w:szCs w:val="24"/>
        </w:rPr>
        <w:t>Budete potrebovať</w:t>
      </w:r>
      <w:r>
        <w:rPr>
          <w:sz w:val="24"/>
          <w:szCs w:val="24"/>
        </w:rPr>
        <w:t>:</w:t>
      </w:r>
    </w:p>
    <w:p w14:paraId="568455C8" w14:textId="4DA3EB13" w:rsidR="004065C3" w:rsidRDefault="004065C3" w:rsidP="006F62F8">
      <w:pPr>
        <w:spacing w:after="0"/>
        <w:contextualSpacing/>
        <w:rPr>
          <w:sz w:val="24"/>
          <w:szCs w:val="24"/>
        </w:rPr>
      </w:pPr>
      <w:r>
        <w:rPr>
          <w:sz w:val="24"/>
          <w:szCs w:val="24"/>
        </w:rPr>
        <w:t xml:space="preserve">Kvietky sedmokrásky, alebo aj iné jedlé kvietky (pľúcnik, prvosienka, levanduľa, ďatelina, </w:t>
      </w:r>
      <w:proofErr w:type="spellStart"/>
      <w:r>
        <w:rPr>
          <w:sz w:val="24"/>
          <w:szCs w:val="24"/>
        </w:rPr>
        <w:t>borák</w:t>
      </w:r>
      <w:proofErr w:type="spellEnd"/>
      <w:r>
        <w:rPr>
          <w:sz w:val="24"/>
          <w:szCs w:val="24"/>
        </w:rPr>
        <w:t>, harmanček, púpava, ruža, nechtík, kapucínka...)</w:t>
      </w:r>
    </w:p>
    <w:p w14:paraId="2B9ED852" w14:textId="2205616B" w:rsidR="00AC1B35" w:rsidRDefault="004065C3" w:rsidP="006F62F8">
      <w:pPr>
        <w:spacing w:after="0"/>
        <w:contextualSpacing/>
        <w:rPr>
          <w:sz w:val="24"/>
          <w:szCs w:val="24"/>
        </w:rPr>
      </w:pPr>
      <w:r>
        <w:rPr>
          <w:sz w:val="24"/>
          <w:szCs w:val="24"/>
        </w:rPr>
        <w:t>Nádobky na ľad, ideálne silikónové</w:t>
      </w:r>
    </w:p>
    <w:p w14:paraId="196133A9" w14:textId="3BF08F61" w:rsidR="004065C3" w:rsidRDefault="004065C3" w:rsidP="006F62F8">
      <w:pPr>
        <w:spacing w:after="0"/>
        <w:contextualSpacing/>
        <w:rPr>
          <w:sz w:val="24"/>
          <w:szCs w:val="24"/>
        </w:rPr>
      </w:pPr>
      <w:r w:rsidRPr="004065C3">
        <w:rPr>
          <w:b/>
          <w:bCs/>
          <w:sz w:val="24"/>
          <w:szCs w:val="24"/>
        </w:rPr>
        <w:lastRenderedPageBreak/>
        <w:t>Postup</w:t>
      </w:r>
      <w:r>
        <w:rPr>
          <w:sz w:val="24"/>
          <w:szCs w:val="24"/>
        </w:rPr>
        <w:t>:</w:t>
      </w:r>
    </w:p>
    <w:p w14:paraId="16B94944" w14:textId="0D19DD60" w:rsidR="004065C3" w:rsidRDefault="004065C3" w:rsidP="004065C3">
      <w:pPr>
        <w:spacing w:after="0"/>
        <w:contextualSpacing/>
        <w:rPr>
          <w:sz w:val="24"/>
          <w:szCs w:val="24"/>
        </w:rPr>
      </w:pPr>
      <w:r>
        <w:rPr>
          <w:sz w:val="24"/>
          <w:szCs w:val="24"/>
        </w:rPr>
        <w:t xml:space="preserve">Ak používate vodu z vodovodu, nechajte ju zovrieť a vychladnúť. </w:t>
      </w:r>
      <w:r w:rsidRPr="004065C3">
        <w:rPr>
          <w:sz w:val="24"/>
          <w:szCs w:val="24"/>
        </w:rPr>
        <w:t xml:space="preserve">Pridajte jedlé kvety do </w:t>
      </w:r>
      <w:r>
        <w:rPr>
          <w:sz w:val="24"/>
          <w:szCs w:val="24"/>
        </w:rPr>
        <w:t>nádobiek na ľad a opatrne zalejte</w:t>
      </w:r>
      <w:r w:rsidRPr="004065C3">
        <w:rPr>
          <w:sz w:val="24"/>
          <w:szCs w:val="24"/>
        </w:rPr>
        <w:t xml:space="preserve"> vodou.</w:t>
      </w:r>
      <w:r>
        <w:rPr>
          <w:sz w:val="24"/>
          <w:szCs w:val="24"/>
        </w:rPr>
        <w:t xml:space="preserve"> </w:t>
      </w:r>
      <w:r w:rsidRPr="004065C3">
        <w:rPr>
          <w:sz w:val="24"/>
          <w:szCs w:val="24"/>
        </w:rPr>
        <w:t>Kocky ľadu zmrazte do stuhnutia, najlepšie cez noc.</w:t>
      </w:r>
    </w:p>
    <w:p w14:paraId="344E61AD" w14:textId="77777777" w:rsidR="00347A59" w:rsidRPr="006F62F8" w:rsidRDefault="00347A59" w:rsidP="004065C3">
      <w:pPr>
        <w:spacing w:after="0"/>
        <w:contextualSpacing/>
        <w:rPr>
          <w:sz w:val="24"/>
          <w:szCs w:val="24"/>
        </w:rPr>
      </w:pPr>
    </w:p>
    <w:p w14:paraId="5611440F" w14:textId="77777777" w:rsidR="00347A59" w:rsidRDefault="00347A59" w:rsidP="006F62F8">
      <w:pPr>
        <w:spacing w:after="0"/>
        <w:contextualSpacing/>
        <w:rPr>
          <w:b/>
          <w:sz w:val="24"/>
          <w:szCs w:val="24"/>
          <w:highlight w:val="magenta"/>
        </w:rPr>
      </w:pPr>
      <w:proofErr w:type="spellStart"/>
      <w:r w:rsidRPr="00347A59">
        <w:rPr>
          <w:b/>
          <w:sz w:val="24"/>
          <w:szCs w:val="24"/>
          <w:highlight w:val="magenta"/>
        </w:rPr>
        <w:t>Sedmokráskové</w:t>
      </w:r>
      <w:proofErr w:type="spellEnd"/>
      <w:r w:rsidRPr="00347A59">
        <w:rPr>
          <w:b/>
          <w:sz w:val="24"/>
          <w:szCs w:val="24"/>
          <w:highlight w:val="magenta"/>
        </w:rPr>
        <w:t xml:space="preserve"> nanuky</w:t>
      </w:r>
    </w:p>
    <w:p w14:paraId="2DE39843" w14:textId="6C25EF82" w:rsidR="00347A59" w:rsidRDefault="00347A59" w:rsidP="006F62F8">
      <w:pPr>
        <w:spacing w:after="0"/>
        <w:contextualSpacing/>
        <w:rPr>
          <w:sz w:val="24"/>
          <w:szCs w:val="24"/>
        </w:rPr>
      </w:pPr>
      <w:r w:rsidRPr="00347A59">
        <w:rPr>
          <w:sz w:val="24"/>
          <w:szCs w:val="24"/>
        </w:rPr>
        <w:t>K letu patria jahody, maliny či ríbezle</w:t>
      </w:r>
      <w:r>
        <w:rPr>
          <w:sz w:val="24"/>
          <w:szCs w:val="24"/>
        </w:rPr>
        <w:t xml:space="preserve"> a niečo na schladenie. </w:t>
      </w:r>
      <w:r w:rsidR="00752EFF" w:rsidRPr="00752EFF">
        <w:rPr>
          <w:sz w:val="24"/>
          <w:szCs w:val="24"/>
        </w:rPr>
        <w:t>Príprava mrazen</w:t>
      </w:r>
      <w:r w:rsidR="00752EFF">
        <w:rPr>
          <w:sz w:val="24"/>
          <w:szCs w:val="24"/>
        </w:rPr>
        <w:t xml:space="preserve">ých nanukov </w:t>
      </w:r>
      <w:r w:rsidR="00752EFF" w:rsidRPr="00752EFF">
        <w:rPr>
          <w:sz w:val="24"/>
          <w:szCs w:val="24"/>
        </w:rPr>
        <w:t>doma nikdy nebola jednoduchšia. Všetko, čo potrebujete</w:t>
      </w:r>
      <w:r w:rsidR="00752EFF">
        <w:rPr>
          <w:sz w:val="24"/>
          <w:szCs w:val="24"/>
        </w:rPr>
        <w:t xml:space="preserve"> je iba pár základných </w:t>
      </w:r>
      <w:r w:rsidR="00752EFF" w:rsidRPr="00752EFF">
        <w:rPr>
          <w:sz w:val="24"/>
          <w:szCs w:val="24"/>
        </w:rPr>
        <w:t>ingredienci</w:t>
      </w:r>
      <w:r w:rsidR="00752EFF">
        <w:rPr>
          <w:sz w:val="24"/>
          <w:szCs w:val="24"/>
        </w:rPr>
        <w:t xml:space="preserve">í. </w:t>
      </w:r>
    </w:p>
    <w:p w14:paraId="27692ABC" w14:textId="77777777" w:rsidR="00347A59" w:rsidRDefault="00347A59" w:rsidP="006F62F8">
      <w:pPr>
        <w:spacing w:after="0"/>
        <w:contextualSpacing/>
        <w:rPr>
          <w:sz w:val="24"/>
          <w:szCs w:val="24"/>
        </w:rPr>
      </w:pPr>
    </w:p>
    <w:p w14:paraId="20F4A55C" w14:textId="77777777" w:rsidR="00347A59" w:rsidRDefault="00347A59" w:rsidP="006F62F8">
      <w:pPr>
        <w:spacing w:after="0"/>
        <w:contextualSpacing/>
        <w:rPr>
          <w:sz w:val="24"/>
          <w:szCs w:val="24"/>
        </w:rPr>
      </w:pPr>
      <w:r w:rsidRPr="00752EFF">
        <w:rPr>
          <w:b/>
          <w:bCs/>
          <w:sz w:val="24"/>
          <w:szCs w:val="24"/>
        </w:rPr>
        <w:t>Potrebujete</w:t>
      </w:r>
      <w:r>
        <w:rPr>
          <w:sz w:val="24"/>
          <w:szCs w:val="24"/>
        </w:rPr>
        <w:t>:</w:t>
      </w:r>
    </w:p>
    <w:p w14:paraId="1AE9D1A6" w14:textId="04B77DD7" w:rsidR="00347A59" w:rsidRPr="00347A59" w:rsidRDefault="00347A59" w:rsidP="00347A59">
      <w:pPr>
        <w:spacing w:after="0"/>
        <w:contextualSpacing/>
        <w:rPr>
          <w:sz w:val="24"/>
          <w:szCs w:val="24"/>
        </w:rPr>
      </w:pPr>
      <w:r w:rsidRPr="00347A59">
        <w:rPr>
          <w:sz w:val="24"/>
          <w:szCs w:val="24"/>
        </w:rPr>
        <w:t xml:space="preserve">3 </w:t>
      </w:r>
      <w:r>
        <w:rPr>
          <w:sz w:val="24"/>
          <w:szCs w:val="24"/>
        </w:rPr>
        <w:t xml:space="preserve">hrnčeky čerstvých </w:t>
      </w:r>
      <w:r w:rsidRPr="00347A59">
        <w:rPr>
          <w:sz w:val="24"/>
          <w:szCs w:val="24"/>
        </w:rPr>
        <w:t>jahôd</w:t>
      </w:r>
    </w:p>
    <w:p w14:paraId="171C9AC9" w14:textId="68504D05" w:rsidR="00347A59" w:rsidRPr="00347A59" w:rsidRDefault="00347A59" w:rsidP="00347A59">
      <w:pPr>
        <w:spacing w:after="0"/>
        <w:contextualSpacing/>
        <w:rPr>
          <w:sz w:val="24"/>
          <w:szCs w:val="24"/>
        </w:rPr>
      </w:pPr>
      <w:r w:rsidRPr="00347A59">
        <w:rPr>
          <w:sz w:val="24"/>
          <w:szCs w:val="24"/>
        </w:rPr>
        <w:t xml:space="preserve">3/4 šálky nesladeného obyčajného </w:t>
      </w:r>
      <w:proofErr w:type="spellStart"/>
      <w:r w:rsidRPr="00347A59">
        <w:rPr>
          <w:sz w:val="24"/>
          <w:szCs w:val="24"/>
        </w:rPr>
        <w:t>vegánskeho</w:t>
      </w:r>
      <w:proofErr w:type="spellEnd"/>
      <w:r w:rsidRPr="00347A59">
        <w:rPr>
          <w:sz w:val="24"/>
          <w:szCs w:val="24"/>
        </w:rPr>
        <w:t xml:space="preserve"> jogurtu</w:t>
      </w:r>
      <w:r>
        <w:rPr>
          <w:sz w:val="24"/>
          <w:szCs w:val="24"/>
        </w:rPr>
        <w:t xml:space="preserve"> (napr. kokosový)</w:t>
      </w:r>
    </w:p>
    <w:p w14:paraId="3F6ABD74" w14:textId="085D41B8" w:rsidR="00347A59" w:rsidRDefault="00347A59" w:rsidP="00347A59">
      <w:pPr>
        <w:spacing w:after="0"/>
        <w:contextualSpacing/>
        <w:rPr>
          <w:sz w:val="24"/>
          <w:szCs w:val="24"/>
        </w:rPr>
      </w:pPr>
      <w:r w:rsidRPr="00347A59">
        <w:rPr>
          <w:sz w:val="24"/>
          <w:szCs w:val="24"/>
        </w:rPr>
        <w:t>1 lyžička vanilkového extraktu</w:t>
      </w:r>
      <w:r>
        <w:rPr>
          <w:sz w:val="24"/>
          <w:szCs w:val="24"/>
        </w:rPr>
        <w:t xml:space="preserve"> (voliteľné)</w:t>
      </w:r>
    </w:p>
    <w:p w14:paraId="7CAED7ED" w14:textId="471AA9F9" w:rsidR="00347A59" w:rsidRPr="00347A59" w:rsidRDefault="00347A59" w:rsidP="00347A59">
      <w:pPr>
        <w:spacing w:after="0"/>
        <w:contextualSpacing/>
        <w:rPr>
          <w:sz w:val="24"/>
          <w:szCs w:val="24"/>
        </w:rPr>
      </w:pPr>
      <w:r>
        <w:rPr>
          <w:sz w:val="24"/>
          <w:szCs w:val="24"/>
        </w:rPr>
        <w:t>1 veľká hrsť kvietkov sedmokrások</w:t>
      </w:r>
    </w:p>
    <w:p w14:paraId="7CF2D9F6" w14:textId="77777777" w:rsidR="00347A59" w:rsidRPr="00347A59" w:rsidRDefault="00347A59" w:rsidP="00347A59">
      <w:pPr>
        <w:spacing w:after="0"/>
        <w:contextualSpacing/>
        <w:rPr>
          <w:sz w:val="24"/>
          <w:szCs w:val="24"/>
        </w:rPr>
      </w:pPr>
      <w:r w:rsidRPr="00347A59">
        <w:rPr>
          <w:sz w:val="24"/>
          <w:szCs w:val="24"/>
        </w:rPr>
        <w:t>3 až 4 lyžice javorového sirupu (alebo podľa želania)</w:t>
      </w:r>
    </w:p>
    <w:p w14:paraId="7BD9124C" w14:textId="77777777" w:rsidR="00347A59" w:rsidRDefault="00347A59" w:rsidP="00347A59">
      <w:pPr>
        <w:spacing w:after="0"/>
        <w:contextualSpacing/>
        <w:rPr>
          <w:sz w:val="24"/>
          <w:szCs w:val="24"/>
        </w:rPr>
      </w:pPr>
      <w:r w:rsidRPr="00347A59">
        <w:rPr>
          <w:sz w:val="24"/>
          <w:szCs w:val="24"/>
        </w:rPr>
        <w:t>Voliteľné: čerstvá mäta,</w:t>
      </w:r>
      <w:r>
        <w:rPr>
          <w:sz w:val="24"/>
          <w:szCs w:val="24"/>
        </w:rPr>
        <w:t xml:space="preserve"> horká čokoláda a kvietky sedmokrások</w:t>
      </w:r>
      <w:r w:rsidRPr="00347A59">
        <w:rPr>
          <w:sz w:val="24"/>
          <w:szCs w:val="24"/>
        </w:rPr>
        <w:t xml:space="preserve"> na ozdobu</w:t>
      </w:r>
    </w:p>
    <w:p w14:paraId="2DA1E51B" w14:textId="77777777" w:rsidR="00347A59" w:rsidRDefault="00347A59" w:rsidP="00347A59">
      <w:pPr>
        <w:spacing w:after="0"/>
        <w:contextualSpacing/>
        <w:rPr>
          <w:sz w:val="24"/>
          <w:szCs w:val="24"/>
        </w:rPr>
      </w:pPr>
      <w:r>
        <w:rPr>
          <w:sz w:val="24"/>
          <w:szCs w:val="24"/>
        </w:rPr>
        <w:t>Formičky na nanuky</w:t>
      </w:r>
    </w:p>
    <w:p w14:paraId="12BA98C4" w14:textId="77777777" w:rsidR="00347A59" w:rsidRDefault="00347A59" w:rsidP="00347A59">
      <w:pPr>
        <w:spacing w:after="0"/>
        <w:contextualSpacing/>
        <w:rPr>
          <w:sz w:val="24"/>
          <w:szCs w:val="24"/>
        </w:rPr>
      </w:pPr>
    </w:p>
    <w:p w14:paraId="5C647E7F" w14:textId="77777777" w:rsidR="00347A59" w:rsidRDefault="00347A59" w:rsidP="00347A59">
      <w:pPr>
        <w:spacing w:after="0"/>
        <w:contextualSpacing/>
        <w:rPr>
          <w:sz w:val="24"/>
          <w:szCs w:val="24"/>
        </w:rPr>
      </w:pPr>
      <w:r w:rsidRPr="00752EFF">
        <w:rPr>
          <w:b/>
          <w:bCs/>
          <w:sz w:val="24"/>
          <w:szCs w:val="24"/>
        </w:rPr>
        <w:t>Postup</w:t>
      </w:r>
      <w:r>
        <w:rPr>
          <w:sz w:val="24"/>
          <w:szCs w:val="24"/>
        </w:rPr>
        <w:t>:</w:t>
      </w:r>
    </w:p>
    <w:p w14:paraId="751CC2C2" w14:textId="77777777" w:rsidR="00752EFF" w:rsidRDefault="00752EFF" w:rsidP="00347A59">
      <w:pPr>
        <w:spacing w:after="0"/>
        <w:contextualSpacing/>
        <w:rPr>
          <w:sz w:val="24"/>
          <w:szCs w:val="24"/>
        </w:rPr>
      </w:pPr>
      <w:r w:rsidRPr="00752EFF">
        <w:rPr>
          <w:sz w:val="24"/>
          <w:szCs w:val="24"/>
        </w:rPr>
        <w:t>Jahod</w:t>
      </w:r>
      <w:r>
        <w:rPr>
          <w:sz w:val="24"/>
          <w:szCs w:val="24"/>
        </w:rPr>
        <w:t xml:space="preserve">y, jogurt, sedmokrásky a med alebo javorový sirup rozmixujte na hladkú konzistenciu a nalejte do pripravených formičiek na nanuky. Nechajte v mrazničke poriadne zamraziť. Roztopte si kvalitnú horká čokoládu a ozdobte s ňou hotové nanuky. Pozor, horúca čokoláda na studených nanukoch stuhne v sekunde, takže zdobenie musí byť rýchle </w:t>
      </w:r>
      <w:r w:rsidRPr="00752EFF">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63A4EBC8" w14:textId="77777777" w:rsidR="00752EFF" w:rsidRDefault="00752EFF" w:rsidP="00347A59">
      <w:pPr>
        <w:spacing w:after="0"/>
        <w:contextualSpacing/>
        <w:rPr>
          <w:sz w:val="24"/>
          <w:szCs w:val="24"/>
        </w:rPr>
      </w:pPr>
    </w:p>
    <w:p w14:paraId="2D6030A6" w14:textId="77777777" w:rsidR="00752EFF" w:rsidRDefault="00752EFF" w:rsidP="00347A59">
      <w:pPr>
        <w:spacing w:after="0"/>
        <w:contextualSpacing/>
        <w:rPr>
          <w:b/>
          <w:sz w:val="24"/>
          <w:szCs w:val="24"/>
          <w:highlight w:val="magenta"/>
        </w:rPr>
      </w:pPr>
      <w:r w:rsidRPr="00752EFF">
        <w:rPr>
          <w:b/>
          <w:sz w:val="24"/>
          <w:szCs w:val="24"/>
          <w:highlight w:val="magenta"/>
        </w:rPr>
        <w:t>Špargľový letný šalát</w:t>
      </w:r>
    </w:p>
    <w:p w14:paraId="7869B5FD" w14:textId="24B85778" w:rsidR="0052466C" w:rsidRDefault="005E49DE" w:rsidP="00347A59">
      <w:pPr>
        <w:spacing w:after="0"/>
        <w:contextualSpacing/>
        <w:rPr>
          <w:sz w:val="24"/>
          <w:szCs w:val="24"/>
        </w:rPr>
      </w:pPr>
      <w:r w:rsidRPr="005E49DE">
        <w:rPr>
          <w:sz w:val="24"/>
          <w:szCs w:val="24"/>
        </w:rPr>
        <w:t xml:space="preserve">Špargľa je </w:t>
      </w:r>
      <w:r>
        <w:rPr>
          <w:sz w:val="24"/>
          <w:szCs w:val="24"/>
        </w:rPr>
        <w:t xml:space="preserve">síce </w:t>
      </w:r>
      <w:r w:rsidRPr="005E49DE">
        <w:rPr>
          <w:sz w:val="24"/>
          <w:szCs w:val="24"/>
        </w:rPr>
        <w:t>zelenina dostupná po celý rok</w:t>
      </w:r>
      <w:r>
        <w:rPr>
          <w:sz w:val="24"/>
          <w:szCs w:val="24"/>
        </w:rPr>
        <w:t xml:space="preserve">, ale najlepšie je </w:t>
      </w:r>
      <w:r w:rsidRPr="005E49DE">
        <w:rPr>
          <w:sz w:val="24"/>
          <w:szCs w:val="24"/>
        </w:rPr>
        <w:t>na jar. Keď si kúpite špargľu čerstvú na farmárskom trhu alebo v obchode s potravinami, je najlepšie ju hneď zjesť.</w:t>
      </w:r>
      <w:r>
        <w:rPr>
          <w:sz w:val="24"/>
          <w:szCs w:val="24"/>
        </w:rPr>
        <w:t xml:space="preserve"> </w:t>
      </w:r>
      <w:r w:rsidR="0052466C">
        <w:rPr>
          <w:sz w:val="24"/>
          <w:szCs w:val="24"/>
        </w:rPr>
        <w:t>Špargľa</w:t>
      </w:r>
      <w:r w:rsidR="0052466C" w:rsidRPr="0052466C">
        <w:rPr>
          <w:sz w:val="24"/>
          <w:szCs w:val="24"/>
        </w:rPr>
        <w:t xml:space="preserve"> </w:t>
      </w:r>
      <w:r w:rsidR="0052466C">
        <w:rPr>
          <w:sz w:val="24"/>
          <w:szCs w:val="24"/>
        </w:rPr>
        <w:t>je</w:t>
      </w:r>
      <w:r w:rsidR="0052466C" w:rsidRPr="0052466C">
        <w:rPr>
          <w:sz w:val="24"/>
          <w:szCs w:val="24"/>
        </w:rPr>
        <w:t xml:space="preserve"> pln</w:t>
      </w:r>
      <w:r w:rsidR="0052466C">
        <w:rPr>
          <w:sz w:val="24"/>
          <w:szCs w:val="24"/>
        </w:rPr>
        <w:t>á</w:t>
      </w:r>
      <w:r w:rsidR="0052466C" w:rsidRPr="0052466C">
        <w:rPr>
          <w:sz w:val="24"/>
          <w:szCs w:val="24"/>
        </w:rPr>
        <w:t xml:space="preserve"> živín a poskytuj</w:t>
      </w:r>
      <w:r w:rsidR="00F821D1">
        <w:rPr>
          <w:sz w:val="24"/>
          <w:szCs w:val="24"/>
        </w:rPr>
        <w:t>e</w:t>
      </w:r>
      <w:r w:rsidR="0052466C" w:rsidRPr="0052466C">
        <w:rPr>
          <w:sz w:val="24"/>
          <w:szCs w:val="24"/>
        </w:rPr>
        <w:t xml:space="preserve"> dobrý zdroj vlákniny, vitamínu C a kyseliny listovej. Je tiež výborným zdrojom vitamínu K, základnej živiny pre zrážanlivosť krvi a zdravé kosti.</w:t>
      </w:r>
      <w:r w:rsidR="0052466C">
        <w:rPr>
          <w:sz w:val="24"/>
          <w:szCs w:val="24"/>
        </w:rPr>
        <w:t xml:space="preserve"> Do šalátov sa hodí chrumkavá, zelená špargľa. </w:t>
      </w:r>
    </w:p>
    <w:p w14:paraId="2D95CE43" w14:textId="77777777" w:rsidR="0052466C" w:rsidRDefault="0052466C" w:rsidP="00347A59">
      <w:pPr>
        <w:spacing w:after="0"/>
        <w:contextualSpacing/>
        <w:rPr>
          <w:sz w:val="24"/>
          <w:szCs w:val="24"/>
        </w:rPr>
      </w:pPr>
    </w:p>
    <w:p w14:paraId="39168814" w14:textId="77777777" w:rsidR="0052466C" w:rsidRDefault="0052466C" w:rsidP="00347A59">
      <w:pPr>
        <w:spacing w:after="0"/>
        <w:contextualSpacing/>
        <w:rPr>
          <w:sz w:val="24"/>
          <w:szCs w:val="24"/>
        </w:rPr>
      </w:pPr>
      <w:r w:rsidRPr="0052466C">
        <w:rPr>
          <w:b/>
          <w:bCs/>
          <w:sz w:val="24"/>
          <w:szCs w:val="24"/>
        </w:rPr>
        <w:t>Potrebujte</w:t>
      </w:r>
      <w:r>
        <w:rPr>
          <w:sz w:val="24"/>
          <w:szCs w:val="24"/>
        </w:rPr>
        <w:t>:</w:t>
      </w:r>
    </w:p>
    <w:p w14:paraId="016EB265" w14:textId="2F9B5E94" w:rsidR="0052466C" w:rsidRPr="0052466C" w:rsidRDefault="0052466C" w:rsidP="0052466C">
      <w:pPr>
        <w:spacing w:after="0"/>
        <w:contextualSpacing/>
        <w:rPr>
          <w:sz w:val="24"/>
          <w:szCs w:val="24"/>
        </w:rPr>
      </w:pPr>
      <w:r>
        <w:rPr>
          <w:sz w:val="24"/>
          <w:szCs w:val="24"/>
        </w:rPr>
        <w:t>1</w:t>
      </w:r>
      <w:r w:rsidRPr="0052466C">
        <w:rPr>
          <w:sz w:val="24"/>
          <w:szCs w:val="24"/>
        </w:rPr>
        <w:t xml:space="preserve"> zväz</w:t>
      </w:r>
      <w:r>
        <w:rPr>
          <w:sz w:val="24"/>
          <w:szCs w:val="24"/>
        </w:rPr>
        <w:t>ok zelenej</w:t>
      </w:r>
      <w:r w:rsidRPr="0052466C">
        <w:rPr>
          <w:sz w:val="24"/>
          <w:szCs w:val="24"/>
        </w:rPr>
        <w:t xml:space="preserve"> špargle</w:t>
      </w:r>
    </w:p>
    <w:p w14:paraId="0EBE83C4" w14:textId="6E436048" w:rsidR="0052466C" w:rsidRPr="0052466C" w:rsidRDefault="0052466C" w:rsidP="0052466C">
      <w:pPr>
        <w:spacing w:after="0"/>
        <w:contextualSpacing/>
        <w:rPr>
          <w:sz w:val="24"/>
          <w:szCs w:val="24"/>
        </w:rPr>
      </w:pPr>
      <w:r w:rsidRPr="0052466C">
        <w:rPr>
          <w:sz w:val="24"/>
          <w:szCs w:val="24"/>
        </w:rPr>
        <w:t xml:space="preserve">1 </w:t>
      </w:r>
      <w:r>
        <w:rPr>
          <w:sz w:val="24"/>
          <w:szCs w:val="24"/>
        </w:rPr>
        <w:t>PL</w:t>
      </w:r>
      <w:r w:rsidRPr="0052466C">
        <w:rPr>
          <w:sz w:val="24"/>
          <w:szCs w:val="24"/>
        </w:rPr>
        <w:t xml:space="preserve"> extra panenského olivového oleja</w:t>
      </w:r>
    </w:p>
    <w:p w14:paraId="3DD1BD16" w14:textId="2751D9BB" w:rsidR="0052466C" w:rsidRPr="0052466C" w:rsidRDefault="0052466C" w:rsidP="0052466C">
      <w:pPr>
        <w:spacing w:after="0"/>
        <w:contextualSpacing/>
        <w:rPr>
          <w:sz w:val="24"/>
          <w:szCs w:val="24"/>
        </w:rPr>
      </w:pPr>
      <w:r w:rsidRPr="0052466C">
        <w:rPr>
          <w:sz w:val="24"/>
          <w:szCs w:val="24"/>
        </w:rPr>
        <w:t xml:space="preserve">1 </w:t>
      </w:r>
      <w:r>
        <w:rPr>
          <w:sz w:val="24"/>
          <w:szCs w:val="24"/>
        </w:rPr>
        <w:t>PL</w:t>
      </w:r>
      <w:r w:rsidRPr="0052466C">
        <w:rPr>
          <w:sz w:val="24"/>
          <w:szCs w:val="24"/>
        </w:rPr>
        <w:t xml:space="preserve"> čerstvej citrónovej šťavy</w:t>
      </w:r>
    </w:p>
    <w:p w14:paraId="324FD3E4" w14:textId="0E357814" w:rsidR="0052466C" w:rsidRPr="0052466C" w:rsidRDefault="0052466C" w:rsidP="0052466C">
      <w:pPr>
        <w:spacing w:after="0"/>
        <w:contextualSpacing/>
        <w:rPr>
          <w:sz w:val="24"/>
          <w:szCs w:val="24"/>
        </w:rPr>
      </w:pPr>
      <w:r>
        <w:rPr>
          <w:sz w:val="24"/>
          <w:szCs w:val="24"/>
        </w:rPr>
        <w:t>1</w:t>
      </w:r>
      <w:r w:rsidRPr="0052466C">
        <w:rPr>
          <w:sz w:val="24"/>
          <w:szCs w:val="24"/>
        </w:rPr>
        <w:t xml:space="preserve"> strúčik cesnaku</w:t>
      </w:r>
    </w:p>
    <w:p w14:paraId="3B809A5C" w14:textId="77777777" w:rsidR="0052466C" w:rsidRPr="0052466C" w:rsidRDefault="0052466C" w:rsidP="0052466C">
      <w:pPr>
        <w:spacing w:after="0"/>
        <w:contextualSpacing/>
        <w:rPr>
          <w:sz w:val="24"/>
          <w:szCs w:val="24"/>
        </w:rPr>
      </w:pPr>
      <w:r w:rsidRPr="0052466C">
        <w:rPr>
          <w:sz w:val="24"/>
          <w:szCs w:val="24"/>
        </w:rPr>
        <w:t>½ lyžičky morskej soli</w:t>
      </w:r>
    </w:p>
    <w:p w14:paraId="4FAE8EAB" w14:textId="02A91D0A" w:rsidR="0052466C" w:rsidRPr="0052466C" w:rsidRDefault="0052466C" w:rsidP="0052466C">
      <w:pPr>
        <w:spacing w:after="0"/>
        <w:contextualSpacing/>
        <w:rPr>
          <w:sz w:val="24"/>
          <w:szCs w:val="24"/>
        </w:rPr>
      </w:pPr>
      <w:r w:rsidRPr="0052466C">
        <w:rPr>
          <w:sz w:val="24"/>
          <w:szCs w:val="24"/>
        </w:rPr>
        <w:t>mleté čierne korenie</w:t>
      </w:r>
    </w:p>
    <w:p w14:paraId="76A40864" w14:textId="3AE54127" w:rsidR="0052466C" w:rsidRPr="0052466C" w:rsidRDefault="0052466C" w:rsidP="0052466C">
      <w:pPr>
        <w:spacing w:after="0"/>
        <w:contextualSpacing/>
        <w:rPr>
          <w:sz w:val="24"/>
          <w:szCs w:val="24"/>
        </w:rPr>
      </w:pPr>
      <w:r>
        <w:rPr>
          <w:sz w:val="24"/>
          <w:szCs w:val="24"/>
        </w:rPr>
        <w:t>3 stredne veľké paradajky</w:t>
      </w:r>
    </w:p>
    <w:p w14:paraId="3682F6CC" w14:textId="2E26956D" w:rsidR="0052466C" w:rsidRDefault="0052466C" w:rsidP="0052466C">
      <w:pPr>
        <w:spacing w:after="0"/>
        <w:contextualSpacing/>
        <w:rPr>
          <w:sz w:val="24"/>
          <w:szCs w:val="24"/>
        </w:rPr>
      </w:pPr>
      <w:r w:rsidRPr="0052466C">
        <w:rPr>
          <w:sz w:val="24"/>
          <w:szCs w:val="24"/>
        </w:rPr>
        <w:t>3 reďkovky</w:t>
      </w:r>
    </w:p>
    <w:p w14:paraId="193F510A" w14:textId="51E05C4E" w:rsidR="0052466C" w:rsidRPr="0052466C" w:rsidRDefault="0052466C" w:rsidP="0052466C">
      <w:pPr>
        <w:spacing w:after="0"/>
        <w:contextualSpacing/>
        <w:rPr>
          <w:sz w:val="24"/>
          <w:szCs w:val="24"/>
        </w:rPr>
      </w:pPr>
      <w:r>
        <w:rPr>
          <w:sz w:val="24"/>
          <w:szCs w:val="24"/>
        </w:rPr>
        <w:t>1 šalotka</w:t>
      </w:r>
    </w:p>
    <w:p w14:paraId="2F942462" w14:textId="77777777" w:rsidR="0052466C" w:rsidRDefault="0052466C" w:rsidP="0052466C">
      <w:pPr>
        <w:spacing w:after="0"/>
        <w:contextualSpacing/>
        <w:rPr>
          <w:sz w:val="24"/>
          <w:szCs w:val="24"/>
        </w:rPr>
      </w:pPr>
      <w:r>
        <w:rPr>
          <w:sz w:val="24"/>
          <w:szCs w:val="24"/>
        </w:rPr>
        <w:lastRenderedPageBreak/>
        <w:t>1 menšiu misku divokých byliniek (hviezdica, kozonoha, sedmokrásky, púpavové listy)</w:t>
      </w:r>
    </w:p>
    <w:p w14:paraId="341ECFC7" w14:textId="77777777" w:rsidR="0052466C" w:rsidRDefault="0052466C" w:rsidP="0052466C">
      <w:pPr>
        <w:spacing w:after="0"/>
        <w:contextualSpacing/>
        <w:rPr>
          <w:sz w:val="24"/>
          <w:szCs w:val="24"/>
        </w:rPr>
      </w:pPr>
    </w:p>
    <w:p w14:paraId="176EC5BA" w14:textId="77777777" w:rsidR="0052466C" w:rsidRDefault="0052466C" w:rsidP="0052466C">
      <w:pPr>
        <w:spacing w:after="0"/>
        <w:contextualSpacing/>
        <w:rPr>
          <w:sz w:val="24"/>
          <w:szCs w:val="24"/>
        </w:rPr>
      </w:pPr>
      <w:r w:rsidRPr="0052466C">
        <w:rPr>
          <w:b/>
          <w:bCs/>
          <w:sz w:val="24"/>
          <w:szCs w:val="24"/>
        </w:rPr>
        <w:t>Postup</w:t>
      </w:r>
      <w:r>
        <w:rPr>
          <w:sz w:val="24"/>
          <w:szCs w:val="24"/>
        </w:rPr>
        <w:t>:</w:t>
      </w:r>
    </w:p>
    <w:p w14:paraId="3543A32A" w14:textId="26AA5702" w:rsidR="00F821D1" w:rsidRDefault="00F821D1" w:rsidP="0052466C">
      <w:pPr>
        <w:spacing w:after="0"/>
        <w:contextualSpacing/>
        <w:rPr>
          <w:sz w:val="24"/>
          <w:szCs w:val="24"/>
        </w:rPr>
      </w:pPr>
      <w:r>
        <w:rPr>
          <w:sz w:val="24"/>
          <w:szCs w:val="24"/>
        </w:rPr>
        <w:t>Zelenú šp</w:t>
      </w:r>
      <w:r w:rsidRPr="00F821D1">
        <w:rPr>
          <w:sz w:val="24"/>
          <w:szCs w:val="24"/>
        </w:rPr>
        <w:t>argľ</w:t>
      </w:r>
      <w:r>
        <w:rPr>
          <w:sz w:val="24"/>
          <w:szCs w:val="24"/>
        </w:rPr>
        <w:t>u umyte, odkrojte hrubšie spodné konce cca 2 cm a nakrájajte na menšie kúsky. V</w:t>
      </w:r>
      <w:r w:rsidRPr="00F821D1">
        <w:rPr>
          <w:sz w:val="24"/>
          <w:szCs w:val="24"/>
        </w:rPr>
        <w:t xml:space="preserve">hoďte do vriacej vody a </w:t>
      </w:r>
      <w:proofErr w:type="spellStart"/>
      <w:r w:rsidRPr="00F821D1">
        <w:rPr>
          <w:sz w:val="24"/>
          <w:szCs w:val="24"/>
        </w:rPr>
        <w:t>blanšírujte</w:t>
      </w:r>
      <w:proofErr w:type="spellEnd"/>
      <w:r w:rsidRPr="00F821D1">
        <w:rPr>
          <w:sz w:val="24"/>
          <w:szCs w:val="24"/>
        </w:rPr>
        <w:t xml:space="preserve"> asi 1 minútu, kým nebude mäkká, ale stále svetlozelená. Preneste do ľadovej vody na 1 minútu, potom sceďte. Špargľu prelož</w:t>
      </w:r>
      <w:r>
        <w:rPr>
          <w:sz w:val="24"/>
          <w:szCs w:val="24"/>
        </w:rPr>
        <w:t>t</w:t>
      </w:r>
      <w:r w:rsidRPr="00F821D1">
        <w:rPr>
          <w:sz w:val="24"/>
          <w:szCs w:val="24"/>
        </w:rPr>
        <w:t xml:space="preserve">e na kuchynskú utierku, aby </w:t>
      </w:r>
      <w:r>
        <w:rPr>
          <w:sz w:val="24"/>
          <w:szCs w:val="24"/>
        </w:rPr>
        <w:t xml:space="preserve">sa </w:t>
      </w:r>
      <w:r w:rsidRPr="00F821D1">
        <w:rPr>
          <w:sz w:val="24"/>
          <w:szCs w:val="24"/>
        </w:rPr>
        <w:t>osušila</w:t>
      </w:r>
      <w:r>
        <w:rPr>
          <w:sz w:val="24"/>
          <w:szCs w:val="24"/>
        </w:rPr>
        <w:t xml:space="preserve">. </w:t>
      </w:r>
    </w:p>
    <w:p w14:paraId="2E0B0CDE" w14:textId="0B8AAE98" w:rsidR="000A5AE2" w:rsidRPr="00752EFF" w:rsidRDefault="00F821D1" w:rsidP="0052466C">
      <w:pPr>
        <w:spacing w:after="0"/>
        <w:contextualSpacing/>
        <w:rPr>
          <w:sz w:val="24"/>
          <w:szCs w:val="24"/>
        </w:rPr>
      </w:pPr>
      <w:r>
        <w:rPr>
          <w:sz w:val="24"/>
          <w:szCs w:val="24"/>
        </w:rPr>
        <w:t xml:space="preserve">Medzitým si zeleninu nakrájajte na menšie kusy a divoké bylinky nadrobno. </w:t>
      </w:r>
      <w:r w:rsidRPr="00F821D1">
        <w:rPr>
          <w:sz w:val="24"/>
          <w:szCs w:val="24"/>
        </w:rPr>
        <w:t xml:space="preserve">Na dne </w:t>
      </w:r>
      <w:r>
        <w:rPr>
          <w:sz w:val="24"/>
          <w:szCs w:val="24"/>
        </w:rPr>
        <w:t>šalátovej misy</w:t>
      </w:r>
      <w:r w:rsidRPr="00F821D1">
        <w:rPr>
          <w:sz w:val="24"/>
          <w:szCs w:val="24"/>
        </w:rPr>
        <w:t xml:space="preserve"> zmiešajte olivový olej, citrónovú šťavu, cesnak, soľ a korenie. Pridajte špargľu</w:t>
      </w:r>
      <w:r>
        <w:rPr>
          <w:sz w:val="24"/>
          <w:szCs w:val="24"/>
        </w:rPr>
        <w:t xml:space="preserve">, zeleninu </w:t>
      </w:r>
      <w:r w:rsidRPr="00F821D1">
        <w:rPr>
          <w:sz w:val="24"/>
          <w:szCs w:val="24"/>
        </w:rPr>
        <w:t>a miešajte, kým s</w:t>
      </w:r>
      <w:r>
        <w:rPr>
          <w:sz w:val="24"/>
          <w:szCs w:val="24"/>
        </w:rPr>
        <w:t>a všetko neprepojí</w:t>
      </w:r>
      <w:r w:rsidRPr="00F821D1">
        <w:rPr>
          <w:sz w:val="24"/>
          <w:szCs w:val="24"/>
        </w:rPr>
        <w:t>.</w:t>
      </w:r>
      <w:r>
        <w:rPr>
          <w:sz w:val="24"/>
          <w:szCs w:val="24"/>
        </w:rPr>
        <w:t xml:space="preserve"> Môžete ešte posypať skorocelovým </w:t>
      </w:r>
      <w:proofErr w:type="spellStart"/>
      <w:r>
        <w:rPr>
          <w:sz w:val="24"/>
          <w:szCs w:val="24"/>
        </w:rPr>
        <w:t>snackom</w:t>
      </w:r>
      <w:proofErr w:type="spellEnd"/>
      <w:r>
        <w:rPr>
          <w:sz w:val="24"/>
          <w:szCs w:val="24"/>
        </w:rPr>
        <w:t xml:space="preserve"> z predchádzajúceho receptu. </w:t>
      </w:r>
      <w:r w:rsidR="000A5AE2" w:rsidRPr="006F62F8">
        <w:rPr>
          <w:b/>
          <w:sz w:val="24"/>
          <w:szCs w:val="24"/>
          <w:highlight w:val="yellow"/>
        </w:rPr>
        <w:br w:type="page"/>
      </w:r>
    </w:p>
    <w:p w14:paraId="67D850D7" w14:textId="081CBA93" w:rsidR="00347A59" w:rsidRPr="006F62F8" w:rsidRDefault="00B13153" w:rsidP="006F62F8">
      <w:pPr>
        <w:spacing w:after="0"/>
        <w:contextualSpacing/>
        <w:rPr>
          <w:b/>
          <w:sz w:val="24"/>
          <w:szCs w:val="24"/>
          <w:highlight w:val="yellow"/>
        </w:rPr>
      </w:pPr>
      <w:r>
        <w:rPr>
          <w:b/>
          <w:sz w:val="24"/>
          <w:szCs w:val="24"/>
          <w:highlight w:val="yellow"/>
        </w:rPr>
        <w:lastRenderedPageBreak/>
        <w:t xml:space="preserve"> </w:t>
      </w:r>
    </w:p>
    <w:p w14:paraId="5F941271" w14:textId="08667B9B" w:rsidR="00A26F76" w:rsidRPr="007B734F" w:rsidRDefault="00A26F76" w:rsidP="00A26F76">
      <w:pPr>
        <w:spacing w:after="0"/>
        <w:contextualSpacing/>
        <w:jc w:val="center"/>
        <w:rPr>
          <w:b/>
          <w:sz w:val="24"/>
          <w:szCs w:val="24"/>
          <w:highlight w:val="cyan"/>
        </w:rPr>
      </w:pPr>
      <w:r>
        <w:rPr>
          <w:b/>
          <w:sz w:val="24"/>
          <w:szCs w:val="24"/>
          <w:highlight w:val="cyan"/>
        </w:rPr>
        <w:t>ALCHEMILKA OBYČAJNÁ</w:t>
      </w:r>
      <w:r w:rsidR="00B13153">
        <w:rPr>
          <w:b/>
          <w:sz w:val="24"/>
          <w:szCs w:val="24"/>
          <w:highlight w:val="cyan"/>
        </w:rPr>
        <w:t xml:space="preserve">            </w:t>
      </w:r>
      <w:commentRangeStart w:id="91"/>
      <w:commentRangeEnd w:id="91"/>
      <w:r w:rsidR="00B13153">
        <w:rPr>
          <w:rStyle w:val="Odkaznakomentr"/>
        </w:rPr>
        <w:commentReference w:id="91"/>
      </w:r>
    </w:p>
    <w:p w14:paraId="4E946F96" w14:textId="01ED4803" w:rsidR="00A26F76" w:rsidRDefault="007B462A" w:rsidP="00A26F76">
      <w:pPr>
        <w:spacing w:after="0"/>
        <w:contextualSpacing/>
        <w:jc w:val="center"/>
        <w:rPr>
          <w:sz w:val="24"/>
          <w:szCs w:val="24"/>
        </w:rPr>
      </w:pPr>
      <w:proofErr w:type="spellStart"/>
      <w:r w:rsidRPr="007B462A">
        <w:rPr>
          <w:i/>
          <w:sz w:val="24"/>
          <w:szCs w:val="24"/>
        </w:rPr>
        <w:t>Kontryhel</w:t>
      </w:r>
      <w:proofErr w:type="spellEnd"/>
      <w:r w:rsidRPr="007B462A">
        <w:rPr>
          <w:i/>
          <w:sz w:val="24"/>
          <w:szCs w:val="24"/>
        </w:rPr>
        <w:t xml:space="preserve"> obecný </w:t>
      </w:r>
      <w:r w:rsidR="00A26F76" w:rsidRPr="007B734F">
        <w:rPr>
          <w:sz w:val="24"/>
          <w:szCs w:val="24"/>
        </w:rPr>
        <w:t xml:space="preserve">(česky) – </w:t>
      </w:r>
      <w:proofErr w:type="spellStart"/>
      <w:r w:rsidRPr="007B462A">
        <w:rPr>
          <w:i/>
          <w:sz w:val="24"/>
          <w:szCs w:val="24"/>
        </w:rPr>
        <w:t>Alchemilla</w:t>
      </w:r>
      <w:proofErr w:type="spellEnd"/>
      <w:r w:rsidRPr="007B462A">
        <w:rPr>
          <w:i/>
          <w:sz w:val="24"/>
          <w:szCs w:val="24"/>
        </w:rPr>
        <w:t xml:space="preserve"> </w:t>
      </w:r>
      <w:proofErr w:type="spellStart"/>
      <w:r w:rsidRPr="007B462A">
        <w:rPr>
          <w:i/>
          <w:sz w:val="24"/>
          <w:szCs w:val="24"/>
        </w:rPr>
        <w:t>vulgaris</w:t>
      </w:r>
      <w:proofErr w:type="spellEnd"/>
      <w:r w:rsidRPr="007B462A">
        <w:rPr>
          <w:i/>
          <w:sz w:val="24"/>
          <w:szCs w:val="24"/>
        </w:rPr>
        <w:t xml:space="preserve"> </w:t>
      </w:r>
      <w:r w:rsidR="00A26F76" w:rsidRPr="007B734F">
        <w:rPr>
          <w:sz w:val="24"/>
          <w:szCs w:val="24"/>
        </w:rPr>
        <w:t>(latinsky)</w:t>
      </w:r>
    </w:p>
    <w:p w14:paraId="06F04D12" w14:textId="77777777" w:rsidR="007B462A" w:rsidRPr="00425100" w:rsidRDefault="007B462A" w:rsidP="00204453">
      <w:pPr>
        <w:spacing w:after="0"/>
        <w:contextualSpacing/>
        <w:jc w:val="center"/>
        <w:rPr>
          <w:sz w:val="24"/>
          <w:szCs w:val="24"/>
        </w:rPr>
      </w:pPr>
    </w:p>
    <w:p w14:paraId="1C93D58E" w14:textId="4802F821" w:rsidR="00AD6F05" w:rsidRPr="00425100" w:rsidRDefault="00AD6F05" w:rsidP="00204453">
      <w:pPr>
        <w:spacing w:after="0"/>
        <w:contextualSpacing/>
        <w:jc w:val="center"/>
        <w:rPr>
          <w:b/>
          <w:sz w:val="24"/>
          <w:szCs w:val="24"/>
        </w:rPr>
      </w:pPr>
      <w:r w:rsidRPr="00425100">
        <w:rPr>
          <w:b/>
          <w:sz w:val="24"/>
          <w:szCs w:val="24"/>
        </w:rPr>
        <w:t xml:space="preserve">Privítajme magickú moc „dámskeho plášťa“. </w:t>
      </w:r>
    </w:p>
    <w:p w14:paraId="34F5DD3C" w14:textId="77777777" w:rsidR="00204453" w:rsidRPr="00425100" w:rsidRDefault="00204453" w:rsidP="00204453">
      <w:pPr>
        <w:spacing w:after="0"/>
        <w:contextualSpacing/>
        <w:jc w:val="center"/>
        <w:rPr>
          <w:sz w:val="24"/>
          <w:szCs w:val="24"/>
        </w:rPr>
      </w:pPr>
    </w:p>
    <w:p w14:paraId="6E7466C6" w14:textId="766D7295" w:rsidR="008B2541" w:rsidRPr="00425100" w:rsidRDefault="00AD6F05" w:rsidP="00204453">
      <w:pPr>
        <w:spacing w:after="0"/>
        <w:contextualSpacing/>
        <w:rPr>
          <w:sz w:val="24"/>
          <w:szCs w:val="24"/>
        </w:rPr>
      </w:pPr>
      <w:r w:rsidRPr="00425100">
        <w:rPr>
          <w:sz w:val="24"/>
          <w:szCs w:val="24"/>
        </w:rPr>
        <w:t xml:space="preserve">Áno, aj tak volali kedysi ľudia túto zázračnú bylinku. </w:t>
      </w:r>
      <w:r w:rsidR="00E7717B" w:rsidRPr="00425100">
        <w:rPr>
          <w:sz w:val="24"/>
          <w:szCs w:val="24"/>
        </w:rPr>
        <w:t xml:space="preserve">Keď prestane pršať a tráva je ešte mokrá, žiadny kvietok sa </w:t>
      </w:r>
      <w:r w:rsidRPr="00425100">
        <w:rPr>
          <w:sz w:val="24"/>
          <w:szCs w:val="24"/>
        </w:rPr>
        <w:t xml:space="preserve">krásou </w:t>
      </w:r>
      <w:r w:rsidR="00E7717B" w:rsidRPr="00425100">
        <w:rPr>
          <w:sz w:val="24"/>
          <w:szCs w:val="24"/>
        </w:rPr>
        <w:t xml:space="preserve">nevyrovná </w:t>
      </w:r>
      <w:r w:rsidRPr="00425100">
        <w:rPr>
          <w:sz w:val="24"/>
          <w:szCs w:val="24"/>
        </w:rPr>
        <w:t xml:space="preserve">lesknúcemu </w:t>
      </w:r>
      <w:r w:rsidR="00596DAD" w:rsidRPr="00425100">
        <w:rPr>
          <w:sz w:val="24"/>
          <w:szCs w:val="24"/>
        </w:rPr>
        <w:t xml:space="preserve">sa </w:t>
      </w:r>
      <w:r w:rsidR="00E7717B" w:rsidRPr="00425100">
        <w:rPr>
          <w:sz w:val="24"/>
          <w:szCs w:val="24"/>
        </w:rPr>
        <w:t>listu alchemilky s</w:t>
      </w:r>
      <w:r w:rsidRPr="00425100">
        <w:rPr>
          <w:sz w:val="24"/>
          <w:szCs w:val="24"/>
        </w:rPr>
        <w:t xml:space="preserve"> kvapkami dažďa. </w:t>
      </w:r>
      <w:r w:rsidR="00CD2BEC" w:rsidRPr="00425100">
        <w:rPr>
          <w:sz w:val="24"/>
          <w:szCs w:val="24"/>
        </w:rPr>
        <w:t>Ale nie je to iba o kráse, svoje liečivé účinky majú aj tie</w:t>
      </w:r>
      <w:r w:rsidR="00F530E9" w:rsidRPr="00425100">
        <w:rPr>
          <w:sz w:val="24"/>
          <w:szCs w:val="24"/>
        </w:rPr>
        <w:t xml:space="preserve"> malé</w:t>
      </w:r>
      <w:r w:rsidR="00CD2BEC" w:rsidRPr="00425100">
        <w:rPr>
          <w:sz w:val="24"/>
          <w:szCs w:val="24"/>
        </w:rPr>
        <w:t xml:space="preserve"> kvapky vody. Jemne si namočte prst a potrite si touto zázračnou vodičkou tvár alebo miesto, ktoré treba vyliečiť. </w:t>
      </w:r>
    </w:p>
    <w:p w14:paraId="48F3924E" w14:textId="77777777" w:rsidR="00204453" w:rsidRPr="00425100" w:rsidRDefault="00204453" w:rsidP="00204453">
      <w:pPr>
        <w:spacing w:after="0"/>
        <w:contextualSpacing/>
        <w:rPr>
          <w:sz w:val="24"/>
          <w:szCs w:val="24"/>
        </w:rPr>
      </w:pPr>
    </w:p>
    <w:p w14:paraId="0297B0FF" w14:textId="0E78BCE7" w:rsidR="00422AC8" w:rsidRPr="00425100" w:rsidRDefault="00482F43" w:rsidP="00204453">
      <w:pPr>
        <w:spacing w:after="0"/>
        <w:contextualSpacing/>
        <w:rPr>
          <w:sz w:val="24"/>
          <w:szCs w:val="24"/>
        </w:rPr>
      </w:pPr>
      <w:r w:rsidRPr="00425100">
        <w:rPr>
          <w:sz w:val="24"/>
          <w:szCs w:val="24"/>
        </w:rPr>
        <w:t>Niekoľko</w:t>
      </w:r>
      <w:r w:rsidR="00422AC8" w:rsidRPr="00425100">
        <w:rPr>
          <w:sz w:val="24"/>
          <w:szCs w:val="24"/>
        </w:rPr>
        <w:t xml:space="preserve"> lístkov alchemilky spolu s ostatnými divokými bylinkami </w:t>
      </w:r>
      <w:r w:rsidRPr="00425100">
        <w:rPr>
          <w:sz w:val="24"/>
          <w:szCs w:val="24"/>
        </w:rPr>
        <w:t xml:space="preserve">najradšej </w:t>
      </w:r>
      <w:r w:rsidR="00422AC8" w:rsidRPr="00425100">
        <w:rPr>
          <w:sz w:val="24"/>
          <w:szCs w:val="24"/>
        </w:rPr>
        <w:t>pridávame do smoothie. V</w:t>
      </w:r>
      <w:r w:rsidR="001A5FD1" w:rsidRPr="00425100">
        <w:rPr>
          <w:sz w:val="24"/>
          <w:szCs w:val="24"/>
        </w:rPr>
        <w:t> iných</w:t>
      </w:r>
      <w:r w:rsidR="00422AC8" w:rsidRPr="00425100">
        <w:rPr>
          <w:sz w:val="24"/>
          <w:szCs w:val="24"/>
        </w:rPr>
        <w:t xml:space="preserve"> prípadoch jej hrubšie kožovité listy nadrobno nasekáme a krátko tepelne upravíme. </w:t>
      </w:r>
    </w:p>
    <w:p w14:paraId="2B0F8BF3" w14:textId="77777777" w:rsidR="00204453" w:rsidRPr="00425100" w:rsidRDefault="00204453" w:rsidP="00204453">
      <w:pPr>
        <w:spacing w:after="0"/>
        <w:contextualSpacing/>
        <w:rPr>
          <w:sz w:val="24"/>
          <w:szCs w:val="24"/>
        </w:rPr>
      </w:pPr>
    </w:p>
    <w:p w14:paraId="106DCBE1" w14:textId="77777777" w:rsidR="00AD6F05" w:rsidRPr="00425100" w:rsidRDefault="00AD6F05" w:rsidP="00204453">
      <w:pPr>
        <w:spacing w:after="0"/>
        <w:contextualSpacing/>
        <w:rPr>
          <w:b/>
          <w:sz w:val="24"/>
          <w:szCs w:val="24"/>
        </w:rPr>
      </w:pPr>
      <w:r w:rsidRPr="00687CA2">
        <w:rPr>
          <w:b/>
          <w:sz w:val="24"/>
          <w:szCs w:val="24"/>
          <w:highlight w:val="yellow"/>
        </w:rPr>
        <w:t>Zaujímavé fakty</w:t>
      </w:r>
    </w:p>
    <w:p w14:paraId="5F3334C8" w14:textId="3840D36D" w:rsidR="00AD6F05" w:rsidRPr="00425100" w:rsidRDefault="00AD6F05" w:rsidP="00204453">
      <w:pPr>
        <w:pStyle w:val="Odsekzoznamu"/>
        <w:numPr>
          <w:ilvl w:val="0"/>
          <w:numId w:val="52"/>
        </w:numPr>
        <w:spacing w:after="0"/>
        <w:rPr>
          <w:sz w:val="24"/>
          <w:szCs w:val="24"/>
        </w:rPr>
      </w:pPr>
      <w:r w:rsidRPr="00425100">
        <w:rPr>
          <w:sz w:val="24"/>
          <w:szCs w:val="24"/>
        </w:rPr>
        <w:t>Názov „</w:t>
      </w:r>
      <w:proofErr w:type="spellStart"/>
      <w:r w:rsidRPr="00425100">
        <w:rPr>
          <w:sz w:val="24"/>
          <w:szCs w:val="24"/>
        </w:rPr>
        <w:t>alchemilla</w:t>
      </w:r>
      <w:proofErr w:type="spellEnd"/>
      <w:r w:rsidRPr="00425100">
        <w:rPr>
          <w:sz w:val="24"/>
          <w:szCs w:val="24"/>
        </w:rPr>
        <w:t xml:space="preserve">“ súvisí so slovom „alchýmia“. V minulosti sa myslelo, že kvapôčky vody, ktoré sa tvorili na listoch, boli najčistejšou formou vody a mohli by zmeniť bežné kovy na zlato. Bola považovaná za magickú rastlinu </w:t>
      </w:r>
      <w:r w:rsidR="005F07C9" w:rsidRPr="00425100">
        <w:rPr>
          <w:sz w:val="24"/>
          <w:szCs w:val="24"/>
        </w:rPr>
        <w:t>–</w:t>
      </w:r>
      <w:r w:rsidRPr="00425100">
        <w:rPr>
          <w:sz w:val="24"/>
          <w:szCs w:val="24"/>
        </w:rPr>
        <w:t xml:space="preserve"> a stále je!</w:t>
      </w:r>
    </w:p>
    <w:p w14:paraId="4A7CB66C" w14:textId="77777777" w:rsidR="00F20C34" w:rsidRPr="00425100" w:rsidRDefault="00F20C34" w:rsidP="00204453">
      <w:pPr>
        <w:pStyle w:val="Odsekzoznamu"/>
        <w:numPr>
          <w:ilvl w:val="0"/>
          <w:numId w:val="52"/>
        </w:numPr>
        <w:spacing w:after="0"/>
        <w:rPr>
          <w:sz w:val="24"/>
          <w:szCs w:val="24"/>
        </w:rPr>
      </w:pPr>
      <w:r w:rsidRPr="00425100">
        <w:rPr>
          <w:sz w:val="24"/>
          <w:szCs w:val="24"/>
        </w:rPr>
        <w:t xml:space="preserve">Rastlinke sa veľmi darí aj pri nízkych teplotách, preto je aj na Slovenku hojne rozšírená. </w:t>
      </w:r>
    </w:p>
    <w:p w14:paraId="2D6F17F0" w14:textId="19710CA7" w:rsidR="003661E1" w:rsidRPr="00425100" w:rsidRDefault="003661E1" w:rsidP="00204453">
      <w:pPr>
        <w:pStyle w:val="Odsekzoznamu"/>
        <w:numPr>
          <w:ilvl w:val="0"/>
          <w:numId w:val="52"/>
        </w:numPr>
        <w:spacing w:after="0"/>
        <w:rPr>
          <w:sz w:val="24"/>
          <w:szCs w:val="24"/>
        </w:rPr>
      </w:pPr>
      <w:r w:rsidRPr="00425100">
        <w:rPr>
          <w:sz w:val="24"/>
          <w:szCs w:val="24"/>
        </w:rPr>
        <w:t xml:space="preserve">V minulosti sa tvrdilo, že listy môžu dokonca obnoviť panenstvo (škoda, že </w:t>
      </w:r>
      <w:r w:rsidR="005F07C9" w:rsidRPr="00425100">
        <w:rPr>
          <w:sz w:val="24"/>
          <w:szCs w:val="24"/>
        </w:rPr>
        <w:t xml:space="preserve">som sa nikdy </w:t>
      </w:r>
      <w:r w:rsidRPr="00425100">
        <w:rPr>
          <w:sz w:val="24"/>
          <w:szCs w:val="24"/>
        </w:rPr>
        <w:t xml:space="preserve">už nedočítala, na základe čoho </w:t>
      </w:r>
      <w:r w:rsidR="005F07C9" w:rsidRPr="00425100">
        <w:rPr>
          <w:sz w:val="24"/>
          <w:szCs w:val="24"/>
        </w:rPr>
        <w:t>prišli</w:t>
      </w:r>
      <w:r w:rsidRPr="00425100">
        <w:rPr>
          <w:sz w:val="24"/>
          <w:szCs w:val="24"/>
        </w:rPr>
        <w:t xml:space="preserve"> k tomuto poznaniu).</w:t>
      </w:r>
    </w:p>
    <w:p w14:paraId="19F62FB3" w14:textId="77777777" w:rsidR="00AD6F05" w:rsidRPr="00425100" w:rsidRDefault="008C4E30" w:rsidP="00204453">
      <w:pPr>
        <w:pStyle w:val="Odsekzoznamu"/>
        <w:numPr>
          <w:ilvl w:val="0"/>
          <w:numId w:val="52"/>
        </w:numPr>
        <w:spacing w:after="0"/>
        <w:rPr>
          <w:sz w:val="24"/>
          <w:szCs w:val="24"/>
        </w:rPr>
      </w:pPr>
      <w:r w:rsidRPr="00425100">
        <w:rPr>
          <w:sz w:val="24"/>
          <w:szCs w:val="24"/>
        </w:rPr>
        <w:t xml:space="preserve">Niektorí pestujú vyšľachtenú alchemilku ako okrasnú rastlinku. Bohužiaľ, tá nemá liečivé účinky, radšej si ju nazbierajte voľne v prírode. </w:t>
      </w:r>
    </w:p>
    <w:p w14:paraId="1490B3E1" w14:textId="77777777" w:rsidR="00F530E9" w:rsidRPr="00425100" w:rsidRDefault="00F530E9" w:rsidP="00204453">
      <w:pPr>
        <w:pStyle w:val="Odsekzoznamu"/>
        <w:numPr>
          <w:ilvl w:val="0"/>
          <w:numId w:val="52"/>
        </w:numPr>
        <w:spacing w:after="0"/>
        <w:rPr>
          <w:sz w:val="24"/>
          <w:szCs w:val="24"/>
        </w:rPr>
      </w:pPr>
      <w:r w:rsidRPr="00425100">
        <w:rPr>
          <w:sz w:val="24"/>
          <w:szCs w:val="24"/>
        </w:rPr>
        <w:t xml:space="preserve">Počas kvitnutia alchemilku skôr zacítite ako uvidíte. Jej medová vôňa je omamná. </w:t>
      </w:r>
    </w:p>
    <w:p w14:paraId="1EF47A5C" w14:textId="77777777" w:rsidR="00204453" w:rsidRPr="00425100" w:rsidRDefault="00204453" w:rsidP="00204453">
      <w:pPr>
        <w:spacing w:after="0"/>
        <w:contextualSpacing/>
        <w:rPr>
          <w:b/>
          <w:sz w:val="24"/>
          <w:szCs w:val="24"/>
        </w:rPr>
      </w:pPr>
    </w:p>
    <w:p w14:paraId="0E518E04" w14:textId="43409081" w:rsidR="00035E47" w:rsidRPr="00425100" w:rsidRDefault="00035E47" w:rsidP="00204453">
      <w:pPr>
        <w:spacing w:after="0"/>
        <w:contextualSpacing/>
        <w:rPr>
          <w:b/>
          <w:sz w:val="24"/>
          <w:szCs w:val="24"/>
        </w:rPr>
      </w:pPr>
      <w:r w:rsidRPr="00425100">
        <w:rPr>
          <w:b/>
          <w:sz w:val="24"/>
          <w:szCs w:val="24"/>
        </w:rPr>
        <w:t>Ako rastlinku spoznať?</w:t>
      </w:r>
    </w:p>
    <w:p w14:paraId="69C1E9AC" w14:textId="46C3C75A" w:rsidR="00035E47" w:rsidRPr="00425100" w:rsidRDefault="0081709C" w:rsidP="00204453">
      <w:pPr>
        <w:spacing w:after="0"/>
        <w:contextualSpacing/>
        <w:rPr>
          <w:sz w:val="24"/>
          <w:szCs w:val="24"/>
        </w:rPr>
      </w:pPr>
      <w:r w:rsidRPr="00425100">
        <w:rPr>
          <w:sz w:val="24"/>
          <w:szCs w:val="24"/>
        </w:rPr>
        <w:t>Alchemilka je nízka bylinka</w:t>
      </w:r>
      <w:r w:rsidR="00593E78" w:rsidRPr="00425100">
        <w:rPr>
          <w:sz w:val="24"/>
          <w:szCs w:val="24"/>
        </w:rPr>
        <w:t xml:space="preserve"> so širokými listami v tvare lalokov, v ktorých sa ráno ligocú kvapky rosy. Listy sú hrubšie, kožovité a často pokryté jemnými chĺpkami. Zelené až svetlé kvety žltej farby sú malé, nemajú okvetné lístky a objavujú sa v zhlukoch nad listami koncom jari až v lete.</w:t>
      </w:r>
    </w:p>
    <w:p w14:paraId="5FC38FA0" w14:textId="77777777" w:rsidR="00204453" w:rsidRPr="00425100" w:rsidRDefault="00204453" w:rsidP="00204453">
      <w:pPr>
        <w:spacing w:after="0"/>
        <w:contextualSpacing/>
        <w:rPr>
          <w:sz w:val="24"/>
          <w:szCs w:val="24"/>
        </w:rPr>
      </w:pPr>
    </w:p>
    <w:p w14:paraId="4F2E4A7E" w14:textId="77777777" w:rsidR="00AD6F05" w:rsidRPr="00425100" w:rsidRDefault="00AD6F05" w:rsidP="00204453">
      <w:pPr>
        <w:spacing w:after="0"/>
        <w:contextualSpacing/>
        <w:rPr>
          <w:b/>
          <w:sz w:val="24"/>
          <w:szCs w:val="24"/>
        </w:rPr>
      </w:pPr>
      <w:r w:rsidRPr="00425100">
        <w:rPr>
          <w:b/>
          <w:sz w:val="24"/>
          <w:szCs w:val="24"/>
        </w:rPr>
        <w:t>Kedy ju zbierať?</w:t>
      </w:r>
    </w:p>
    <w:p w14:paraId="3DECA9E7" w14:textId="6C69D559" w:rsidR="00CD2BEC" w:rsidRPr="00425100" w:rsidRDefault="00CD2BEC" w:rsidP="00204453">
      <w:pPr>
        <w:spacing w:after="0"/>
        <w:contextualSpacing/>
        <w:rPr>
          <w:sz w:val="24"/>
          <w:szCs w:val="24"/>
        </w:rPr>
      </w:pPr>
      <w:r w:rsidRPr="00425100">
        <w:rPr>
          <w:sz w:val="24"/>
          <w:szCs w:val="24"/>
        </w:rPr>
        <w:t>Prvé lístky sa začínajú ukazovať okolo mája a zhruba do mesiaca začína kvitnúť. Jedlé sú aj lístky</w:t>
      </w:r>
      <w:r w:rsidR="00555A8B" w:rsidRPr="00425100">
        <w:rPr>
          <w:sz w:val="24"/>
          <w:szCs w:val="24"/>
        </w:rPr>
        <w:t>,</w:t>
      </w:r>
      <w:r w:rsidRPr="00425100">
        <w:rPr>
          <w:sz w:val="24"/>
          <w:szCs w:val="24"/>
        </w:rPr>
        <w:t xml:space="preserve"> aj kvety, </w:t>
      </w:r>
      <w:r w:rsidR="00AD5CF1" w:rsidRPr="00425100">
        <w:rPr>
          <w:sz w:val="24"/>
          <w:szCs w:val="24"/>
        </w:rPr>
        <w:t xml:space="preserve">i </w:t>
      </w:r>
      <w:r w:rsidRPr="00425100">
        <w:rPr>
          <w:sz w:val="24"/>
          <w:szCs w:val="24"/>
        </w:rPr>
        <w:t>keď jej chuť je mierne trpká</w:t>
      </w:r>
      <w:r w:rsidR="00555A8B" w:rsidRPr="00425100">
        <w:rPr>
          <w:sz w:val="24"/>
          <w:szCs w:val="24"/>
        </w:rPr>
        <w:t>,</w:t>
      </w:r>
      <w:r w:rsidRPr="00425100">
        <w:rPr>
          <w:sz w:val="24"/>
          <w:szCs w:val="24"/>
        </w:rPr>
        <w:t xml:space="preserve"> pretože obsahuje triesloviny. </w:t>
      </w:r>
    </w:p>
    <w:p w14:paraId="332AAA93" w14:textId="77777777" w:rsidR="00204453" w:rsidRPr="00425100" w:rsidRDefault="00204453" w:rsidP="00204453">
      <w:pPr>
        <w:spacing w:after="0"/>
        <w:contextualSpacing/>
        <w:rPr>
          <w:sz w:val="24"/>
          <w:szCs w:val="24"/>
        </w:rPr>
      </w:pPr>
    </w:p>
    <w:p w14:paraId="3B3ECC80" w14:textId="2285FD19" w:rsidR="00AD6F05" w:rsidRPr="00425100" w:rsidRDefault="00AD6F05" w:rsidP="00204453">
      <w:pPr>
        <w:spacing w:after="0"/>
        <w:contextualSpacing/>
        <w:rPr>
          <w:b/>
          <w:sz w:val="24"/>
          <w:szCs w:val="24"/>
        </w:rPr>
      </w:pPr>
      <w:r w:rsidRPr="00425100">
        <w:rPr>
          <w:b/>
          <w:sz w:val="24"/>
          <w:szCs w:val="24"/>
        </w:rPr>
        <w:t>Čo obsahuje</w:t>
      </w:r>
      <w:r w:rsidR="00204453" w:rsidRPr="00425100">
        <w:rPr>
          <w:b/>
          <w:sz w:val="24"/>
          <w:szCs w:val="24"/>
        </w:rPr>
        <w:t>?</w:t>
      </w:r>
    </w:p>
    <w:p w14:paraId="493CE7EE" w14:textId="06C6E7EC" w:rsidR="00AD5CF1" w:rsidRPr="00425100" w:rsidRDefault="00CD2BEC" w:rsidP="00204453">
      <w:pPr>
        <w:spacing w:after="0"/>
        <w:contextualSpacing/>
        <w:rPr>
          <w:sz w:val="24"/>
          <w:szCs w:val="24"/>
        </w:rPr>
      </w:pPr>
      <w:r w:rsidRPr="00425100">
        <w:rPr>
          <w:sz w:val="24"/>
          <w:szCs w:val="24"/>
        </w:rPr>
        <w:t xml:space="preserve">Jej sťahujúci účinok má na príčine vysoký obsah trieslovín. </w:t>
      </w:r>
      <w:r w:rsidR="0059625A" w:rsidRPr="00425100">
        <w:rPr>
          <w:sz w:val="24"/>
          <w:szCs w:val="24"/>
        </w:rPr>
        <w:t xml:space="preserve">Okrem toho je bohatá na vitamín C  a vzácne minerály. </w:t>
      </w:r>
      <w:r w:rsidR="00F530E9" w:rsidRPr="00425100">
        <w:rPr>
          <w:sz w:val="24"/>
          <w:szCs w:val="24"/>
        </w:rPr>
        <w:t xml:space="preserve">Hrubšie kožovité listy </w:t>
      </w:r>
      <w:r w:rsidR="00422AC8" w:rsidRPr="00425100">
        <w:rPr>
          <w:sz w:val="24"/>
          <w:szCs w:val="24"/>
        </w:rPr>
        <w:t xml:space="preserve">sú zase plné éterických olejov. </w:t>
      </w:r>
    </w:p>
    <w:p w14:paraId="17BC0FEB" w14:textId="77777777" w:rsidR="00204453" w:rsidRPr="00425100" w:rsidRDefault="00204453" w:rsidP="00204453">
      <w:pPr>
        <w:spacing w:after="0"/>
        <w:contextualSpacing/>
        <w:rPr>
          <w:sz w:val="24"/>
          <w:szCs w:val="24"/>
        </w:rPr>
      </w:pPr>
    </w:p>
    <w:p w14:paraId="73380C36" w14:textId="2BBCD868" w:rsidR="00AD6F05" w:rsidRPr="00425100" w:rsidRDefault="00AD6F05" w:rsidP="00204453">
      <w:pPr>
        <w:spacing w:after="0"/>
        <w:contextualSpacing/>
        <w:rPr>
          <w:b/>
          <w:sz w:val="24"/>
          <w:szCs w:val="24"/>
        </w:rPr>
      </w:pPr>
      <w:r w:rsidRPr="00425100">
        <w:rPr>
          <w:b/>
          <w:sz w:val="24"/>
          <w:szCs w:val="24"/>
        </w:rPr>
        <w:lastRenderedPageBreak/>
        <w:t>Pri aký</w:t>
      </w:r>
      <w:r w:rsidR="00AD5CF1" w:rsidRPr="00425100">
        <w:rPr>
          <w:b/>
          <w:sz w:val="24"/>
          <w:szCs w:val="24"/>
        </w:rPr>
        <w:t>ch</w:t>
      </w:r>
      <w:r w:rsidRPr="00425100">
        <w:rPr>
          <w:b/>
          <w:sz w:val="24"/>
          <w:szCs w:val="24"/>
        </w:rPr>
        <w:t xml:space="preserve"> problémoch </w:t>
      </w:r>
      <w:r w:rsidR="00204453" w:rsidRPr="00425100">
        <w:rPr>
          <w:b/>
          <w:sz w:val="24"/>
          <w:szCs w:val="24"/>
        </w:rPr>
        <w:t>vám</w:t>
      </w:r>
      <w:r w:rsidRPr="00425100">
        <w:rPr>
          <w:b/>
          <w:sz w:val="24"/>
          <w:szCs w:val="24"/>
        </w:rPr>
        <w:t xml:space="preserve"> pomôže?</w:t>
      </w:r>
    </w:p>
    <w:p w14:paraId="483958EC" w14:textId="62D7AE2F" w:rsidR="008C4E30" w:rsidRPr="00425100" w:rsidRDefault="00F20C34" w:rsidP="00204453">
      <w:pPr>
        <w:spacing w:after="0"/>
        <w:contextualSpacing/>
        <w:rPr>
          <w:sz w:val="24"/>
          <w:szCs w:val="24"/>
        </w:rPr>
      </w:pPr>
      <w:r w:rsidRPr="00425100">
        <w:rPr>
          <w:sz w:val="24"/>
          <w:szCs w:val="24"/>
        </w:rPr>
        <w:t xml:space="preserve">Bylinkári ju používajú pri rôznych problémoch. </w:t>
      </w:r>
      <w:r w:rsidR="00AD5CF1" w:rsidRPr="00425100">
        <w:rPr>
          <w:sz w:val="24"/>
          <w:szCs w:val="24"/>
        </w:rPr>
        <w:t>Avšak</w:t>
      </w:r>
      <w:r w:rsidRPr="00425100">
        <w:rPr>
          <w:sz w:val="24"/>
          <w:szCs w:val="24"/>
        </w:rPr>
        <w:t xml:space="preserve"> jednoznačne je to bylinka č. 1</w:t>
      </w:r>
      <w:r w:rsidR="008C4E30" w:rsidRPr="00425100">
        <w:rPr>
          <w:sz w:val="24"/>
          <w:szCs w:val="24"/>
        </w:rPr>
        <w:t xml:space="preserve"> </w:t>
      </w:r>
      <w:r w:rsidR="00AD5CF1" w:rsidRPr="00425100">
        <w:rPr>
          <w:sz w:val="24"/>
          <w:szCs w:val="24"/>
        </w:rPr>
        <w:t xml:space="preserve">hlavne </w:t>
      </w:r>
      <w:r w:rsidR="008C4E30" w:rsidRPr="00425100">
        <w:rPr>
          <w:sz w:val="24"/>
          <w:szCs w:val="24"/>
        </w:rPr>
        <w:t>pre ženy, ktorá nás spája so zemou a</w:t>
      </w:r>
      <w:r w:rsidR="005F07C9" w:rsidRPr="00425100">
        <w:rPr>
          <w:sz w:val="24"/>
          <w:szCs w:val="24"/>
        </w:rPr>
        <w:t xml:space="preserve"> s </w:t>
      </w:r>
      <w:r w:rsidR="008C4E30" w:rsidRPr="00425100">
        <w:rPr>
          <w:sz w:val="24"/>
          <w:szCs w:val="24"/>
        </w:rPr>
        <w:t xml:space="preserve">čistotou. </w:t>
      </w:r>
      <w:r w:rsidR="00C53BF6" w:rsidRPr="00425100">
        <w:rPr>
          <w:sz w:val="24"/>
          <w:szCs w:val="24"/>
        </w:rPr>
        <w:t xml:space="preserve">Ďalšie 2 bylinky pre ženy sú rebríček a hluchavka. </w:t>
      </w:r>
    </w:p>
    <w:p w14:paraId="3EE0A79F" w14:textId="77777777" w:rsidR="00204453" w:rsidRPr="00425100" w:rsidRDefault="00204453" w:rsidP="00204453">
      <w:pPr>
        <w:spacing w:after="0"/>
        <w:contextualSpacing/>
        <w:rPr>
          <w:sz w:val="24"/>
          <w:szCs w:val="24"/>
        </w:rPr>
      </w:pPr>
    </w:p>
    <w:p w14:paraId="5B151F63" w14:textId="09D80266" w:rsidR="00F20C34" w:rsidRPr="00425100" w:rsidRDefault="00F20C34" w:rsidP="00204453">
      <w:pPr>
        <w:spacing w:after="0"/>
        <w:contextualSpacing/>
        <w:rPr>
          <w:sz w:val="24"/>
          <w:szCs w:val="24"/>
        </w:rPr>
      </w:pPr>
      <w:r w:rsidRPr="00425100">
        <w:rPr>
          <w:sz w:val="24"/>
          <w:szCs w:val="24"/>
        </w:rPr>
        <w:t xml:space="preserve">Má protizápalový a sťahujúci účinok. Jej vlastnosti pomáhajú pri regulácii menštruácie. Často sa používa v neskorom štádiu tehotenstva na pomoc pri posilňovaní maternice, zvyčajne sa predpisuje ako čaj z kvetov (skôr ako ju </w:t>
      </w:r>
      <w:r w:rsidR="00A12E44" w:rsidRPr="00425100">
        <w:rPr>
          <w:sz w:val="24"/>
          <w:szCs w:val="24"/>
        </w:rPr>
        <w:t xml:space="preserve">pre tento účel </w:t>
      </w:r>
      <w:r w:rsidRPr="00425100">
        <w:rPr>
          <w:sz w:val="24"/>
          <w:szCs w:val="24"/>
        </w:rPr>
        <w:t>začnete užívať, poraďte sa s bylinkárom).</w:t>
      </w:r>
    </w:p>
    <w:p w14:paraId="3C7FB1E2" w14:textId="77777777" w:rsidR="00204453" w:rsidRPr="00425100" w:rsidRDefault="00204453" w:rsidP="00204453">
      <w:pPr>
        <w:spacing w:after="0"/>
        <w:contextualSpacing/>
        <w:rPr>
          <w:sz w:val="24"/>
          <w:szCs w:val="24"/>
        </w:rPr>
      </w:pPr>
    </w:p>
    <w:p w14:paraId="54620802" w14:textId="675ED78A" w:rsidR="003661E1" w:rsidRPr="00425100" w:rsidRDefault="003661E1" w:rsidP="00204453">
      <w:pPr>
        <w:spacing w:after="0"/>
        <w:contextualSpacing/>
        <w:rPr>
          <w:sz w:val="24"/>
          <w:szCs w:val="24"/>
        </w:rPr>
      </w:pPr>
      <w:r w:rsidRPr="00425100">
        <w:rPr>
          <w:sz w:val="24"/>
          <w:szCs w:val="24"/>
        </w:rPr>
        <w:t>A</w:t>
      </w:r>
      <w:r w:rsidR="00A12E44" w:rsidRPr="00425100">
        <w:rPr>
          <w:sz w:val="24"/>
          <w:szCs w:val="24"/>
        </w:rPr>
        <w:t>j</w:t>
      </w:r>
      <w:r w:rsidRPr="00425100">
        <w:rPr>
          <w:sz w:val="24"/>
          <w:szCs w:val="24"/>
        </w:rPr>
        <w:t> páni môžu využívať jej vysoký obsah vitamíno</w:t>
      </w:r>
      <w:r w:rsidR="00A12E44" w:rsidRPr="00425100">
        <w:rPr>
          <w:sz w:val="24"/>
          <w:szCs w:val="24"/>
        </w:rPr>
        <w:t>v, a to</w:t>
      </w:r>
      <w:r w:rsidRPr="00425100">
        <w:rPr>
          <w:sz w:val="24"/>
          <w:szCs w:val="24"/>
        </w:rPr>
        <w:t xml:space="preserve"> vo svojich jedlách. </w:t>
      </w:r>
    </w:p>
    <w:p w14:paraId="39C1F56A" w14:textId="77777777" w:rsidR="00204453" w:rsidRPr="00425100" w:rsidRDefault="00204453" w:rsidP="00204453">
      <w:pPr>
        <w:spacing w:after="0"/>
        <w:contextualSpacing/>
        <w:rPr>
          <w:sz w:val="24"/>
          <w:szCs w:val="24"/>
        </w:rPr>
      </w:pPr>
    </w:p>
    <w:p w14:paraId="7C8755AC" w14:textId="2FFC9408" w:rsidR="008C4E30" w:rsidRPr="00425100" w:rsidRDefault="008C4E30" w:rsidP="00204453">
      <w:pPr>
        <w:spacing w:after="0"/>
        <w:contextualSpacing/>
        <w:rPr>
          <w:sz w:val="24"/>
          <w:szCs w:val="24"/>
        </w:rPr>
      </w:pPr>
      <w:r w:rsidRPr="00425100">
        <w:rPr>
          <w:sz w:val="24"/>
          <w:szCs w:val="24"/>
        </w:rPr>
        <w:t>Pomáha taktiež pri hojen</w:t>
      </w:r>
      <w:r w:rsidR="00A12E44" w:rsidRPr="00425100">
        <w:rPr>
          <w:sz w:val="24"/>
          <w:szCs w:val="24"/>
        </w:rPr>
        <w:t>í</w:t>
      </w:r>
      <w:r w:rsidRPr="00425100">
        <w:rPr>
          <w:sz w:val="24"/>
          <w:szCs w:val="24"/>
        </w:rPr>
        <w:t xml:space="preserve"> rán (niektorí hovoria, že aj na rany infikované gangrénou)</w:t>
      </w:r>
      <w:r w:rsidR="00525346" w:rsidRPr="00425100">
        <w:rPr>
          <w:sz w:val="24"/>
          <w:szCs w:val="24"/>
        </w:rPr>
        <w:t>,</w:t>
      </w:r>
      <w:r w:rsidRPr="00425100">
        <w:rPr>
          <w:sz w:val="24"/>
          <w:szCs w:val="24"/>
        </w:rPr>
        <w:t xml:space="preserve"> pri kožných problémoch, ako sú vyrážky, akné, porezanie. Alchemilka lieči aj bodnutie hmyzom. To všetko </w:t>
      </w:r>
      <w:r w:rsidR="003A6D5E" w:rsidRPr="00425100">
        <w:rPr>
          <w:sz w:val="24"/>
          <w:szCs w:val="24"/>
        </w:rPr>
        <w:t xml:space="preserve">dokáže </w:t>
      </w:r>
      <w:r w:rsidRPr="00425100">
        <w:rPr>
          <w:sz w:val="24"/>
          <w:szCs w:val="24"/>
        </w:rPr>
        <w:t xml:space="preserve">vďaka </w:t>
      </w:r>
      <w:r w:rsidR="00525346" w:rsidRPr="00425100">
        <w:rPr>
          <w:sz w:val="24"/>
          <w:szCs w:val="24"/>
        </w:rPr>
        <w:t>svojmu</w:t>
      </w:r>
      <w:r w:rsidRPr="00425100">
        <w:rPr>
          <w:sz w:val="24"/>
          <w:szCs w:val="24"/>
        </w:rPr>
        <w:t xml:space="preserve"> vysušujúcemu účinku na tkanivá. Medzi jej výhody patrí aj liečenie opuchov a zápalov, problémov s trávením, miernych hnačiek. Niektorí ľudia si ukladajú listy pod vankúš, aby podporili lepší spánok.</w:t>
      </w:r>
    </w:p>
    <w:p w14:paraId="46423A84" w14:textId="77777777" w:rsidR="00204453" w:rsidRPr="00425100" w:rsidRDefault="00204453" w:rsidP="00204453">
      <w:pPr>
        <w:spacing w:after="0"/>
        <w:contextualSpacing/>
        <w:rPr>
          <w:b/>
          <w:sz w:val="24"/>
          <w:szCs w:val="24"/>
        </w:rPr>
      </w:pPr>
    </w:p>
    <w:p w14:paraId="6EEE9301" w14:textId="60F0B3E7" w:rsidR="00AD6F05" w:rsidRPr="00425100" w:rsidRDefault="00AD6F05" w:rsidP="00204453">
      <w:pPr>
        <w:spacing w:after="0"/>
        <w:contextualSpacing/>
        <w:rPr>
          <w:b/>
          <w:sz w:val="24"/>
          <w:szCs w:val="24"/>
        </w:rPr>
      </w:pPr>
      <w:r w:rsidRPr="00425100">
        <w:rPr>
          <w:b/>
          <w:sz w:val="24"/>
          <w:szCs w:val="24"/>
        </w:rPr>
        <w:t>Tipy na najlepšie využitie</w:t>
      </w:r>
    </w:p>
    <w:p w14:paraId="0D83B2DE" w14:textId="77777777" w:rsidR="00204453" w:rsidRPr="00425100" w:rsidRDefault="00204453" w:rsidP="00204453">
      <w:pPr>
        <w:spacing w:after="0"/>
        <w:contextualSpacing/>
        <w:rPr>
          <w:b/>
          <w:sz w:val="24"/>
          <w:szCs w:val="24"/>
        </w:rPr>
      </w:pPr>
    </w:p>
    <w:p w14:paraId="518A8061" w14:textId="6B99FCCA" w:rsidR="0059625A" w:rsidRPr="00425100" w:rsidRDefault="0059625A" w:rsidP="00204453">
      <w:pPr>
        <w:spacing w:after="0"/>
        <w:contextualSpacing/>
        <w:rPr>
          <w:b/>
          <w:sz w:val="24"/>
          <w:szCs w:val="24"/>
        </w:rPr>
      </w:pPr>
      <w:r w:rsidRPr="00425100">
        <w:rPr>
          <w:b/>
          <w:sz w:val="24"/>
          <w:szCs w:val="24"/>
          <w:highlight w:val="magenta"/>
        </w:rPr>
        <w:t xml:space="preserve">Nálev </w:t>
      </w:r>
      <w:r w:rsidR="00422AC8" w:rsidRPr="00425100">
        <w:rPr>
          <w:b/>
          <w:sz w:val="24"/>
          <w:szCs w:val="24"/>
          <w:highlight w:val="magenta"/>
        </w:rPr>
        <w:t>z alchemilky</w:t>
      </w:r>
    </w:p>
    <w:p w14:paraId="496BDC2F" w14:textId="5E405048" w:rsidR="001F1502" w:rsidRPr="00425100" w:rsidRDefault="0059625A" w:rsidP="00204453">
      <w:pPr>
        <w:spacing w:after="0"/>
        <w:contextualSpacing/>
        <w:rPr>
          <w:sz w:val="24"/>
          <w:szCs w:val="24"/>
        </w:rPr>
      </w:pPr>
      <w:r w:rsidRPr="00425100">
        <w:rPr>
          <w:sz w:val="24"/>
          <w:szCs w:val="24"/>
        </w:rPr>
        <w:t>Aj keď táto kniha nie je</w:t>
      </w:r>
      <w:r w:rsidR="001F1502" w:rsidRPr="00425100">
        <w:rPr>
          <w:sz w:val="24"/>
          <w:szCs w:val="24"/>
        </w:rPr>
        <w:t xml:space="preserve"> o</w:t>
      </w:r>
      <w:r w:rsidRPr="00425100">
        <w:rPr>
          <w:sz w:val="24"/>
          <w:szCs w:val="24"/>
        </w:rPr>
        <w:t xml:space="preserve"> spracovaní byliniek vo form</w:t>
      </w:r>
      <w:r w:rsidR="003A6D5E" w:rsidRPr="00425100">
        <w:rPr>
          <w:sz w:val="24"/>
          <w:szCs w:val="24"/>
        </w:rPr>
        <w:t>e</w:t>
      </w:r>
      <w:r w:rsidRPr="00425100">
        <w:rPr>
          <w:sz w:val="24"/>
          <w:szCs w:val="24"/>
        </w:rPr>
        <w:t xml:space="preserve"> čaju, </w:t>
      </w:r>
      <w:r w:rsidR="003A6D5E" w:rsidRPr="00425100">
        <w:rPr>
          <w:sz w:val="24"/>
          <w:szCs w:val="24"/>
        </w:rPr>
        <w:t>keďže</w:t>
      </w:r>
      <w:r w:rsidR="00525346" w:rsidRPr="00425100">
        <w:rPr>
          <w:sz w:val="24"/>
          <w:szCs w:val="24"/>
        </w:rPr>
        <w:t xml:space="preserve"> to sa dá s každou bylinkou, u a</w:t>
      </w:r>
      <w:r w:rsidR="001F1502" w:rsidRPr="00425100">
        <w:rPr>
          <w:sz w:val="24"/>
          <w:szCs w:val="24"/>
        </w:rPr>
        <w:t>lchemilky urobím výnimku. Prečo? Lebo my ženy máme svoje cyklické fázy. Či chceme alebo nie, hormóny nás ovplyvňujú a robia si</w:t>
      </w:r>
      <w:r w:rsidR="00525346" w:rsidRPr="00425100">
        <w:rPr>
          <w:sz w:val="24"/>
          <w:szCs w:val="24"/>
        </w:rPr>
        <w:t>,</w:t>
      </w:r>
      <w:r w:rsidR="001F1502" w:rsidRPr="00425100">
        <w:rPr>
          <w:sz w:val="24"/>
          <w:szCs w:val="24"/>
        </w:rPr>
        <w:t xml:space="preserve"> čo chcú. </w:t>
      </w:r>
    </w:p>
    <w:p w14:paraId="58AB4F47" w14:textId="77777777" w:rsidR="00204453" w:rsidRPr="00425100" w:rsidRDefault="00204453" w:rsidP="00204453">
      <w:pPr>
        <w:spacing w:after="0"/>
        <w:contextualSpacing/>
        <w:rPr>
          <w:sz w:val="24"/>
          <w:szCs w:val="24"/>
        </w:rPr>
      </w:pPr>
    </w:p>
    <w:p w14:paraId="49EAD3D6" w14:textId="2ABE1152" w:rsidR="0059625A" w:rsidRPr="00425100" w:rsidRDefault="001F1502" w:rsidP="00204453">
      <w:pPr>
        <w:spacing w:after="0"/>
        <w:contextualSpacing/>
        <w:rPr>
          <w:sz w:val="24"/>
          <w:szCs w:val="24"/>
        </w:rPr>
      </w:pPr>
      <w:r w:rsidRPr="00425100">
        <w:rPr>
          <w:sz w:val="24"/>
          <w:szCs w:val="24"/>
        </w:rPr>
        <w:t>Čajový rituál ako taký</w:t>
      </w:r>
      <w:r w:rsidR="00525346" w:rsidRPr="00425100">
        <w:rPr>
          <w:sz w:val="24"/>
          <w:szCs w:val="24"/>
        </w:rPr>
        <w:t>,</w:t>
      </w:r>
      <w:r w:rsidRPr="00425100">
        <w:rPr>
          <w:sz w:val="24"/>
          <w:szCs w:val="24"/>
        </w:rPr>
        <w:t xml:space="preserve"> podporený účinkami alchemilky</w:t>
      </w:r>
      <w:r w:rsidR="00525346" w:rsidRPr="00425100">
        <w:rPr>
          <w:sz w:val="24"/>
          <w:szCs w:val="24"/>
        </w:rPr>
        <w:t>,</w:t>
      </w:r>
      <w:r w:rsidRPr="00425100">
        <w:rPr>
          <w:sz w:val="24"/>
          <w:szCs w:val="24"/>
        </w:rPr>
        <w:t xml:space="preserve"> </w:t>
      </w:r>
      <w:r w:rsidR="00E21F77" w:rsidRPr="00425100">
        <w:rPr>
          <w:sz w:val="24"/>
          <w:szCs w:val="24"/>
        </w:rPr>
        <w:t>má svoje liečivé účinky. U</w:t>
      </w:r>
      <w:r w:rsidR="00525346" w:rsidRPr="00425100">
        <w:rPr>
          <w:sz w:val="24"/>
          <w:szCs w:val="24"/>
        </w:rPr>
        <w:t>pokoj</w:t>
      </w:r>
      <w:r w:rsidR="00E21F77" w:rsidRPr="00425100">
        <w:rPr>
          <w:sz w:val="24"/>
          <w:szCs w:val="24"/>
        </w:rPr>
        <w:t>í našu rozlie</w:t>
      </w:r>
      <w:r w:rsidR="00525346" w:rsidRPr="00425100">
        <w:rPr>
          <w:sz w:val="24"/>
          <w:szCs w:val="24"/>
        </w:rPr>
        <w:t>tanú myseľ a nadviaže spojenie medzi našou dušou a telom.</w:t>
      </w:r>
      <w:r w:rsidR="00E21F77" w:rsidRPr="00425100">
        <w:rPr>
          <w:sz w:val="24"/>
          <w:szCs w:val="24"/>
        </w:rPr>
        <w:t xml:space="preserve"> </w:t>
      </w:r>
    </w:p>
    <w:p w14:paraId="7B094640" w14:textId="77777777" w:rsidR="00204453" w:rsidRPr="00425100" w:rsidRDefault="00204453" w:rsidP="00204453">
      <w:pPr>
        <w:spacing w:after="0"/>
        <w:contextualSpacing/>
        <w:rPr>
          <w:sz w:val="24"/>
          <w:szCs w:val="24"/>
        </w:rPr>
      </w:pPr>
    </w:p>
    <w:p w14:paraId="7BE4DB4D" w14:textId="017D3459" w:rsidR="00B13153" w:rsidRDefault="00B13153" w:rsidP="00204453">
      <w:pPr>
        <w:spacing w:after="0"/>
        <w:contextualSpacing/>
        <w:rPr>
          <w:sz w:val="24"/>
          <w:szCs w:val="24"/>
        </w:rPr>
      </w:pPr>
      <w:r>
        <w:rPr>
          <w:sz w:val="24"/>
          <w:szCs w:val="24"/>
        </w:rPr>
        <w:t>Postup:</w:t>
      </w:r>
    </w:p>
    <w:p w14:paraId="50CD8DA3" w14:textId="6763D4BA" w:rsidR="00E21F77" w:rsidRPr="00425100" w:rsidRDefault="00422AC8" w:rsidP="00204453">
      <w:pPr>
        <w:spacing w:after="0"/>
        <w:contextualSpacing/>
        <w:rPr>
          <w:sz w:val="24"/>
          <w:szCs w:val="24"/>
        </w:rPr>
      </w:pPr>
      <w:r w:rsidRPr="00425100">
        <w:rPr>
          <w:sz w:val="24"/>
          <w:szCs w:val="24"/>
        </w:rPr>
        <w:t>Lístky alchemilky zalejt</w:t>
      </w:r>
      <w:r w:rsidR="00E21F77" w:rsidRPr="00425100">
        <w:rPr>
          <w:sz w:val="24"/>
          <w:szCs w:val="24"/>
        </w:rPr>
        <w:t>e horúcou vodou a nech</w:t>
      </w:r>
      <w:r w:rsidRPr="00425100">
        <w:rPr>
          <w:sz w:val="24"/>
          <w:szCs w:val="24"/>
        </w:rPr>
        <w:t>ajt</w:t>
      </w:r>
      <w:r w:rsidR="00E21F77" w:rsidRPr="00425100">
        <w:rPr>
          <w:sz w:val="24"/>
          <w:szCs w:val="24"/>
        </w:rPr>
        <w:t xml:space="preserve">e 10 minút lúhovať. Čaj by sa mal piť po malých dúškoch spolu s vdychovaním jeho vône. </w:t>
      </w:r>
    </w:p>
    <w:p w14:paraId="78BF7855" w14:textId="07912C79" w:rsidR="00B047F4" w:rsidRPr="00425100" w:rsidRDefault="00B047F4" w:rsidP="00204453">
      <w:pPr>
        <w:spacing w:after="0"/>
        <w:contextualSpacing/>
        <w:rPr>
          <w:sz w:val="24"/>
          <w:szCs w:val="24"/>
        </w:rPr>
      </w:pPr>
      <w:r w:rsidRPr="00425100">
        <w:rPr>
          <w:sz w:val="24"/>
          <w:szCs w:val="24"/>
        </w:rPr>
        <w:t xml:space="preserve"> </w:t>
      </w:r>
    </w:p>
    <w:p w14:paraId="39479B60" w14:textId="77777777" w:rsidR="00204453" w:rsidRPr="00425100" w:rsidRDefault="00204453" w:rsidP="00204453">
      <w:pPr>
        <w:spacing w:after="0"/>
        <w:contextualSpacing/>
        <w:rPr>
          <w:b/>
          <w:sz w:val="24"/>
          <w:szCs w:val="24"/>
          <w:highlight w:val="magenta"/>
        </w:rPr>
      </w:pPr>
    </w:p>
    <w:p w14:paraId="64785814" w14:textId="3F263EE5" w:rsidR="00E21F77" w:rsidRPr="00425100" w:rsidRDefault="00E21F77" w:rsidP="00204453">
      <w:pPr>
        <w:spacing w:after="0"/>
        <w:contextualSpacing/>
        <w:rPr>
          <w:sz w:val="24"/>
          <w:szCs w:val="24"/>
        </w:rPr>
      </w:pPr>
      <w:r w:rsidRPr="00425100">
        <w:rPr>
          <w:b/>
          <w:sz w:val="24"/>
          <w:szCs w:val="24"/>
          <w:highlight w:val="magenta"/>
        </w:rPr>
        <w:t>Zemiaky s alchemilkou</w:t>
      </w:r>
    </w:p>
    <w:p w14:paraId="77D7D333" w14:textId="0592CA1D" w:rsidR="00B46A5A" w:rsidRPr="00425100" w:rsidRDefault="00B047F4" w:rsidP="00204453">
      <w:pPr>
        <w:spacing w:after="0"/>
        <w:contextualSpacing/>
        <w:rPr>
          <w:sz w:val="24"/>
          <w:szCs w:val="24"/>
        </w:rPr>
      </w:pPr>
      <w:r w:rsidRPr="00425100">
        <w:rPr>
          <w:sz w:val="24"/>
          <w:szCs w:val="24"/>
        </w:rPr>
        <w:t>Lístky alchemilky sú jemne kožovité a hrubšie</w:t>
      </w:r>
      <w:r w:rsidR="0059625A" w:rsidRPr="00425100">
        <w:rPr>
          <w:sz w:val="24"/>
          <w:szCs w:val="24"/>
        </w:rPr>
        <w:t>,</w:t>
      </w:r>
      <w:r w:rsidRPr="00425100">
        <w:rPr>
          <w:sz w:val="24"/>
          <w:szCs w:val="24"/>
        </w:rPr>
        <w:t xml:space="preserve"> preto je vhodné krájať </w:t>
      </w:r>
      <w:r w:rsidR="00525346" w:rsidRPr="00425100">
        <w:rPr>
          <w:sz w:val="24"/>
          <w:szCs w:val="24"/>
        </w:rPr>
        <w:t>ich nadrobno do jedál</w:t>
      </w:r>
      <w:r w:rsidRPr="00425100">
        <w:rPr>
          <w:sz w:val="24"/>
          <w:szCs w:val="24"/>
        </w:rPr>
        <w:t xml:space="preserve"> </w:t>
      </w:r>
      <w:r w:rsidR="0059625A" w:rsidRPr="00425100">
        <w:rPr>
          <w:sz w:val="24"/>
          <w:szCs w:val="24"/>
        </w:rPr>
        <w:t xml:space="preserve">alebo </w:t>
      </w:r>
      <w:r w:rsidR="00525346" w:rsidRPr="00425100">
        <w:rPr>
          <w:sz w:val="24"/>
          <w:szCs w:val="24"/>
        </w:rPr>
        <w:t>opražiť</w:t>
      </w:r>
      <w:r w:rsidR="0059625A" w:rsidRPr="00425100">
        <w:rPr>
          <w:sz w:val="24"/>
          <w:szCs w:val="24"/>
        </w:rPr>
        <w:t xml:space="preserve"> </w:t>
      </w:r>
      <w:r w:rsidR="00270926" w:rsidRPr="00425100">
        <w:rPr>
          <w:sz w:val="24"/>
          <w:szCs w:val="24"/>
        </w:rPr>
        <w:t>na cibuľke</w:t>
      </w:r>
      <w:r w:rsidR="00422AC8" w:rsidRPr="00425100">
        <w:rPr>
          <w:sz w:val="24"/>
          <w:szCs w:val="24"/>
        </w:rPr>
        <w:t xml:space="preserve">. </w:t>
      </w:r>
      <w:r w:rsidR="00D413D4" w:rsidRPr="00425100">
        <w:rPr>
          <w:sz w:val="24"/>
          <w:szCs w:val="24"/>
        </w:rPr>
        <w:t>V jednoduchosti je krása a na tom je založený aj tento recept.</w:t>
      </w:r>
      <w:r w:rsidRPr="00425100">
        <w:rPr>
          <w:sz w:val="24"/>
          <w:szCs w:val="24"/>
        </w:rPr>
        <w:t xml:space="preserve"> Robíme ho veľmi často s rôznymi bylinkami. Deti ho milujú. </w:t>
      </w:r>
    </w:p>
    <w:p w14:paraId="76F2C4A5" w14:textId="77777777" w:rsidR="00204453" w:rsidRPr="00425100" w:rsidRDefault="00204453" w:rsidP="00204453">
      <w:pPr>
        <w:spacing w:after="0"/>
        <w:contextualSpacing/>
        <w:rPr>
          <w:b/>
          <w:sz w:val="24"/>
          <w:szCs w:val="24"/>
        </w:rPr>
      </w:pPr>
    </w:p>
    <w:p w14:paraId="050C2FCA" w14:textId="63DD9231" w:rsidR="00B13153" w:rsidRDefault="00B13153" w:rsidP="00204453">
      <w:pPr>
        <w:spacing w:after="0"/>
        <w:contextualSpacing/>
        <w:rPr>
          <w:b/>
          <w:sz w:val="24"/>
          <w:szCs w:val="24"/>
        </w:rPr>
      </w:pPr>
      <w:r>
        <w:rPr>
          <w:b/>
          <w:sz w:val="24"/>
          <w:szCs w:val="24"/>
        </w:rPr>
        <w:t>Potrebujete:</w:t>
      </w:r>
    </w:p>
    <w:p w14:paraId="463E4DEC" w14:textId="0F4288C1" w:rsidR="00B13153" w:rsidRPr="00754999" w:rsidRDefault="00754999" w:rsidP="00204453">
      <w:pPr>
        <w:spacing w:after="0"/>
        <w:contextualSpacing/>
        <w:rPr>
          <w:sz w:val="24"/>
          <w:szCs w:val="24"/>
        </w:rPr>
      </w:pPr>
      <w:r w:rsidRPr="00754999">
        <w:rPr>
          <w:sz w:val="24"/>
          <w:szCs w:val="24"/>
        </w:rPr>
        <w:t>1 kg zemiakov</w:t>
      </w:r>
    </w:p>
    <w:p w14:paraId="06850917" w14:textId="65656BB6" w:rsidR="00754999" w:rsidRDefault="00754999" w:rsidP="00204453">
      <w:pPr>
        <w:spacing w:after="0"/>
        <w:contextualSpacing/>
        <w:rPr>
          <w:sz w:val="24"/>
          <w:szCs w:val="24"/>
        </w:rPr>
      </w:pPr>
      <w:r w:rsidRPr="00754999">
        <w:rPr>
          <w:sz w:val="24"/>
          <w:szCs w:val="24"/>
        </w:rPr>
        <w:t xml:space="preserve">1 veľkú cibuľu </w:t>
      </w:r>
    </w:p>
    <w:p w14:paraId="7EE221DF" w14:textId="02DAB32E" w:rsidR="00754999" w:rsidRDefault="00754999" w:rsidP="00204453">
      <w:pPr>
        <w:spacing w:after="0"/>
        <w:contextualSpacing/>
        <w:rPr>
          <w:sz w:val="24"/>
          <w:szCs w:val="24"/>
        </w:rPr>
      </w:pPr>
      <w:r>
        <w:rPr>
          <w:sz w:val="24"/>
          <w:szCs w:val="24"/>
        </w:rPr>
        <w:lastRenderedPageBreak/>
        <w:t>3 PL olivového oleja</w:t>
      </w:r>
    </w:p>
    <w:p w14:paraId="546A69A4" w14:textId="77B7471E" w:rsidR="00754999" w:rsidRDefault="00754999" w:rsidP="00204453">
      <w:pPr>
        <w:spacing w:after="0"/>
        <w:contextualSpacing/>
        <w:rPr>
          <w:sz w:val="24"/>
          <w:szCs w:val="24"/>
        </w:rPr>
      </w:pPr>
      <w:r>
        <w:rPr>
          <w:sz w:val="24"/>
          <w:szCs w:val="24"/>
        </w:rPr>
        <w:t>1 veľkú hrsť lístkov alchemilky</w:t>
      </w:r>
    </w:p>
    <w:p w14:paraId="4D303DE3" w14:textId="59B484A5" w:rsidR="00754999" w:rsidRDefault="00754999" w:rsidP="00204453">
      <w:pPr>
        <w:spacing w:after="0"/>
        <w:contextualSpacing/>
        <w:rPr>
          <w:sz w:val="24"/>
          <w:szCs w:val="24"/>
        </w:rPr>
      </w:pPr>
      <w:r>
        <w:rPr>
          <w:sz w:val="24"/>
          <w:szCs w:val="24"/>
        </w:rPr>
        <w:t xml:space="preserve">1 PL </w:t>
      </w:r>
      <w:proofErr w:type="spellStart"/>
      <w:r>
        <w:rPr>
          <w:sz w:val="24"/>
          <w:szCs w:val="24"/>
        </w:rPr>
        <w:t>tebi</w:t>
      </w:r>
      <w:proofErr w:type="spellEnd"/>
      <w:r>
        <w:rPr>
          <w:sz w:val="24"/>
          <w:szCs w:val="24"/>
        </w:rPr>
        <w:t xml:space="preserve"> lahôdkového droždia</w:t>
      </w:r>
    </w:p>
    <w:p w14:paraId="13C5EE10" w14:textId="4DEBC758" w:rsidR="00754999" w:rsidRDefault="00754999" w:rsidP="00204453">
      <w:pPr>
        <w:spacing w:after="0"/>
        <w:contextualSpacing/>
        <w:rPr>
          <w:sz w:val="24"/>
          <w:szCs w:val="24"/>
        </w:rPr>
      </w:pPr>
      <w:r>
        <w:rPr>
          <w:sz w:val="24"/>
          <w:szCs w:val="24"/>
        </w:rPr>
        <w:t>Soľ, korenie</w:t>
      </w:r>
    </w:p>
    <w:p w14:paraId="694B4E10" w14:textId="77777777" w:rsidR="00754999" w:rsidRPr="00754999" w:rsidRDefault="00754999" w:rsidP="00204453">
      <w:pPr>
        <w:spacing w:after="0"/>
        <w:contextualSpacing/>
        <w:rPr>
          <w:sz w:val="24"/>
          <w:szCs w:val="24"/>
        </w:rPr>
      </w:pPr>
    </w:p>
    <w:p w14:paraId="2DCE46DC" w14:textId="2E2964C9" w:rsidR="00D413D4" w:rsidRPr="00425100" w:rsidRDefault="00D413D4" w:rsidP="00204453">
      <w:pPr>
        <w:spacing w:after="0"/>
        <w:contextualSpacing/>
        <w:rPr>
          <w:b/>
          <w:sz w:val="24"/>
          <w:szCs w:val="24"/>
        </w:rPr>
      </w:pPr>
      <w:r w:rsidRPr="00425100">
        <w:rPr>
          <w:b/>
          <w:sz w:val="24"/>
          <w:szCs w:val="24"/>
        </w:rPr>
        <w:t>Postup</w:t>
      </w:r>
      <w:r w:rsidR="00204453" w:rsidRPr="00425100">
        <w:rPr>
          <w:b/>
          <w:sz w:val="24"/>
          <w:szCs w:val="24"/>
        </w:rPr>
        <w:t>:</w:t>
      </w:r>
    </w:p>
    <w:p w14:paraId="4260EE8C" w14:textId="36AFB387" w:rsidR="00B047F4" w:rsidRPr="00425100" w:rsidRDefault="00247C5F" w:rsidP="00204453">
      <w:pPr>
        <w:spacing w:after="0"/>
        <w:contextualSpacing/>
        <w:rPr>
          <w:sz w:val="24"/>
          <w:szCs w:val="24"/>
        </w:rPr>
      </w:pPr>
      <w:r w:rsidRPr="00425100">
        <w:rPr>
          <w:sz w:val="24"/>
          <w:szCs w:val="24"/>
        </w:rPr>
        <w:t xml:space="preserve">Zemiaky nakrájajte na kocky a uvarte v slanej vode. </w:t>
      </w:r>
      <w:r w:rsidR="00525346" w:rsidRPr="00425100">
        <w:rPr>
          <w:sz w:val="24"/>
          <w:szCs w:val="24"/>
        </w:rPr>
        <w:t>Cibuľu nakrájajte nadrobno a </w:t>
      </w:r>
      <w:r w:rsidRPr="00425100">
        <w:rPr>
          <w:sz w:val="24"/>
          <w:szCs w:val="24"/>
        </w:rPr>
        <w:t>opražte ju na olej</w:t>
      </w:r>
      <w:r w:rsidR="002B07BA" w:rsidRPr="00425100">
        <w:rPr>
          <w:sz w:val="24"/>
          <w:szCs w:val="24"/>
        </w:rPr>
        <w:t>i</w:t>
      </w:r>
      <w:r w:rsidRPr="00425100">
        <w:rPr>
          <w:sz w:val="24"/>
          <w:szCs w:val="24"/>
        </w:rPr>
        <w:t xml:space="preserve">, kým </w:t>
      </w:r>
      <w:r w:rsidR="00B047F4" w:rsidRPr="00425100">
        <w:rPr>
          <w:sz w:val="24"/>
          <w:szCs w:val="24"/>
        </w:rPr>
        <w:t>nebude pekne</w:t>
      </w:r>
      <w:r w:rsidRPr="00425100">
        <w:rPr>
          <w:sz w:val="24"/>
          <w:szCs w:val="24"/>
        </w:rPr>
        <w:t xml:space="preserve"> sklovitá</w:t>
      </w:r>
      <w:r w:rsidR="00B047F4" w:rsidRPr="00425100">
        <w:rPr>
          <w:sz w:val="24"/>
          <w:szCs w:val="24"/>
        </w:rPr>
        <w:t xml:space="preserve"> a jemne hnedá</w:t>
      </w:r>
      <w:r w:rsidR="00525346" w:rsidRPr="00425100">
        <w:rPr>
          <w:sz w:val="24"/>
          <w:szCs w:val="24"/>
        </w:rPr>
        <w:t>. Pridajte na</w:t>
      </w:r>
      <w:r w:rsidRPr="00425100">
        <w:rPr>
          <w:sz w:val="24"/>
          <w:szCs w:val="24"/>
        </w:rPr>
        <w:t>drobno nasekané lístky alchemilky</w:t>
      </w:r>
      <w:r w:rsidR="00B047F4" w:rsidRPr="00425100">
        <w:rPr>
          <w:sz w:val="24"/>
          <w:szCs w:val="24"/>
        </w:rPr>
        <w:t xml:space="preserve"> spolu s uvarenými zemiak</w:t>
      </w:r>
      <w:r w:rsidR="002B07BA" w:rsidRPr="00425100">
        <w:rPr>
          <w:sz w:val="24"/>
          <w:szCs w:val="24"/>
        </w:rPr>
        <w:t>mi</w:t>
      </w:r>
      <w:r w:rsidR="00B047F4" w:rsidRPr="00425100">
        <w:rPr>
          <w:sz w:val="24"/>
          <w:szCs w:val="24"/>
        </w:rPr>
        <w:t xml:space="preserve"> D</w:t>
      </w:r>
      <w:r w:rsidRPr="00425100">
        <w:rPr>
          <w:sz w:val="24"/>
          <w:szCs w:val="24"/>
        </w:rPr>
        <w:t>ochuťte soľou, korením</w:t>
      </w:r>
      <w:r w:rsidR="00B46A5A" w:rsidRPr="00425100">
        <w:rPr>
          <w:sz w:val="24"/>
          <w:szCs w:val="24"/>
        </w:rPr>
        <w:t>, prípadne inými bylinkam</w:t>
      </w:r>
      <w:r w:rsidR="00B047F4" w:rsidRPr="00425100">
        <w:rPr>
          <w:sz w:val="24"/>
          <w:szCs w:val="24"/>
        </w:rPr>
        <w:t>i a pražte ešte asi 2</w:t>
      </w:r>
      <w:r w:rsidR="00C8624F" w:rsidRPr="00425100">
        <w:rPr>
          <w:sz w:val="24"/>
          <w:szCs w:val="24"/>
        </w:rPr>
        <w:t xml:space="preserve"> – </w:t>
      </w:r>
      <w:r w:rsidR="00B047F4" w:rsidRPr="00425100">
        <w:rPr>
          <w:sz w:val="24"/>
          <w:szCs w:val="24"/>
        </w:rPr>
        <w:t>3 minúty</w:t>
      </w:r>
      <w:r w:rsidR="002B07BA" w:rsidRPr="00425100">
        <w:rPr>
          <w:sz w:val="24"/>
          <w:szCs w:val="24"/>
        </w:rPr>
        <w:t>,</w:t>
      </w:r>
      <w:r w:rsidR="00B047F4" w:rsidRPr="00425100">
        <w:rPr>
          <w:sz w:val="24"/>
          <w:szCs w:val="24"/>
        </w:rPr>
        <w:t xml:space="preserve"> aby sa chute prepojili. </w:t>
      </w:r>
    </w:p>
    <w:p w14:paraId="781F0C82" w14:textId="77777777" w:rsidR="00EA67B0" w:rsidRPr="00425100" w:rsidRDefault="00EA67B0" w:rsidP="00204453">
      <w:pPr>
        <w:spacing w:after="0"/>
        <w:contextualSpacing/>
        <w:rPr>
          <w:sz w:val="24"/>
          <w:szCs w:val="24"/>
        </w:rPr>
      </w:pPr>
    </w:p>
    <w:p w14:paraId="3ADA50CA" w14:textId="0D870A6D" w:rsidR="00B46A5A" w:rsidRPr="00425100" w:rsidRDefault="00B46A5A" w:rsidP="00204453">
      <w:pPr>
        <w:spacing w:after="0"/>
        <w:contextualSpacing/>
        <w:rPr>
          <w:sz w:val="24"/>
          <w:szCs w:val="24"/>
        </w:rPr>
      </w:pPr>
      <w:r w:rsidRPr="00425100">
        <w:rPr>
          <w:sz w:val="24"/>
          <w:szCs w:val="24"/>
        </w:rPr>
        <w:t xml:space="preserve">Ja rada používam aj </w:t>
      </w:r>
      <w:proofErr w:type="spellStart"/>
      <w:r w:rsidRPr="00425100">
        <w:rPr>
          <w:sz w:val="24"/>
          <w:szCs w:val="24"/>
        </w:rPr>
        <w:t>tebi</w:t>
      </w:r>
      <w:proofErr w:type="spellEnd"/>
      <w:r w:rsidRPr="00425100">
        <w:rPr>
          <w:sz w:val="24"/>
          <w:szCs w:val="24"/>
        </w:rPr>
        <w:t xml:space="preserve"> lahôdkové droždie, ktoré dodá jedlu mliečnu chuť. K zemiako</w:t>
      </w:r>
      <w:r w:rsidR="00F24B73" w:rsidRPr="00425100">
        <w:rPr>
          <w:sz w:val="24"/>
          <w:szCs w:val="24"/>
        </w:rPr>
        <w:t>m</w:t>
      </w:r>
      <w:r w:rsidRPr="00425100">
        <w:rPr>
          <w:sz w:val="24"/>
          <w:szCs w:val="24"/>
        </w:rPr>
        <w:t xml:space="preserve"> sa skvele hodí čerstvý šalát</w:t>
      </w:r>
      <w:r w:rsidR="00B047F4" w:rsidRPr="00425100">
        <w:rPr>
          <w:sz w:val="24"/>
          <w:szCs w:val="24"/>
        </w:rPr>
        <w:t xml:space="preserve">, medvedie </w:t>
      </w:r>
      <w:proofErr w:type="spellStart"/>
      <w:r w:rsidR="00B047F4" w:rsidRPr="00425100">
        <w:rPr>
          <w:sz w:val="24"/>
          <w:szCs w:val="24"/>
        </w:rPr>
        <w:t>pesto</w:t>
      </w:r>
      <w:proofErr w:type="spellEnd"/>
      <w:r w:rsidR="00B047F4" w:rsidRPr="00425100">
        <w:rPr>
          <w:sz w:val="24"/>
          <w:szCs w:val="24"/>
        </w:rPr>
        <w:t>, rôzne klíčky</w:t>
      </w:r>
      <w:r w:rsidRPr="00425100">
        <w:rPr>
          <w:sz w:val="24"/>
          <w:szCs w:val="24"/>
        </w:rPr>
        <w:t xml:space="preserve"> alebo fermentov</w:t>
      </w:r>
      <w:r w:rsidR="00754999">
        <w:rPr>
          <w:sz w:val="24"/>
          <w:szCs w:val="24"/>
        </w:rPr>
        <w:t>aná</w:t>
      </w:r>
      <w:r w:rsidRPr="00425100">
        <w:rPr>
          <w:sz w:val="24"/>
          <w:szCs w:val="24"/>
        </w:rPr>
        <w:t xml:space="preserve"> zelenina. </w:t>
      </w:r>
    </w:p>
    <w:p w14:paraId="4521B9CB" w14:textId="77777777" w:rsidR="00EA67B0" w:rsidRPr="00425100" w:rsidRDefault="00EA67B0" w:rsidP="00204453">
      <w:pPr>
        <w:spacing w:after="0"/>
        <w:contextualSpacing/>
        <w:rPr>
          <w:b/>
          <w:sz w:val="24"/>
          <w:szCs w:val="24"/>
        </w:rPr>
      </w:pPr>
    </w:p>
    <w:p w14:paraId="2582ECAB" w14:textId="77777777" w:rsidR="00204453" w:rsidRPr="00425100" w:rsidRDefault="00204453" w:rsidP="00204453">
      <w:pPr>
        <w:spacing w:after="0"/>
        <w:contextualSpacing/>
        <w:rPr>
          <w:b/>
          <w:sz w:val="24"/>
          <w:szCs w:val="24"/>
          <w:highlight w:val="magenta"/>
        </w:rPr>
      </w:pPr>
    </w:p>
    <w:p w14:paraId="6F2F1947" w14:textId="07536629" w:rsidR="00112A7A" w:rsidRPr="00425100" w:rsidRDefault="00112A7A" w:rsidP="00204453">
      <w:pPr>
        <w:spacing w:after="0"/>
        <w:contextualSpacing/>
        <w:rPr>
          <w:b/>
          <w:sz w:val="24"/>
          <w:szCs w:val="24"/>
        </w:rPr>
      </w:pPr>
      <w:r w:rsidRPr="00425100">
        <w:rPr>
          <w:b/>
          <w:sz w:val="24"/>
          <w:szCs w:val="24"/>
          <w:highlight w:val="magenta"/>
        </w:rPr>
        <w:t>Zdravá bylinková pizza</w:t>
      </w:r>
    </w:p>
    <w:p w14:paraId="7CE9B10D" w14:textId="57F4308C" w:rsidR="00112A7A" w:rsidRPr="00425100" w:rsidRDefault="00112A7A" w:rsidP="00204453">
      <w:pPr>
        <w:spacing w:after="0"/>
        <w:contextualSpacing/>
        <w:rPr>
          <w:sz w:val="24"/>
          <w:szCs w:val="24"/>
        </w:rPr>
      </w:pPr>
      <w:r w:rsidRPr="00425100">
        <w:rPr>
          <w:sz w:val="24"/>
          <w:szCs w:val="24"/>
        </w:rPr>
        <w:t xml:space="preserve">Kto by nemal rád toto talianske jedlo? A keď sa spojí ešte s divokými bylinkami, dostanete zdravý variant, ktorý si môžete zobrať </w:t>
      </w:r>
      <w:r w:rsidR="00F24B73" w:rsidRPr="00425100">
        <w:rPr>
          <w:sz w:val="24"/>
          <w:szCs w:val="24"/>
        </w:rPr>
        <w:t>s</w:t>
      </w:r>
      <w:r w:rsidR="00525346" w:rsidRPr="00425100">
        <w:rPr>
          <w:sz w:val="24"/>
          <w:szCs w:val="24"/>
        </w:rPr>
        <w:t>o sebou na výlety</w:t>
      </w:r>
      <w:r w:rsidRPr="00425100">
        <w:rPr>
          <w:sz w:val="24"/>
          <w:szCs w:val="24"/>
        </w:rPr>
        <w:t xml:space="preserve"> alebo ako desiatu deťom do školy. My si ju radi vychutnávame ako prílohu </w:t>
      </w:r>
      <w:r w:rsidR="003209E5" w:rsidRPr="00425100">
        <w:rPr>
          <w:sz w:val="24"/>
          <w:szCs w:val="24"/>
        </w:rPr>
        <w:t>k</w:t>
      </w:r>
      <w:r w:rsidR="00525346" w:rsidRPr="00425100">
        <w:rPr>
          <w:sz w:val="24"/>
          <w:szCs w:val="24"/>
        </w:rPr>
        <w:t> šalátom</w:t>
      </w:r>
      <w:r w:rsidRPr="00425100">
        <w:rPr>
          <w:sz w:val="24"/>
          <w:szCs w:val="24"/>
        </w:rPr>
        <w:t xml:space="preserve"> alebo ku krémovým polievkam. </w:t>
      </w:r>
    </w:p>
    <w:p w14:paraId="2C3A2E18" w14:textId="3F6C518F" w:rsidR="00112A7A" w:rsidRPr="00425100" w:rsidRDefault="00112A7A" w:rsidP="00204453">
      <w:pPr>
        <w:spacing w:after="0"/>
        <w:contextualSpacing/>
        <w:rPr>
          <w:sz w:val="24"/>
          <w:szCs w:val="24"/>
        </w:rPr>
      </w:pPr>
      <w:r w:rsidRPr="00425100">
        <w:rPr>
          <w:sz w:val="24"/>
          <w:szCs w:val="24"/>
        </w:rPr>
        <w:t>Pizzu si</w:t>
      </w:r>
      <w:r w:rsidR="003209E5" w:rsidRPr="00425100">
        <w:rPr>
          <w:sz w:val="24"/>
          <w:szCs w:val="24"/>
        </w:rPr>
        <w:t>,</w:t>
      </w:r>
      <w:r w:rsidRPr="00425100">
        <w:rPr>
          <w:sz w:val="24"/>
          <w:szCs w:val="24"/>
        </w:rPr>
        <w:t xml:space="preserve"> samozrejme</w:t>
      </w:r>
      <w:r w:rsidR="003209E5" w:rsidRPr="00425100">
        <w:rPr>
          <w:sz w:val="24"/>
          <w:szCs w:val="24"/>
        </w:rPr>
        <w:t>,</w:t>
      </w:r>
      <w:r w:rsidRPr="00425100">
        <w:rPr>
          <w:sz w:val="24"/>
          <w:szCs w:val="24"/>
        </w:rPr>
        <w:t xml:space="preserve"> môžete ozdobiť podľa toho</w:t>
      </w:r>
      <w:r w:rsidR="003209E5" w:rsidRPr="00425100">
        <w:rPr>
          <w:sz w:val="24"/>
          <w:szCs w:val="24"/>
        </w:rPr>
        <w:t>,</w:t>
      </w:r>
      <w:r w:rsidRPr="00425100">
        <w:rPr>
          <w:sz w:val="24"/>
          <w:szCs w:val="24"/>
        </w:rPr>
        <w:t xml:space="preserve"> čo máte radi, u nás vyhráva klasika: paradajky, </w:t>
      </w:r>
      <w:r w:rsidR="008530D0" w:rsidRPr="00425100">
        <w:rPr>
          <w:sz w:val="24"/>
          <w:szCs w:val="24"/>
        </w:rPr>
        <w:t xml:space="preserve">cesnak </w:t>
      </w:r>
      <w:r w:rsidRPr="00425100">
        <w:rPr>
          <w:sz w:val="24"/>
          <w:szCs w:val="24"/>
        </w:rPr>
        <w:t xml:space="preserve">medvedí, cibuľa a kukurica. Z uvedeného množstva vyjdú 4 pizze (alebo 2 veľké cez celý plech). </w:t>
      </w:r>
    </w:p>
    <w:p w14:paraId="4198E9FD" w14:textId="77777777" w:rsidR="00204453" w:rsidRPr="00425100" w:rsidRDefault="00204453" w:rsidP="00204453">
      <w:pPr>
        <w:spacing w:after="0"/>
        <w:contextualSpacing/>
        <w:rPr>
          <w:sz w:val="24"/>
          <w:szCs w:val="24"/>
        </w:rPr>
      </w:pPr>
    </w:p>
    <w:p w14:paraId="4F0717A0" w14:textId="6DA6A11E" w:rsidR="00112A7A" w:rsidRPr="00425100" w:rsidRDefault="00204453" w:rsidP="00204453">
      <w:pPr>
        <w:spacing w:after="0"/>
        <w:contextualSpacing/>
        <w:rPr>
          <w:b/>
          <w:sz w:val="24"/>
          <w:szCs w:val="24"/>
        </w:rPr>
      </w:pPr>
      <w:r w:rsidRPr="00425100">
        <w:rPr>
          <w:b/>
          <w:sz w:val="24"/>
          <w:szCs w:val="24"/>
        </w:rPr>
        <w:t>Potrebujete:</w:t>
      </w:r>
    </w:p>
    <w:p w14:paraId="5E2224D9" w14:textId="2C40162A" w:rsidR="00112A7A" w:rsidRPr="00425100" w:rsidRDefault="00112A7A" w:rsidP="00204453">
      <w:pPr>
        <w:spacing w:after="0"/>
        <w:contextualSpacing/>
        <w:rPr>
          <w:sz w:val="24"/>
          <w:szCs w:val="24"/>
        </w:rPr>
      </w:pPr>
      <w:r w:rsidRPr="00425100">
        <w:rPr>
          <w:sz w:val="24"/>
          <w:szCs w:val="24"/>
        </w:rPr>
        <w:t>1 kocku droždia (cca 42 g)</w:t>
      </w:r>
    </w:p>
    <w:p w14:paraId="5EEC7CDC" w14:textId="77777777" w:rsidR="00112A7A" w:rsidRPr="00425100" w:rsidRDefault="00112A7A" w:rsidP="00204453">
      <w:pPr>
        <w:spacing w:after="0"/>
        <w:contextualSpacing/>
        <w:rPr>
          <w:sz w:val="24"/>
          <w:szCs w:val="24"/>
        </w:rPr>
      </w:pPr>
      <w:r w:rsidRPr="00425100">
        <w:rPr>
          <w:sz w:val="24"/>
          <w:szCs w:val="24"/>
        </w:rPr>
        <w:t>200 ml teplej vody</w:t>
      </w:r>
    </w:p>
    <w:p w14:paraId="317EF092" w14:textId="77777777" w:rsidR="00112A7A" w:rsidRPr="00425100" w:rsidRDefault="00112A7A" w:rsidP="00204453">
      <w:pPr>
        <w:spacing w:after="0"/>
        <w:contextualSpacing/>
        <w:rPr>
          <w:sz w:val="24"/>
          <w:szCs w:val="24"/>
        </w:rPr>
      </w:pPr>
      <w:r w:rsidRPr="00425100">
        <w:rPr>
          <w:sz w:val="24"/>
          <w:szCs w:val="24"/>
        </w:rPr>
        <w:t>1 ČL hnedého trstinového cukru</w:t>
      </w:r>
    </w:p>
    <w:p w14:paraId="6DDFD30C" w14:textId="319F0F8B" w:rsidR="00112A7A" w:rsidRPr="00425100" w:rsidRDefault="00112A7A" w:rsidP="00204453">
      <w:pPr>
        <w:spacing w:after="0"/>
        <w:contextualSpacing/>
        <w:rPr>
          <w:sz w:val="24"/>
          <w:szCs w:val="24"/>
        </w:rPr>
      </w:pPr>
      <w:r w:rsidRPr="00425100">
        <w:rPr>
          <w:sz w:val="24"/>
          <w:szCs w:val="24"/>
        </w:rPr>
        <w:t xml:space="preserve">500 g </w:t>
      </w:r>
      <w:proofErr w:type="spellStart"/>
      <w:r w:rsidRPr="00425100">
        <w:rPr>
          <w:sz w:val="24"/>
          <w:szCs w:val="24"/>
        </w:rPr>
        <w:t>špaldovej</w:t>
      </w:r>
      <w:proofErr w:type="spellEnd"/>
      <w:r w:rsidRPr="00425100">
        <w:rPr>
          <w:sz w:val="24"/>
          <w:szCs w:val="24"/>
        </w:rPr>
        <w:t xml:space="preserve"> múky</w:t>
      </w:r>
    </w:p>
    <w:p w14:paraId="3EB07489" w14:textId="77777777" w:rsidR="00112A7A" w:rsidRPr="00425100" w:rsidRDefault="00112A7A" w:rsidP="00204453">
      <w:pPr>
        <w:spacing w:after="0"/>
        <w:contextualSpacing/>
        <w:rPr>
          <w:sz w:val="24"/>
          <w:szCs w:val="24"/>
        </w:rPr>
      </w:pPr>
      <w:r w:rsidRPr="00425100">
        <w:rPr>
          <w:sz w:val="24"/>
          <w:szCs w:val="24"/>
        </w:rPr>
        <w:t>1 ČL soli</w:t>
      </w:r>
    </w:p>
    <w:p w14:paraId="12738B4E" w14:textId="77777777" w:rsidR="00112A7A" w:rsidRPr="00425100" w:rsidRDefault="00112A7A" w:rsidP="00204453">
      <w:pPr>
        <w:spacing w:after="0"/>
        <w:contextualSpacing/>
        <w:rPr>
          <w:sz w:val="24"/>
          <w:szCs w:val="24"/>
        </w:rPr>
      </w:pPr>
      <w:r w:rsidRPr="00425100">
        <w:rPr>
          <w:sz w:val="24"/>
          <w:szCs w:val="24"/>
        </w:rPr>
        <w:t>3 PL olivového oleja</w:t>
      </w:r>
    </w:p>
    <w:p w14:paraId="75B3F983" w14:textId="0B9E21FE" w:rsidR="00112A7A" w:rsidRPr="00425100" w:rsidRDefault="00525346" w:rsidP="00204453">
      <w:pPr>
        <w:spacing w:after="0"/>
        <w:contextualSpacing/>
        <w:rPr>
          <w:sz w:val="24"/>
          <w:szCs w:val="24"/>
        </w:rPr>
      </w:pPr>
      <w:r w:rsidRPr="00425100">
        <w:rPr>
          <w:sz w:val="24"/>
          <w:szCs w:val="24"/>
        </w:rPr>
        <w:t>c</w:t>
      </w:r>
      <w:r w:rsidR="00112A7A" w:rsidRPr="00425100">
        <w:rPr>
          <w:sz w:val="24"/>
          <w:szCs w:val="24"/>
        </w:rPr>
        <w:t>esnak – obyčajný, ak máte</w:t>
      </w:r>
      <w:r w:rsidRPr="00425100">
        <w:rPr>
          <w:sz w:val="24"/>
          <w:szCs w:val="24"/>
        </w:rPr>
        <w:t>,</w:t>
      </w:r>
      <w:r w:rsidR="00112A7A" w:rsidRPr="00425100">
        <w:rPr>
          <w:sz w:val="24"/>
          <w:szCs w:val="24"/>
        </w:rPr>
        <w:t xml:space="preserve"> a</w:t>
      </w:r>
      <w:r w:rsidR="00422AC8" w:rsidRPr="00425100">
        <w:rPr>
          <w:sz w:val="24"/>
          <w:szCs w:val="24"/>
        </w:rPr>
        <w:t xml:space="preserve">j </w:t>
      </w:r>
      <w:r w:rsidR="00112A7A" w:rsidRPr="00425100">
        <w:rPr>
          <w:sz w:val="24"/>
          <w:szCs w:val="24"/>
        </w:rPr>
        <w:t xml:space="preserve">medvedí alebo </w:t>
      </w:r>
      <w:proofErr w:type="spellStart"/>
      <w:r w:rsidR="00112A7A" w:rsidRPr="00425100">
        <w:rPr>
          <w:sz w:val="24"/>
          <w:szCs w:val="24"/>
        </w:rPr>
        <w:t>pesto</w:t>
      </w:r>
      <w:proofErr w:type="spellEnd"/>
      <w:r w:rsidR="00112A7A" w:rsidRPr="00425100">
        <w:rPr>
          <w:sz w:val="24"/>
          <w:szCs w:val="24"/>
        </w:rPr>
        <w:t xml:space="preserve"> z</w:t>
      </w:r>
      <w:r w:rsidR="0054703F" w:rsidRPr="00425100">
        <w:rPr>
          <w:sz w:val="24"/>
          <w:szCs w:val="24"/>
        </w:rPr>
        <w:t xml:space="preserve"> cesnaku </w:t>
      </w:r>
      <w:r w:rsidR="00112A7A" w:rsidRPr="00425100">
        <w:rPr>
          <w:sz w:val="24"/>
          <w:szCs w:val="24"/>
        </w:rPr>
        <w:t xml:space="preserve">medvedieho </w:t>
      </w:r>
    </w:p>
    <w:p w14:paraId="1478100D" w14:textId="19107F16" w:rsidR="00112A7A" w:rsidRPr="00425100" w:rsidRDefault="00112A7A" w:rsidP="00204453">
      <w:pPr>
        <w:spacing w:after="0"/>
        <w:contextualSpacing/>
        <w:rPr>
          <w:sz w:val="24"/>
          <w:szCs w:val="24"/>
        </w:rPr>
      </w:pPr>
      <w:r w:rsidRPr="00425100">
        <w:rPr>
          <w:sz w:val="24"/>
          <w:szCs w:val="24"/>
        </w:rPr>
        <w:t xml:space="preserve">1 pohár paradajkovej </w:t>
      </w:r>
      <w:proofErr w:type="spellStart"/>
      <w:r w:rsidRPr="00425100">
        <w:rPr>
          <w:sz w:val="24"/>
          <w:szCs w:val="24"/>
        </w:rPr>
        <w:t>passaty</w:t>
      </w:r>
      <w:proofErr w:type="spellEnd"/>
      <w:r w:rsidRPr="00425100">
        <w:rPr>
          <w:sz w:val="24"/>
          <w:szCs w:val="24"/>
        </w:rPr>
        <w:t xml:space="preserve"> (pretlaku, odporúčam v</w:t>
      </w:r>
      <w:r w:rsidR="00525346" w:rsidRPr="00425100">
        <w:rPr>
          <w:sz w:val="24"/>
          <w:szCs w:val="24"/>
        </w:rPr>
        <w:t> </w:t>
      </w:r>
      <w:r w:rsidRPr="00425100">
        <w:rPr>
          <w:sz w:val="24"/>
          <w:szCs w:val="24"/>
        </w:rPr>
        <w:t>skle</w:t>
      </w:r>
      <w:r w:rsidR="00525346" w:rsidRPr="00425100">
        <w:rPr>
          <w:sz w:val="24"/>
          <w:szCs w:val="24"/>
        </w:rPr>
        <w:t xml:space="preserve"> z</w:t>
      </w:r>
      <w:r w:rsidRPr="00425100">
        <w:rPr>
          <w:sz w:val="24"/>
          <w:szCs w:val="24"/>
        </w:rPr>
        <w:t xml:space="preserve"> DM) </w:t>
      </w:r>
    </w:p>
    <w:p w14:paraId="5D0C8721" w14:textId="5E81AE2A" w:rsidR="00112A7A" w:rsidRPr="00425100" w:rsidRDefault="00112A7A" w:rsidP="00204453">
      <w:pPr>
        <w:spacing w:after="0"/>
        <w:contextualSpacing/>
        <w:rPr>
          <w:sz w:val="24"/>
          <w:szCs w:val="24"/>
        </w:rPr>
      </w:pPr>
      <w:r w:rsidRPr="00425100">
        <w:rPr>
          <w:sz w:val="24"/>
          <w:szCs w:val="24"/>
        </w:rPr>
        <w:t>1 väčši</w:t>
      </w:r>
      <w:r w:rsidR="005A0662" w:rsidRPr="00425100">
        <w:rPr>
          <w:sz w:val="24"/>
          <w:szCs w:val="24"/>
        </w:rPr>
        <w:t>u</w:t>
      </w:r>
      <w:r w:rsidRPr="00425100">
        <w:rPr>
          <w:sz w:val="24"/>
          <w:szCs w:val="24"/>
        </w:rPr>
        <w:t xml:space="preserve"> hrsť byliniek (alchemilka a žihľava)</w:t>
      </w:r>
    </w:p>
    <w:p w14:paraId="44A8F6F9" w14:textId="77777777" w:rsidR="00112A7A" w:rsidRPr="00425100" w:rsidRDefault="00112A7A" w:rsidP="00204453">
      <w:pPr>
        <w:spacing w:after="0"/>
        <w:contextualSpacing/>
        <w:rPr>
          <w:sz w:val="24"/>
          <w:szCs w:val="24"/>
        </w:rPr>
      </w:pPr>
      <w:r w:rsidRPr="00425100">
        <w:rPr>
          <w:sz w:val="24"/>
          <w:szCs w:val="24"/>
        </w:rPr>
        <w:t>50 ml vody</w:t>
      </w:r>
    </w:p>
    <w:p w14:paraId="43E7E52B" w14:textId="77777777" w:rsidR="00204453" w:rsidRPr="00425100" w:rsidRDefault="00204453" w:rsidP="00204453">
      <w:pPr>
        <w:spacing w:after="0"/>
        <w:contextualSpacing/>
        <w:rPr>
          <w:b/>
          <w:sz w:val="24"/>
          <w:szCs w:val="24"/>
        </w:rPr>
      </w:pPr>
    </w:p>
    <w:p w14:paraId="21177D35" w14:textId="225577F6" w:rsidR="00112A7A" w:rsidRPr="00425100" w:rsidRDefault="00112A7A" w:rsidP="00204453">
      <w:pPr>
        <w:spacing w:after="0"/>
        <w:contextualSpacing/>
        <w:rPr>
          <w:sz w:val="24"/>
          <w:szCs w:val="24"/>
        </w:rPr>
      </w:pPr>
      <w:r w:rsidRPr="00425100">
        <w:rPr>
          <w:b/>
          <w:sz w:val="24"/>
          <w:szCs w:val="24"/>
        </w:rPr>
        <w:t>Postup</w:t>
      </w:r>
      <w:r w:rsidRPr="00425100">
        <w:rPr>
          <w:sz w:val="24"/>
          <w:szCs w:val="24"/>
        </w:rPr>
        <w:t>:</w:t>
      </w:r>
    </w:p>
    <w:p w14:paraId="1D2B306D" w14:textId="707AA259" w:rsidR="00112A7A" w:rsidRPr="00425100" w:rsidRDefault="00112A7A" w:rsidP="00204453">
      <w:pPr>
        <w:spacing w:after="0"/>
        <w:contextualSpacing/>
        <w:rPr>
          <w:sz w:val="24"/>
          <w:szCs w:val="24"/>
        </w:rPr>
      </w:pPr>
      <w:r w:rsidRPr="00425100">
        <w:rPr>
          <w:sz w:val="24"/>
          <w:szCs w:val="24"/>
        </w:rPr>
        <w:t>Droždie aktivujete tak, že do teplej vody pridáte cukor a rozdrobíte droždie. Premiešajte a odložte na 15 minút na teplé miesto. To, že je droždie dobré</w:t>
      </w:r>
      <w:r w:rsidR="00525346" w:rsidRPr="00425100">
        <w:rPr>
          <w:sz w:val="24"/>
          <w:szCs w:val="24"/>
        </w:rPr>
        <w:t>,</w:t>
      </w:r>
      <w:r w:rsidRPr="00425100">
        <w:rPr>
          <w:sz w:val="24"/>
          <w:szCs w:val="24"/>
        </w:rPr>
        <w:t xml:space="preserve"> zistíte tak, že sa začnú tvoriť bublinky.</w:t>
      </w:r>
    </w:p>
    <w:p w14:paraId="2BB3248C" w14:textId="77777777" w:rsidR="00204453" w:rsidRPr="00425100" w:rsidRDefault="00204453" w:rsidP="00204453">
      <w:pPr>
        <w:spacing w:after="0"/>
        <w:contextualSpacing/>
        <w:rPr>
          <w:sz w:val="24"/>
          <w:szCs w:val="24"/>
        </w:rPr>
      </w:pPr>
    </w:p>
    <w:p w14:paraId="1CED74BB" w14:textId="520AC0FD" w:rsidR="00112A7A" w:rsidRPr="00425100" w:rsidRDefault="00112A7A" w:rsidP="00204453">
      <w:pPr>
        <w:spacing w:after="0"/>
        <w:contextualSpacing/>
        <w:rPr>
          <w:sz w:val="24"/>
          <w:szCs w:val="24"/>
        </w:rPr>
      </w:pPr>
      <w:r w:rsidRPr="00425100">
        <w:rPr>
          <w:sz w:val="24"/>
          <w:szCs w:val="24"/>
        </w:rPr>
        <w:lastRenderedPageBreak/>
        <w:t>Me</w:t>
      </w:r>
      <w:r w:rsidR="00525346" w:rsidRPr="00425100">
        <w:rPr>
          <w:sz w:val="24"/>
          <w:szCs w:val="24"/>
        </w:rPr>
        <w:t>dzitým si nakrájajte bylinky na</w:t>
      </w:r>
      <w:r w:rsidRPr="00425100">
        <w:rPr>
          <w:sz w:val="24"/>
          <w:szCs w:val="24"/>
        </w:rPr>
        <w:t>drobno. Do paradajkového pretlaku pretlačte obyčajný cesnak, prípadne pridajte nakrájaný</w:t>
      </w:r>
      <w:r w:rsidR="0054703F" w:rsidRPr="00425100">
        <w:rPr>
          <w:sz w:val="24"/>
          <w:szCs w:val="24"/>
        </w:rPr>
        <w:t xml:space="preserve"> cesnak</w:t>
      </w:r>
      <w:r w:rsidRPr="00425100">
        <w:rPr>
          <w:sz w:val="24"/>
          <w:szCs w:val="24"/>
        </w:rPr>
        <w:t xml:space="preserve"> medvedí alebo 1 lyžičku medvedieho </w:t>
      </w:r>
      <w:proofErr w:type="spellStart"/>
      <w:r w:rsidRPr="00425100">
        <w:rPr>
          <w:sz w:val="24"/>
          <w:szCs w:val="24"/>
        </w:rPr>
        <w:t>pesta</w:t>
      </w:r>
      <w:proofErr w:type="spellEnd"/>
      <w:r w:rsidRPr="00425100">
        <w:rPr>
          <w:sz w:val="24"/>
          <w:szCs w:val="24"/>
        </w:rPr>
        <w:t xml:space="preserve">. Podľa potreby dochuťte soľou. </w:t>
      </w:r>
    </w:p>
    <w:p w14:paraId="3AF1FCC3" w14:textId="77777777" w:rsidR="00204453" w:rsidRPr="00425100" w:rsidRDefault="00204453" w:rsidP="00204453">
      <w:pPr>
        <w:spacing w:after="0"/>
        <w:contextualSpacing/>
        <w:rPr>
          <w:sz w:val="24"/>
          <w:szCs w:val="24"/>
        </w:rPr>
      </w:pPr>
    </w:p>
    <w:p w14:paraId="16E4A623" w14:textId="5314CEFF" w:rsidR="00112A7A" w:rsidRPr="00425100" w:rsidRDefault="00112A7A" w:rsidP="00204453">
      <w:pPr>
        <w:spacing w:after="0"/>
        <w:contextualSpacing/>
        <w:rPr>
          <w:sz w:val="24"/>
          <w:szCs w:val="24"/>
        </w:rPr>
      </w:pPr>
      <w:r w:rsidRPr="00425100">
        <w:rPr>
          <w:sz w:val="24"/>
          <w:szCs w:val="24"/>
        </w:rPr>
        <w:t xml:space="preserve">Do veľkej misy nasypte múku, pridajte vodu, 3 PL olivového oleja, trošku soli a nakoniec prilejte aj aktivované droždie. Pridajte nasekané bylinky a vymiešajte do nelepivej konzistencie. Aby sa so žihľavou dalo bezpečne pracovať, dajte ju do utierky a poriadne vyvaľkajte valčekom. Podľa potreby pridajte múku alebo vodu. </w:t>
      </w:r>
    </w:p>
    <w:p w14:paraId="67927ECD" w14:textId="77777777" w:rsidR="00204453" w:rsidRPr="00425100" w:rsidRDefault="00204453" w:rsidP="00204453">
      <w:pPr>
        <w:spacing w:after="0"/>
        <w:contextualSpacing/>
        <w:rPr>
          <w:sz w:val="24"/>
          <w:szCs w:val="24"/>
        </w:rPr>
      </w:pPr>
    </w:p>
    <w:p w14:paraId="5CC64536" w14:textId="76B9862C" w:rsidR="00112A7A" w:rsidRPr="00425100" w:rsidRDefault="00112A7A" w:rsidP="00204453">
      <w:pPr>
        <w:spacing w:after="0"/>
        <w:contextualSpacing/>
        <w:rPr>
          <w:sz w:val="24"/>
          <w:szCs w:val="24"/>
        </w:rPr>
      </w:pPr>
      <w:r w:rsidRPr="00425100">
        <w:rPr>
          <w:sz w:val="24"/>
          <w:szCs w:val="24"/>
        </w:rPr>
        <w:t>Cesto rozdeľte na 4 časti a nechajte ešte kvasiť 20</w:t>
      </w:r>
      <w:r w:rsidR="005A0662" w:rsidRPr="00425100">
        <w:rPr>
          <w:sz w:val="24"/>
          <w:szCs w:val="24"/>
        </w:rPr>
        <w:t xml:space="preserve"> </w:t>
      </w:r>
      <w:r w:rsidR="00525346" w:rsidRPr="00425100">
        <w:rPr>
          <w:sz w:val="24"/>
          <w:szCs w:val="24"/>
        </w:rPr>
        <w:t>–</w:t>
      </w:r>
      <w:r w:rsidR="005A0662" w:rsidRPr="00425100">
        <w:rPr>
          <w:sz w:val="24"/>
          <w:szCs w:val="24"/>
        </w:rPr>
        <w:t xml:space="preserve"> </w:t>
      </w:r>
      <w:r w:rsidRPr="00425100">
        <w:rPr>
          <w:sz w:val="24"/>
          <w:szCs w:val="24"/>
        </w:rPr>
        <w:t>30 minút na teplom mi</w:t>
      </w:r>
      <w:r w:rsidR="00525346" w:rsidRPr="00425100">
        <w:rPr>
          <w:sz w:val="24"/>
          <w:szCs w:val="24"/>
        </w:rPr>
        <w:t>este. Cesto potom vyvaľkajte na</w:t>
      </w:r>
      <w:r w:rsidRPr="00425100">
        <w:rPr>
          <w:sz w:val="24"/>
          <w:szCs w:val="24"/>
        </w:rPr>
        <w:t xml:space="preserve">tenko, popichajte ho vidličkou a potrite zmesou paradajkovej </w:t>
      </w:r>
      <w:proofErr w:type="spellStart"/>
      <w:r w:rsidRPr="00425100">
        <w:rPr>
          <w:sz w:val="24"/>
          <w:szCs w:val="24"/>
        </w:rPr>
        <w:t>passaty</w:t>
      </w:r>
      <w:proofErr w:type="spellEnd"/>
      <w:r w:rsidRPr="00425100">
        <w:rPr>
          <w:sz w:val="24"/>
          <w:szCs w:val="24"/>
        </w:rPr>
        <w:t xml:space="preserve"> s cesnakom a</w:t>
      </w:r>
      <w:r w:rsidR="00525346" w:rsidRPr="00425100">
        <w:rPr>
          <w:sz w:val="24"/>
          <w:szCs w:val="24"/>
        </w:rPr>
        <w:t> </w:t>
      </w:r>
      <w:r w:rsidRPr="00425100">
        <w:rPr>
          <w:sz w:val="24"/>
          <w:szCs w:val="24"/>
        </w:rPr>
        <w:t>s</w:t>
      </w:r>
      <w:r w:rsidR="00525346" w:rsidRPr="00425100">
        <w:rPr>
          <w:sz w:val="24"/>
          <w:szCs w:val="24"/>
        </w:rPr>
        <w:t>o s</w:t>
      </w:r>
      <w:r w:rsidRPr="00425100">
        <w:rPr>
          <w:sz w:val="24"/>
          <w:szCs w:val="24"/>
        </w:rPr>
        <w:t xml:space="preserve">oľou. </w:t>
      </w:r>
    </w:p>
    <w:p w14:paraId="465D3FE5" w14:textId="77777777" w:rsidR="00204453" w:rsidRPr="00425100" w:rsidRDefault="00204453" w:rsidP="00204453">
      <w:pPr>
        <w:spacing w:after="0"/>
        <w:contextualSpacing/>
        <w:rPr>
          <w:sz w:val="24"/>
          <w:szCs w:val="24"/>
        </w:rPr>
      </w:pPr>
    </w:p>
    <w:p w14:paraId="7EB3F034" w14:textId="77777777" w:rsidR="00204453" w:rsidRPr="00425100" w:rsidRDefault="00112A7A" w:rsidP="00204453">
      <w:pPr>
        <w:spacing w:after="0"/>
        <w:contextualSpacing/>
        <w:rPr>
          <w:sz w:val="24"/>
          <w:szCs w:val="24"/>
        </w:rPr>
      </w:pPr>
      <w:r w:rsidRPr="00425100">
        <w:rPr>
          <w:sz w:val="24"/>
          <w:szCs w:val="24"/>
        </w:rPr>
        <w:t>Ak chcete</w:t>
      </w:r>
      <w:r w:rsidR="00704A89" w:rsidRPr="00425100">
        <w:rPr>
          <w:sz w:val="24"/>
          <w:szCs w:val="24"/>
        </w:rPr>
        <w:t>,</w:t>
      </w:r>
      <w:r w:rsidRPr="00425100">
        <w:rPr>
          <w:sz w:val="24"/>
          <w:szCs w:val="24"/>
        </w:rPr>
        <w:t xml:space="preserve"> na vrch pridajte ešte </w:t>
      </w:r>
      <w:r w:rsidR="00704A89" w:rsidRPr="00425100">
        <w:rPr>
          <w:sz w:val="24"/>
          <w:szCs w:val="24"/>
        </w:rPr>
        <w:t xml:space="preserve">svoje </w:t>
      </w:r>
      <w:r w:rsidRPr="00425100">
        <w:rPr>
          <w:sz w:val="24"/>
          <w:szCs w:val="24"/>
        </w:rPr>
        <w:t>obľúbené veci, môžete posypať parmezánom</w:t>
      </w:r>
      <w:r w:rsidR="00525346" w:rsidRPr="00425100">
        <w:rPr>
          <w:sz w:val="24"/>
          <w:szCs w:val="24"/>
        </w:rPr>
        <w:t>,</w:t>
      </w:r>
      <w:r w:rsidRPr="00425100">
        <w:rPr>
          <w:sz w:val="24"/>
          <w:szCs w:val="24"/>
        </w:rPr>
        <w:t xml:space="preserve"> a pečte v rozohriatej rúre na 225 °C cca 10 minút bez ventilátora, kým okraje nebudú pekne hnedé a chrumkavé. </w:t>
      </w:r>
    </w:p>
    <w:p w14:paraId="5EB6ED73" w14:textId="77777777" w:rsidR="00204453" w:rsidRPr="00425100" w:rsidRDefault="00204453" w:rsidP="00204453">
      <w:pPr>
        <w:spacing w:after="0"/>
        <w:contextualSpacing/>
        <w:rPr>
          <w:sz w:val="24"/>
          <w:szCs w:val="24"/>
        </w:rPr>
      </w:pPr>
    </w:p>
    <w:p w14:paraId="2CEB30FD" w14:textId="77777777" w:rsidR="00204453" w:rsidRPr="00425100" w:rsidRDefault="00112A7A" w:rsidP="00204453">
      <w:pPr>
        <w:spacing w:after="0"/>
        <w:contextualSpacing/>
        <w:rPr>
          <w:b/>
          <w:sz w:val="24"/>
          <w:szCs w:val="24"/>
        </w:rPr>
      </w:pPr>
      <w:r w:rsidRPr="00425100">
        <w:rPr>
          <w:b/>
          <w:sz w:val="24"/>
          <w:szCs w:val="24"/>
          <w:highlight w:val="yellow"/>
        </w:rPr>
        <w:t>TIP:</w:t>
      </w:r>
      <w:r w:rsidRPr="00425100">
        <w:rPr>
          <w:b/>
          <w:sz w:val="24"/>
          <w:szCs w:val="24"/>
        </w:rPr>
        <w:t xml:space="preserve"> </w:t>
      </w:r>
    </w:p>
    <w:p w14:paraId="52A5FC6A" w14:textId="10A7BCE9" w:rsidR="00204453" w:rsidRPr="00425100" w:rsidRDefault="00704A89" w:rsidP="00204453">
      <w:pPr>
        <w:spacing w:after="0"/>
        <w:contextualSpacing/>
        <w:rPr>
          <w:sz w:val="24"/>
          <w:szCs w:val="24"/>
        </w:rPr>
      </w:pPr>
      <w:r w:rsidRPr="00425100">
        <w:rPr>
          <w:sz w:val="24"/>
          <w:szCs w:val="24"/>
        </w:rPr>
        <w:t>V</w:t>
      </w:r>
      <w:r w:rsidR="00112A7A" w:rsidRPr="00425100">
        <w:rPr>
          <w:sz w:val="24"/>
          <w:szCs w:val="24"/>
        </w:rPr>
        <w:t> polovici pečenia potrite okr</w:t>
      </w:r>
      <w:r w:rsidR="00754999">
        <w:rPr>
          <w:sz w:val="24"/>
          <w:szCs w:val="24"/>
        </w:rPr>
        <w:t>a</w:t>
      </w:r>
      <w:r w:rsidR="00112A7A" w:rsidRPr="00425100">
        <w:rPr>
          <w:sz w:val="24"/>
          <w:szCs w:val="24"/>
        </w:rPr>
        <w:t xml:space="preserve">je olivovým olejom, budú po upečení chrumkavejšie. </w:t>
      </w:r>
    </w:p>
    <w:p w14:paraId="2C9D66D3" w14:textId="77777777" w:rsidR="00204453" w:rsidRPr="00425100" w:rsidRDefault="00204453" w:rsidP="00204453">
      <w:pPr>
        <w:spacing w:after="0"/>
        <w:contextualSpacing/>
        <w:rPr>
          <w:b/>
          <w:sz w:val="24"/>
          <w:szCs w:val="24"/>
        </w:rPr>
      </w:pPr>
    </w:p>
    <w:p w14:paraId="39A260A0" w14:textId="77777777" w:rsidR="00754999" w:rsidRPr="009263FC" w:rsidRDefault="00754999" w:rsidP="00754999">
      <w:pPr>
        <w:spacing w:after="0"/>
        <w:contextualSpacing/>
        <w:rPr>
          <w:b/>
          <w:sz w:val="24"/>
          <w:szCs w:val="24"/>
        </w:rPr>
      </w:pPr>
      <w:r w:rsidRPr="009263FC">
        <w:rPr>
          <w:b/>
          <w:sz w:val="24"/>
          <w:szCs w:val="24"/>
          <w:highlight w:val="magenta"/>
        </w:rPr>
        <w:t>Víno pre silné ženy</w:t>
      </w:r>
    </w:p>
    <w:p w14:paraId="2561AF18" w14:textId="77777777" w:rsidR="00754999" w:rsidRDefault="00754999" w:rsidP="00754999">
      <w:pPr>
        <w:spacing w:after="0"/>
        <w:contextualSpacing/>
        <w:rPr>
          <w:sz w:val="24"/>
          <w:szCs w:val="24"/>
        </w:rPr>
      </w:pPr>
      <w:r w:rsidRPr="009263FC">
        <w:rPr>
          <w:sz w:val="24"/>
          <w:szCs w:val="24"/>
        </w:rPr>
        <w:t xml:space="preserve">Také dobré a kvalitné víno nie je nikdy zlé! A keď je k tomu ešte aj liečivé, prečo neochutnať. Ale, samozrejme, všetko s mierou. Toto víno je predovšetkým liek a treba k nemu aj tak pristupovať. </w:t>
      </w:r>
    </w:p>
    <w:p w14:paraId="2F8704CF" w14:textId="77777777" w:rsidR="00754999" w:rsidRPr="009263FC" w:rsidRDefault="00754999" w:rsidP="00754999">
      <w:pPr>
        <w:spacing w:after="0"/>
        <w:contextualSpacing/>
        <w:rPr>
          <w:sz w:val="24"/>
          <w:szCs w:val="24"/>
        </w:rPr>
      </w:pPr>
    </w:p>
    <w:p w14:paraId="69D051E9" w14:textId="77777777" w:rsidR="00754999" w:rsidRDefault="00754999" w:rsidP="00754999">
      <w:pPr>
        <w:spacing w:after="0"/>
        <w:contextualSpacing/>
        <w:rPr>
          <w:sz w:val="24"/>
          <w:szCs w:val="24"/>
        </w:rPr>
      </w:pPr>
      <w:r w:rsidRPr="009263FC">
        <w:rPr>
          <w:sz w:val="24"/>
          <w:szCs w:val="24"/>
        </w:rPr>
        <w:t xml:space="preserve">Je určené hlavne ženám, ktoré sa trápia so ženskými či s fyzickými problémami, alebo s problémami ženskej duše. </w:t>
      </w:r>
    </w:p>
    <w:p w14:paraId="77E35A3E" w14:textId="77777777" w:rsidR="00754999" w:rsidRPr="009263FC" w:rsidRDefault="00754999" w:rsidP="00754999">
      <w:pPr>
        <w:spacing w:after="0"/>
        <w:contextualSpacing/>
        <w:rPr>
          <w:sz w:val="24"/>
          <w:szCs w:val="24"/>
        </w:rPr>
      </w:pPr>
    </w:p>
    <w:p w14:paraId="4B29B72E" w14:textId="75D725B6" w:rsidR="00754999" w:rsidRDefault="00754999" w:rsidP="00754999">
      <w:pPr>
        <w:spacing w:after="0"/>
        <w:contextualSpacing/>
        <w:rPr>
          <w:sz w:val="24"/>
          <w:szCs w:val="24"/>
        </w:rPr>
      </w:pPr>
      <w:r w:rsidRPr="00754999">
        <w:rPr>
          <w:b/>
          <w:bCs/>
          <w:sz w:val="24"/>
          <w:szCs w:val="24"/>
        </w:rPr>
        <w:t>Potrebujete</w:t>
      </w:r>
      <w:r>
        <w:rPr>
          <w:sz w:val="24"/>
          <w:szCs w:val="24"/>
        </w:rPr>
        <w:t>:</w:t>
      </w:r>
    </w:p>
    <w:p w14:paraId="59CEA4A9" w14:textId="1B1D3666" w:rsidR="00754999" w:rsidRDefault="00754999" w:rsidP="00754999">
      <w:pPr>
        <w:spacing w:after="0"/>
        <w:contextualSpacing/>
        <w:rPr>
          <w:sz w:val="24"/>
          <w:szCs w:val="24"/>
        </w:rPr>
      </w:pPr>
      <w:r>
        <w:rPr>
          <w:sz w:val="24"/>
          <w:szCs w:val="24"/>
        </w:rPr>
        <w:t xml:space="preserve">1 väčšiu misku ženských byliniek najlepšie v kombinácii </w:t>
      </w:r>
      <w:r w:rsidRPr="009263FC">
        <w:rPr>
          <w:sz w:val="24"/>
          <w:szCs w:val="24"/>
        </w:rPr>
        <w:t>rebríček, alchemilk</w:t>
      </w:r>
      <w:r>
        <w:rPr>
          <w:sz w:val="24"/>
          <w:szCs w:val="24"/>
        </w:rPr>
        <w:t>a, ďatelina</w:t>
      </w:r>
      <w:r w:rsidRPr="009263FC">
        <w:rPr>
          <w:sz w:val="24"/>
          <w:szCs w:val="24"/>
        </w:rPr>
        <w:t xml:space="preserve"> </w:t>
      </w:r>
      <w:r>
        <w:rPr>
          <w:sz w:val="24"/>
          <w:szCs w:val="24"/>
        </w:rPr>
        <w:t>či</w:t>
      </w:r>
      <w:r w:rsidRPr="009263FC">
        <w:rPr>
          <w:sz w:val="24"/>
          <w:szCs w:val="24"/>
        </w:rPr>
        <w:t> hluchavk</w:t>
      </w:r>
      <w:r>
        <w:rPr>
          <w:sz w:val="24"/>
          <w:szCs w:val="24"/>
        </w:rPr>
        <w:t>a</w:t>
      </w:r>
    </w:p>
    <w:p w14:paraId="4ABCB7C1" w14:textId="4F38ECBD" w:rsidR="00754999" w:rsidRDefault="00754999" w:rsidP="00754999">
      <w:pPr>
        <w:spacing w:after="0"/>
        <w:contextualSpacing/>
        <w:rPr>
          <w:sz w:val="24"/>
          <w:szCs w:val="24"/>
        </w:rPr>
      </w:pPr>
      <w:r>
        <w:rPr>
          <w:sz w:val="24"/>
          <w:szCs w:val="24"/>
        </w:rPr>
        <w:t>½ až 0,7 litra kvalitného červeného vína</w:t>
      </w:r>
    </w:p>
    <w:p w14:paraId="55DEDFCE" w14:textId="238A14DC" w:rsidR="00754999" w:rsidRDefault="00754999" w:rsidP="00754999">
      <w:pPr>
        <w:spacing w:after="0"/>
        <w:contextualSpacing/>
        <w:rPr>
          <w:sz w:val="24"/>
          <w:szCs w:val="24"/>
        </w:rPr>
      </w:pPr>
      <w:r>
        <w:rPr>
          <w:sz w:val="24"/>
          <w:szCs w:val="24"/>
        </w:rPr>
        <w:t xml:space="preserve">Ľubovoľné koreniny: škorica, klinčeky, </w:t>
      </w:r>
      <w:proofErr w:type="spellStart"/>
      <w:r>
        <w:rPr>
          <w:sz w:val="24"/>
          <w:szCs w:val="24"/>
        </w:rPr>
        <w:t>badián</w:t>
      </w:r>
      <w:proofErr w:type="spellEnd"/>
      <w:r>
        <w:rPr>
          <w:sz w:val="24"/>
          <w:szCs w:val="24"/>
        </w:rPr>
        <w:t>, sladké drievko</w:t>
      </w:r>
    </w:p>
    <w:p w14:paraId="61E6A382" w14:textId="77777777" w:rsidR="00754999" w:rsidRDefault="00754999" w:rsidP="00754999">
      <w:pPr>
        <w:spacing w:after="0"/>
        <w:contextualSpacing/>
        <w:rPr>
          <w:sz w:val="24"/>
          <w:szCs w:val="24"/>
        </w:rPr>
      </w:pPr>
    </w:p>
    <w:p w14:paraId="6809ED5D" w14:textId="65289B9C" w:rsidR="00754999" w:rsidRPr="00754999" w:rsidRDefault="00754999" w:rsidP="00754999">
      <w:pPr>
        <w:spacing w:after="0"/>
        <w:contextualSpacing/>
        <w:rPr>
          <w:sz w:val="24"/>
          <w:szCs w:val="24"/>
        </w:rPr>
      </w:pPr>
      <w:r w:rsidRPr="00754999">
        <w:rPr>
          <w:b/>
          <w:bCs/>
          <w:sz w:val="24"/>
          <w:szCs w:val="24"/>
        </w:rPr>
        <w:t>Postup</w:t>
      </w:r>
      <w:r w:rsidRPr="00754999">
        <w:rPr>
          <w:sz w:val="24"/>
          <w:szCs w:val="24"/>
        </w:rPr>
        <w:t>:</w:t>
      </w:r>
    </w:p>
    <w:p w14:paraId="5FE3F7E7" w14:textId="53337D54" w:rsidR="00754999" w:rsidRDefault="00754999" w:rsidP="00754999">
      <w:pPr>
        <w:spacing w:after="0"/>
        <w:contextualSpacing/>
        <w:rPr>
          <w:sz w:val="24"/>
          <w:szCs w:val="24"/>
        </w:rPr>
      </w:pPr>
      <w:r w:rsidRPr="009263FC">
        <w:rPr>
          <w:sz w:val="24"/>
          <w:szCs w:val="24"/>
        </w:rPr>
        <w:t xml:space="preserve">Do čistej fľaše voľne až po okraj nasypte zmes ženských </w:t>
      </w:r>
      <w:proofErr w:type="spellStart"/>
      <w:r w:rsidRPr="009263FC">
        <w:rPr>
          <w:sz w:val="24"/>
          <w:szCs w:val="24"/>
        </w:rPr>
        <w:t>bylinie</w:t>
      </w:r>
      <w:r>
        <w:rPr>
          <w:sz w:val="24"/>
          <w:szCs w:val="24"/>
        </w:rPr>
        <w:t>k.</w:t>
      </w:r>
      <w:r w:rsidRPr="009263FC">
        <w:rPr>
          <w:sz w:val="24"/>
          <w:szCs w:val="24"/>
        </w:rPr>
        <w:t>Zalejte</w:t>
      </w:r>
      <w:proofErr w:type="spellEnd"/>
      <w:r w:rsidRPr="009263FC">
        <w:rPr>
          <w:sz w:val="24"/>
          <w:szCs w:val="24"/>
        </w:rPr>
        <w:t xml:space="preserve"> ju kvalitným červeným vínom (môže byť aj biele, ale červené má viac účinných látok). </w:t>
      </w:r>
    </w:p>
    <w:p w14:paraId="47AA4111" w14:textId="77777777" w:rsidR="00754999" w:rsidRPr="009263FC" w:rsidRDefault="00754999" w:rsidP="00754999">
      <w:pPr>
        <w:spacing w:after="0"/>
        <w:contextualSpacing/>
        <w:rPr>
          <w:sz w:val="24"/>
          <w:szCs w:val="24"/>
        </w:rPr>
      </w:pPr>
    </w:p>
    <w:p w14:paraId="698F1572" w14:textId="77777777" w:rsidR="00754999" w:rsidRDefault="00754999" w:rsidP="00754999">
      <w:pPr>
        <w:spacing w:after="0"/>
        <w:contextualSpacing/>
        <w:rPr>
          <w:sz w:val="24"/>
          <w:szCs w:val="24"/>
        </w:rPr>
      </w:pPr>
      <w:r w:rsidRPr="009263FC">
        <w:rPr>
          <w:sz w:val="24"/>
          <w:szCs w:val="24"/>
        </w:rPr>
        <w:t xml:space="preserve">Môžete pridať voňavé koreniny – celú škoricu, </w:t>
      </w:r>
      <w:proofErr w:type="spellStart"/>
      <w:r w:rsidRPr="009263FC">
        <w:rPr>
          <w:sz w:val="24"/>
          <w:szCs w:val="24"/>
        </w:rPr>
        <w:t>badián</w:t>
      </w:r>
      <w:proofErr w:type="spellEnd"/>
      <w:r w:rsidRPr="009263FC">
        <w:rPr>
          <w:sz w:val="24"/>
          <w:szCs w:val="24"/>
        </w:rPr>
        <w:t xml:space="preserve"> alebo sladké drievko. Ak máte radi sladšie vína, pridajte aj pár lyžíc medu. Fľašu poriadne zatvorte a pretraste. </w:t>
      </w:r>
    </w:p>
    <w:p w14:paraId="3136A250" w14:textId="77777777" w:rsidR="00754999" w:rsidRPr="009263FC" w:rsidRDefault="00754999" w:rsidP="00754999">
      <w:pPr>
        <w:spacing w:after="0"/>
        <w:contextualSpacing/>
        <w:rPr>
          <w:sz w:val="24"/>
          <w:szCs w:val="24"/>
        </w:rPr>
      </w:pPr>
    </w:p>
    <w:p w14:paraId="17FDA01F" w14:textId="77777777" w:rsidR="00754999" w:rsidRDefault="00754999" w:rsidP="00754999">
      <w:pPr>
        <w:spacing w:after="0"/>
        <w:contextualSpacing/>
        <w:rPr>
          <w:sz w:val="24"/>
          <w:szCs w:val="24"/>
        </w:rPr>
      </w:pPr>
      <w:r w:rsidRPr="009263FC">
        <w:rPr>
          <w:sz w:val="24"/>
          <w:szCs w:val="24"/>
        </w:rPr>
        <w:lastRenderedPageBreak/>
        <w:t xml:space="preserve">Odložte na chladnejšie miesto macerovať 2 týždne. Preceďte do čistej fľaše, uzavrite a odložte na chladné miesto. </w:t>
      </w:r>
    </w:p>
    <w:p w14:paraId="77F47C8E" w14:textId="77777777" w:rsidR="00754999" w:rsidRPr="009263FC" w:rsidRDefault="00754999" w:rsidP="00754999">
      <w:pPr>
        <w:spacing w:after="0"/>
        <w:contextualSpacing/>
        <w:rPr>
          <w:sz w:val="24"/>
          <w:szCs w:val="24"/>
        </w:rPr>
      </w:pPr>
    </w:p>
    <w:p w14:paraId="14BACB6D" w14:textId="0753EC71" w:rsidR="000A5AE2" w:rsidRPr="00204453" w:rsidRDefault="000A5AE2" w:rsidP="00204453">
      <w:pPr>
        <w:spacing w:after="0"/>
        <w:contextualSpacing/>
        <w:rPr>
          <w:sz w:val="24"/>
          <w:szCs w:val="24"/>
        </w:rPr>
      </w:pPr>
      <w:r w:rsidRPr="00204453">
        <w:rPr>
          <w:b/>
          <w:sz w:val="24"/>
          <w:szCs w:val="24"/>
        </w:rPr>
        <w:br w:type="page"/>
      </w:r>
    </w:p>
    <w:p w14:paraId="58D711F1" w14:textId="6C85EA7D" w:rsidR="007B462A" w:rsidRPr="007B734F" w:rsidRDefault="007B462A" w:rsidP="007B462A">
      <w:pPr>
        <w:spacing w:after="0"/>
        <w:contextualSpacing/>
        <w:jc w:val="center"/>
        <w:rPr>
          <w:b/>
          <w:sz w:val="24"/>
          <w:szCs w:val="24"/>
          <w:highlight w:val="cyan"/>
        </w:rPr>
      </w:pPr>
      <w:r>
        <w:rPr>
          <w:b/>
          <w:sz w:val="24"/>
          <w:szCs w:val="24"/>
          <w:highlight w:val="cyan"/>
        </w:rPr>
        <w:lastRenderedPageBreak/>
        <w:t>REBRÍČEK OBYČAJNÝ</w:t>
      </w:r>
    </w:p>
    <w:p w14:paraId="4DD82FA1" w14:textId="3518A6A5" w:rsidR="007B462A" w:rsidRDefault="007B462A" w:rsidP="007B462A">
      <w:pPr>
        <w:spacing w:after="0"/>
        <w:contextualSpacing/>
        <w:jc w:val="center"/>
        <w:rPr>
          <w:sz w:val="24"/>
          <w:szCs w:val="24"/>
        </w:rPr>
      </w:pPr>
      <w:proofErr w:type="spellStart"/>
      <w:r w:rsidRPr="007B462A">
        <w:rPr>
          <w:i/>
          <w:sz w:val="24"/>
          <w:szCs w:val="24"/>
        </w:rPr>
        <w:t>Řebříček</w:t>
      </w:r>
      <w:proofErr w:type="spellEnd"/>
      <w:r w:rsidRPr="007B462A">
        <w:rPr>
          <w:i/>
          <w:sz w:val="24"/>
          <w:szCs w:val="24"/>
        </w:rPr>
        <w:t xml:space="preserve"> obecný </w:t>
      </w:r>
      <w:r w:rsidRPr="007B734F">
        <w:rPr>
          <w:sz w:val="24"/>
          <w:szCs w:val="24"/>
        </w:rPr>
        <w:t xml:space="preserve">(česky) – </w:t>
      </w:r>
      <w:proofErr w:type="spellStart"/>
      <w:r w:rsidRPr="007B462A">
        <w:rPr>
          <w:i/>
          <w:sz w:val="24"/>
          <w:szCs w:val="24"/>
        </w:rPr>
        <w:t>Achillea</w:t>
      </w:r>
      <w:proofErr w:type="spellEnd"/>
      <w:r w:rsidRPr="007B462A">
        <w:rPr>
          <w:i/>
          <w:sz w:val="24"/>
          <w:szCs w:val="24"/>
        </w:rPr>
        <w:t xml:space="preserve"> </w:t>
      </w:r>
      <w:proofErr w:type="spellStart"/>
      <w:r w:rsidRPr="007B462A">
        <w:rPr>
          <w:i/>
          <w:sz w:val="24"/>
          <w:szCs w:val="24"/>
        </w:rPr>
        <w:t>millefolium</w:t>
      </w:r>
      <w:proofErr w:type="spellEnd"/>
      <w:r w:rsidRPr="007B462A">
        <w:rPr>
          <w:i/>
          <w:sz w:val="24"/>
          <w:szCs w:val="24"/>
        </w:rPr>
        <w:t xml:space="preserve"> </w:t>
      </w:r>
      <w:r w:rsidRPr="007B734F">
        <w:rPr>
          <w:sz w:val="24"/>
          <w:szCs w:val="24"/>
        </w:rPr>
        <w:t>(latinsky)</w:t>
      </w:r>
    </w:p>
    <w:p w14:paraId="7A3A95EC" w14:textId="77777777" w:rsidR="00355368" w:rsidRDefault="00355368" w:rsidP="00355368">
      <w:pPr>
        <w:spacing w:after="0"/>
        <w:contextualSpacing/>
        <w:rPr>
          <w:b/>
          <w:sz w:val="24"/>
          <w:szCs w:val="24"/>
          <w:highlight w:val="cyan"/>
        </w:rPr>
      </w:pPr>
    </w:p>
    <w:p w14:paraId="34967233" w14:textId="795BD1DC" w:rsidR="00355368" w:rsidRPr="00355368" w:rsidRDefault="00E8444C" w:rsidP="00355368">
      <w:pPr>
        <w:spacing w:after="0"/>
        <w:contextualSpacing/>
        <w:jc w:val="center"/>
        <w:rPr>
          <w:b/>
          <w:sz w:val="24"/>
          <w:szCs w:val="24"/>
          <w:highlight w:val="yellow"/>
        </w:rPr>
      </w:pPr>
      <w:r w:rsidRPr="00E8444C">
        <w:rPr>
          <w:sz w:val="24"/>
          <w:szCs w:val="24"/>
        </w:rPr>
        <w:t>Magický liečiteľ z ľudových príbehov, mýtov</w:t>
      </w:r>
      <w:r>
        <w:rPr>
          <w:sz w:val="24"/>
          <w:szCs w:val="24"/>
        </w:rPr>
        <w:t xml:space="preserve">, </w:t>
      </w:r>
      <w:r w:rsidRPr="00E8444C">
        <w:rPr>
          <w:sz w:val="24"/>
          <w:szCs w:val="24"/>
        </w:rPr>
        <w:t>povier a mágie</w:t>
      </w:r>
      <w:r>
        <w:rPr>
          <w:b/>
          <w:sz w:val="24"/>
          <w:szCs w:val="24"/>
        </w:rPr>
        <w:t xml:space="preserve">. </w:t>
      </w:r>
    </w:p>
    <w:p w14:paraId="3F44FEFD" w14:textId="77777777" w:rsidR="007B462A" w:rsidRPr="009263FC" w:rsidRDefault="007B462A" w:rsidP="00355368">
      <w:pPr>
        <w:spacing w:after="0"/>
        <w:contextualSpacing/>
        <w:rPr>
          <w:sz w:val="24"/>
          <w:szCs w:val="24"/>
        </w:rPr>
      </w:pPr>
    </w:p>
    <w:p w14:paraId="6B3A6761" w14:textId="51B37913" w:rsidR="00A97C0C" w:rsidRDefault="0074779A" w:rsidP="009263FC">
      <w:pPr>
        <w:spacing w:after="0"/>
        <w:contextualSpacing/>
        <w:rPr>
          <w:sz w:val="24"/>
          <w:szCs w:val="24"/>
        </w:rPr>
      </w:pPr>
      <w:r w:rsidRPr="009263FC">
        <w:rPr>
          <w:sz w:val="24"/>
          <w:szCs w:val="24"/>
        </w:rPr>
        <w:t xml:space="preserve">Keď tak spätne rekapitulujem, kedy a ako som začala prvýkrát využívať bylinky na </w:t>
      </w:r>
      <w:proofErr w:type="spellStart"/>
      <w:r w:rsidRPr="009263FC">
        <w:rPr>
          <w:sz w:val="24"/>
          <w:szCs w:val="24"/>
        </w:rPr>
        <w:t>sebaliečenie</w:t>
      </w:r>
      <w:proofErr w:type="spellEnd"/>
      <w:r w:rsidRPr="009263FC">
        <w:rPr>
          <w:sz w:val="24"/>
          <w:szCs w:val="24"/>
        </w:rPr>
        <w:t xml:space="preserve">, tak na začiatku stál určite rebríček. </w:t>
      </w:r>
      <w:r w:rsidR="00A97C0C" w:rsidRPr="009263FC">
        <w:rPr>
          <w:sz w:val="24"/>
          <w:szCs w:val="24"/>
        </w:rPr>
        <w:t xml:space="preserve">Čaj z neho som </w:t>
      </w:r>
      <w:r w:rsidRPr="009263FC">
        <w:rPr>
          <w:sz w:val="24"/>
          <w:szCs w:val="24"/>
        </w:rPr>
        <w:t>užívala ako prvú pomoc</w:t>
      </w:r>
      <w:r w:rsidR="00A97C0C" w:rsidRPr="009263FC">
        <w:rPr>
          <w:sz w:val="24"/>
          <w:szCs w:val="24"/>
        </w:rPr>
        <w:t xml:space="preserve"> pri bolestiach hlavy. Neskôr som s potešením zistila, že je to aj jedlá bylinka. </w:t>
      </w:r>
    </w:p>
    <w:p w14:paraId="6D38B287" w14:textId="77777777" w:rsidR="009263FC" w:rsidRPr="009263FC" w:rsidRDefault="009263FC" w:rsidP="009263FC">
      <w:pPr>
        <w:spacing w:after="0"/>
        <w:contextualSpacing/>
        <w:rPr>
          <w:sz w:val="24"/>
          <w:szCs w:val="24"/>
        </w:rPr>
      </w:pPr>
    </w:p>
    <w:p w14:paraId="3A9CD246" w14:textId="095113DA" w:rsidR="00270926" w:rsidRDefault="00A97C0C" w:rsidP="009263FC">
      <w:pPr>
        <w:spacing w:after="0"/>
        <w:contextualSpacing/>
        <w:rPr>
          <w:sz w:val="24"/>
          <w:szCs w:val="24"/>
        </w:rPr>
      </w:pPr>
      <w:r w:rsidRPr="009263FC">
        <w:rPr>
          <w:sz w:val="24"/>
          <w:szCs w:val="24"/>
        </w:rPr>
        <w:t>Je to n</w:t>
      </w:r>
      <w:r w:rsidR="00270926" w:rsidRPr="009263FC">
        <w:rPr>
          <w:sz w:val="24"/>
          <w:szCs w:val="24"/>
        </w:rPr>
        <w:t xml:space="preserve">ežná biela rastlinka, ktorá svojimi bielymi kvietkami svieti na lúkach a ťažko si ju nevšimnúť. </w:t>
      </w:r>
      <w:r w:rsidRPr="009263FC">
        <w:rPr>
          <w:sz w:val="24"/>
          <w:szCs w:val="24"/>
        </w:rPr>
        <w:t>Svoju pozornosť by jej mali venovať hlavne ženy, keď</w:t>
      </w:r>
      <w:r w:rsidR="002B33C1" w:rsidRPr="009263FC">
        <w:rPr>
          <w:sz w:val="24"/>
          <w:szCs w:val="24"/>
        </w:rPr>
        <w:t>že</w:t>
      </w:r>
      <w:r w:rsidRPr="009263FC">
        <w:rPr>
          <w:sz w:val="24"/>
          <w:szCs w:val="24"/>
        </w:rPr>
        <w:t xml:space="preserve"> patrí do silného ženského trojboja alche</w:t>
      </w:r>
      <w:r w:rsidR="004E700D" w:rsidRPr="009263FC">
        <w:rPr>
          <w:sz w:val="24"/>
          <w:szCs w:val="24"/>
        </w:rPr>
        <w:t>milka</w:t>
      </w:r>
      <w:r w:rsidR="00C8624F">
        <w:rPr>
          <w:sz w:val="24"/>
          <w:szCs w:val="24"/>
        </w:rPr>
        <w:t xml:space="preserve"> </w:t>
      </w:r>
      <w:r w:rsidR="00C8624F">
        <w:t xml:space="preserve">– </w:t>
      </w:r>
      <w:r w:rsidR="004E700D" w:rsidRPr="009263FC">
        <w:rPr>
          <w:sz w:val="24"/>
          <w:szCs w:val="24"/>
        </w:rPr>
        <w:t>hluchavka</w:t>
      </w:r>
      <w:r w:rsidR="00C8624F">
        <w:rPr>
          <w:sz w:val="24"/>
          <w:szCs w:val="24"/>
        </w:rPr>
        <w:t xml:space="preserve"> </w:t>
      </w:r>
      <w:r w:rsidR="00C8624F">
        <w:t xml:space="preserve">– </w:t>
      </w:r>
      <w:r w:rsidR="004E700D" w:rsidRPr="009263FC">
        <w:rPr>
          <w:sz w:val="24"/>
          <w:szCs w:val="24"/>
        </w:rPr>
        <w:t xml:space="preserve">rebríček. </w:t>
      </w:r>
    </w:p>
    <w:p w14:paraId="4F851775" w14:textId="77777777" w:rsidR="009263FC" w:rsidRPr="009263FC" w:rsidRDefault="009263FC" w:rsidP="009263FC">
      <w:pPr>
        <w:spacing w:after="0"/>
        <w:contextualSpacing/>
        <w:rPr>
          <w:sz w:val="24"/>
          <w:szCs w:val="24"/>
        </w:rPr>
      </w:pPr>
    </w:p>
    <w:p w14:paraId="2D3B9FC6" w14:textId="1332C021" w:rsidR="00C77485" w:rsidRPr="009263FC" w:rsidRDefault="004E700D" w:rsidP="009263FC">
      <w:pPr>
        <w:spacing w:after="0"/>
        <w:contextualSpacing/>
        <w:rPr>
          <w:sz w:val="24"/>
          <w:szCs w:val="24"/>
        </w:rPr>
      </w:pPr>
      <w:r w:rsidRPr="009263FC">
        <w:rPr>
          <w:sz w:val="24"/>
          <w:szCs w:val="24"/>
        </w:rPr>
        <w:t>Jeho korenisté</w:t>
      </w:r>
      <w:r w:rsidR="00127FEB" w:rsidRPr="009263FC">
        <w:rPr>
          <w:sz w:val="24"/>
          <w:szCs w:val="24"/>
        </w:rPr>
        <w:t xml:space="preserve">, vetvičkové lístky </w:t>
      </w:r>
      <w:r w:rsidRPr="009263FC">
        <w:rPr>
          <w:sz w:val="24"/>
          <w:szCs w:val="24"/>
        </w:rPr>
        <w:t>sú jemne horké a dodávajú šalátom aromatickú chuť. Listy je možné po</w:t>
      </w:r>
      <w:r w:rsidR="00135B2D" w:rsidRPr="009263FC">
        <w:rPr>
          <w:sz w:val="24"/>
          <w:szCs w:val="24"/>
        </w:rPr>
        <w:t>užiť takmer ako akú</w:t>
      </w:r>
      <w:r w:rsidRPr="009263FC">
        <w:rPr>
          <w:sz w:val="24"/>
          <w:szCs w:val="24"/>
        </w:rPr>
        <w:t>koľvek inú divokú b</w:t>
      </w:r>
      <w:r w:rsidR="00127FEB" w:rsidRPr="009263FC">
        <w:rPr>
          <w:sz w:val="24"/>
          <w:szCs w:val="24"/>
        </w:rPr>
        <w:t>ylinku, pridať ich do</w:t>
      </w:r>
      <w:r w:rsidR="006B15DF" w:rsidRPr="009263FC">
        <w:rPr>
          <w:sz w:val="24"/>
          <w:szCs w:val="24"/>
        </w:rPr>
        <w:t xml:space="preserve"> smoothie,</w:t>
      </w:r>
      <w:r w:rsidR="00127FEB" w:rsidRPr="009263FC">
        <w:rPr>
          <w:sz w:val="24"/>
          <w:szCs w:val="24"/>
        </w:rPr>
        <w:t xml:space="preserve"> polievok či</w:t>
      </w:r>
      <w:r w:rsidR="00C77485" w:rsidRPr="009263FC">
        <w:rPr>
          <w:sz w:val="24"/>
          <w:szCs w:val="24"/>
        </w:rPr>
        <w:t> </w:t>
      </w:r>
      <w:r w:rsidRPr="009263FC">
        <w:rPr>
          <w:sz w:val="24"/>
          <w:szCs w:val="24"/>
        </w:rPr>
        <w:t>omáčok</w:t>
      </w:r>
      <w:r w:rsidR="00C77485" w:rsidRPr="009263FC">
        <w:rPr>
          <w:sz w:val="24"/>
          <w:szCs w:val="24"/>
        </w:rPr>
        <w:t xml:space="preserve">. </w:t>
      </w:r>
      <w:r w:rsidR="006B15DF" w:rsidRPr="009263FC">
        <w:rPr>
          <w:sz w:val="24"/>
          <w:szCs w:val="24"/>
        </w:rPr>
        <w:t>Mladé lístky</w:t>
      </w:r>
      <w:r w:rsidR="00C8624F">
        <w:rPr>
          <w:sz w:val="24"/>
          <w:szCs w:val="24"/>
        </w:rPr>
        <w:t xml:space="preserve"> </w:t>
      </w:r>
      <w:r w:rsidR="00C8624F">
        <w:t xml:space="preserve">– </w:t>
      </w:r>
      <w:r w:rsidR="006B15DF" w:rsidRPr="009263FC">
        <w:rPr>
          <w:sz w:val="24"/>
          <w:szCs w:val="24"/>
        </w:rPr>
        <w:t>vetvičky sú najjemnejšie</w:t>
      </w:r>
      <w:r w:rsidR="002B33C1" w:rsidRPr="009263FC">
        <w:rPr>
          <w:sz w:val="24"/>
          <w:szCs w:val="24"/>
        </w:rPr>
        <w:t xml:space="preserve"> a</w:t>
      </w:r>
      <w:r w:rsidR="006B15DF" w:rsidRPr="009263FC">
        <w:rPr>
          <w:sz w:val="24"/>
          <w:szCs w:val="24"/>
        </w:rPr>
        <w:t xml:space="preserve"> neskôr, keď sú väčšie</w:t>
      </w:r>
      <w:r w:rsidR="002B33C1" w:rsidRPr="009263FC">
        <w:rPr>
          <w:sz w:val="24"/>
          <w:szCs w:val="24"/>
        </w:rPr>
        <w:t>,</w:t>
      </w:r>
      <w:r w:rsidR="006B15DF" w:rsidRPr="009263FC">
        <w:rPr>
          <w:sz w:val="24"/>
          <w:szCs w:val="24"/>
        </w:rPr>
        <w:t xml:space="preserve"> sú tuhšie. </w:t>
      </w:r>
      <w:r w:rsidR="00C77485" w:rsidRPr="009263FC">
        <w:rPr>
          <w:sz w:val="24"/>
          <w:szCs w:val="24"/>
        </w:rPr>
        <w:t xml:space="preserve">Má silnú vôňu podobnú sladkému drievku a mierne sladkú príchuť podobnú estragónu. </w:t>
      </w:r>
    </w:p>
    <w:p w14:paraId="13C75FFA" w14:textId="77777777" w:rsidR="009263FC" w:rsidRDefault="009263FC" w:rsidP="009263FC">
      <w:pPr>
        <w:spacing w:after="0"/>
        <w:contextualSpacing/>
        <w:rPr>
          <w:b/>
          <w:sz w:val="24"/>
          <w:szCs w:val="24"/>
        </w:rPr>
      </w:pPr>
    </w:p>
    <w:p w14:paraId="636D2853" w14:textId="0316910D" w:rsidR="004E700D" w:rsidRPr="009263FC" w:rsidRDefault="004E700D" w:rsidP="009263FC">
      <w:pPr>
        <w:spacing w:after="0"/>
        <w:contextualSpacing/>
        <w:rPr>
          <w:b/>
          <w:sz w:val="24"/>
          <w:szCs w:val="24"/>
        </w:rPr>
      </w:pPr>
      <w:r w:rsidRPr="00687CA2">
        <w:rPr>
          <w:b/>
          <w:sz w:val="24"/>
          <w:szCs w:val="24"/>
          <w:highlight w:val="yellow"/>
        </w:rPr>
        <w:t>Zaujímavé fakty</w:t>
      </w:r>
    </w:p>
    <w:p w14:paraId="6DB0D73C" w14:textId="77777777" w:rsidR="004E700D" w:rsidRPr="009263FC" w:rsidRDefault="004E700D" w:rsidP="009263FC">
      <w:pPr>
        <w:pStyle w:val="Odsekzoznamu"/>
        <w:numPr>
          <w:ilvl w:val="0"/>
          <w:numId w:val="53"/>
        </w:numPr>
        <w:spacing w:after="0"/>
        <w:rPr>
          <w:b/>
          <w:sz w:val="24"/>
          <w:szCs w:val="24"/>
        </w:rPr>
      </w:pPr>
      <w:r w:rsidRPr="009263FC">
        <w:rPr>
          <w:sz w:val="24"/>
          <w:szCs w:val="24"/>
        </w:rPr>
        <w:t xml:space="preserve">Rebríček sa niekedy používa pri výrobe piva ako náhrada chmeľu. </w:t>
      </w:r>
    </w:p>
    <w:p w14:paraId="343E05E5" w14:textId="77777777" w:rsidR="004E700D" w:rsidRPr="009263FC" w:rsidRDefault="004E700D" w:rsidP="009263FC">
      <w:pPr>
        <w:pStyle w:val="Odsekzoznamu"/>
        <w:numPr>
          <w:ilvl w:val="0"/>
          <w:numId w:val="53"/>
        </w:numPr>
        <w:spacing w:after="0"/>
        <w:rPr>
          <w:sz w:val="24"/>
          <w:szCs w:val="24"/>
        </w:rPr>
      </w:pPr>
      <w:r w:rsidRPr="009263FC">
        <w:rPr>
          <w:sz w:val="24"/>
          <w:szCs w:val="24"/>
        </w:rPr>
        <w:t>Olej z kvetov sa používa na dochutenie rôznych komerčných a alkoholických nápojov.</w:t>
      </w:r>
    </w:p>
    <w:p w14:paraId="4A74E7A6" w14:textId="5135DBD8" w:rsidR="00C77485" w:rsidRPr="009263FC" w:rsidRDefault="00135B2D" w:rsidP="009263FC">
      <w:pPr>
        <w:pStyle w:val="Odsekzoznamu"/>
        <w:numPr>
          <w:ilvl w:val="0"/>
          <w:numId w:val="53"/>
        </w:numPr>
        <w:spacing w:after="0"/>
        <w:rPr>
          <w:sz w:val="24"/>
          <w:szCs w:val="24"/>
        </w:rPr>
      </w:pPr>
      <w:r w:rsidRPr="009263FC">
        <w:rPr>
          <w:sz w:val="24"/>
          <w:szCs w:val="24"/>
        </w:rPr>
        <w:t xml:space="preserve">Používali </w:t>
      </w:r>
      <w:r w:rsidR="005C0DA1" w:rsidRPr="009263FC">
        <w:rPr>
          <w:sz w:val="24"/>
          <w:szCs w:val="24"/>
        </w:rPr>
        <w:t>ho</w:t>
      </w:r>
      <w:r w:rsidRPr="009263FC">
        <w:rPr>
          <w:sz w:val="24"/>
          <w:szCs w:val="24"/>
        </w:rPr>
        <w:t xml:space="preserve"> už starí Rimania, ktorí pomocou </w:t>
      </w:r>
      <w:r w:rsidR="005C0DA1" w:rsidRPr="009263FC">
        <w:rPr>
          <w:sz w:val="24"/>
          <w:szCs w:val="24"/>
        </w:rPr>
        <w:t>neho</w:t>
      </w:r>
      <w:r w:rsidRPr="009263FC">
        <w:rPr>
          <w:sz w:val="24"/>
          <w:szCs w:val="24"/>
        </w:rPr>
        <w:t xml:space="preserve"> zastavovali krvácanie z rezných rán a poranení.</w:t>
      </w:r>
      <w:r w:rsidR="00C77485" w:rsidRPr="009263FC">
        <w:rPr>
          <w:sz w:val="24"/>
          <w:szCs w:val="24"/>
        </w:rPr>
        <w:t xml:space="preserve"> </w:t>
      </w:r>
    </w:p>
    <w:p w14:paraId="01E7B3C2" w14:textId="77777777" w:rsidR="00135B2D" w:rsidRPr="009263FC" w:rsidRDefault="00135B2D" w:rsidP="009263FC">
      <w:pPr>
        <w:pStyle w:val="Odsekzoznamu"/>
        <w:numPr>
          <w:ilvl w:val="0"/>
          <w:numId w:val="53"/>
        </w:numPr>
        <w:spacing w:after="0"/>
        <w:rPr>
          <w:sz w:val="24"/>
          <w:szCs w:val="24"/>
        </w:rPr>
      </w:pPr>
      <w:r w:rsidRPr="009263FC">
        <w:rPr>
          <w:sz w:val="24"/>
          <w:szCs w:val="24"/>
        </w:rPr>
        <w:t>Sušené listy sa kedysi používali ako náhrada tabaku.</w:t>
      </w:r>
    </w:p>
    <w:p w14:paraId="30E7D4E5" w14:textId="77777777" w:rsidR="00135B2D" w:rsidRPr="009263FC" w:rsidRDefault="00135B2D" w:rsidP="009263FC">
      <w:pPr>
        <w:pStyle w:val="Odsekzoznamu"/>
        <w:numPr>
          <w:ilvl w:val="0"/>
          <w:numId w:val="53"/>
        </w:numPr>
        <w:spacing w:after="0"/>
        <w:rPr>
          <w:sz w:val="24"/>
          <w:szCs w:val="24"/>
        </w:rPr>
      </w:pPr>
      <w:r w:rsidRPr="009263FC">
        <w:rPr>
          <w:sz w:val="24"/>
          <w:szCs w:val="24"/>
        </w:rPr>
        <w:t xml:space="preserve">Jedna rastlinka môže vyprodukovať až 1 660 semien. </w:t>
      </w:r>
    </w:p>
    <w:p w14:paraId="48DF309B" w14:textId="77777777" w:rsidR="00135B2D" w:rsidRPr="009263FC" w:rsidRDefault="00C77485" w:rsidP="009263FC">
      <w:pPr>
        <w:pStyle w:val="Odsekzoznamu"/>
        <w:numPr>
          <w:ilvl w:val="0"/>
          <w:numId w:val="53"/>
        </w:numPr>
        <w:spacing w:after="0"/>
        <w:rPr>
          <w:sz w:val="24"/>
          <w:szCs w:val="24"/>
        </w:rPr>
      </w:pPr>
      <w:r w:rsidRPr="009263FC">
        <w:rPr>
          <w:sz w:val="24"/>
          <w:szCs w:val="24"/>
        </w:rPr>
        <w:t>Niektorí bylinkári dokonca označili rebríček za bylinkový všeliek.</w:t>
      </w:r>
    </w:p>
    <w:p w14:paraId="35588BDE" w14:textId="77777777" w:rsidR="00C77485" w:rsidRPr="009263FC" w:rsidRDefault="00C77485" w:rsidP="009263FC">
      <w:pPr>
        <w:pStyle w:val="Odsekzoznamu"/>
        <w:numPr>
          <w:ilvl w:val="0"/>
          <w:numId w:val="53"/>
        </w:numPr>
        <w:spacing w:after="0"/>
        <w:rPr>
          <w:sz w:val="24"/>
          <w:szCs w:val="24"/>
        </w:rPr>
      </w:pPr>
      <w:r w:rsidRPr="009263FC">
        <w:rPr>
          <w:sz w:val="24"/>
          <w:szCs w:val="24"/>
        </w:rPr>
        <w:t>Staroveké zdroje uvádzali, že túto bylinu ľudia používali hlavne na výrobu mastí a balzamov na hojenie rán.</w:t>
      </w:r>
    </w:p>
    <w:p w14:paraId="20FA8A28" w14:textId="1F06EE42" w:rsidR="00AD33F5" w:rsidRPr="009263FC" w:rsidRDefault="00AD33F5" w:rsidP="009263FC">
      <w:pPr>
        <w:pStyle w:val="Odsekzoznamu"/>
        <w:numPr>
          <w:ilvl w:val="0"/>
          <w:numId w:val="53"/>
        </w:numPr>
        <w:spacing w:after="0"/>
        <w:rPr>
          <w:sz w:val="24"/>
          <w:szCs w:val="24"/>
        </w:rPr>
      </w:pPr>
      <w:r w:rsidRPr="009263FC">
        <w:rPr>
          <w:sz w:val="24"/>
          <w:szCs w:val="24"/>
        </w:rPr>
        <w:t>Jeho latinský názov „</w:t>
      </w:r>
      <w:proofErr w:type="spellStart"/>
      <w:r w:rsidRPr="009263FC">
        <w:rPr>
          <w:sz w:val="24"/>
          <w:szCs w:val="24"/>
        </w:rPr>
        <w:t>Achillea</w:t>
      </w:r>
      <w:proofErr w:type="spellEnd"/>
      <w:r w:rsidRPr="009263FC">
        <w:rPr>
          <w:sz w:val="24"/>
          <w:szCs w:val="24"/>
        </w:rPr>
        <w:t xml:space="preserve">“ pochádza z povesti o gréckom hrdinovi </w:t>
      </w:r>
      <w:proofErr w:type="spellStart"/>
      <w:r w:rsidRPr="009263FC">
        <w:rPr>
          <w:sz w:val="24"/>
          <w:szCs w:val="24"/>
        </w:rPr>
        <w:t>Achillesovi</w:t>
      </w:r>
      <w:proofErr w:type="spellEnd"/>
      <w:r w:rsidRPr="009263FC">
        <w:rPr>
          <w:sz w:val="24"/>
          <w:szCs w:val="24"/>
        </w:rPr>
        <w:t>, ktorý si liečil zra</w:t>
      </w:r>
      <w:r w:rsidR="005C0DA1" w:rsidRPr="009263FC">
        <w:rPr>
          <w:sz w:val="24"/>
          <w:szCs w:val="24"/>
        </w:rPr>
        <w:t>nenia práve listami rebríčka v t</w:t>
      </w:r>
      <w:r w:rsidRPr="009263FC">
        <w:rPr>
          <w:sz w:val="24"/>
          <w:szCs w:val="24"/>
        </w:rPr>
        <w:t xml:space="preserve">rójskej vojne. </w:t>
      </w:r>
    </w:p>
    <w:p w14:paraId="4692F773" w14:textId="77777777" w:rsidR="00C77485" w:rsidRPr="009263FC" w:rsidRDefault="00C77485" w:rsidP="009263FC">
      <w:pPr>
        <w:pStyle w:val="Odsekzoznamu"/>
        <w:spacing w:after="0"/>
        <w:rPr>
          <w:sz w:val="24"/>
          <w:szCs w:val="24"/>
        </w:rPr>
      </w:pPr>
    </w:p>
    <w:p w14:paraId="0F2BC53B" w14:textId="182E2912" w:rsidR="00593E78" w:rsidRPr="009263FC" w:rsidRDefault="00593E78" w:rsidP="009263FC">
      <w:pPr>
        <w:spacing w:after="0"/>
        <w:contextualSpacing/>
        <w:rPr>
          <w:b/>
          <w:sz w:val="24"/>
          <w:szCs w:val="24"/>
        </w:rPr>
      </w:pPr>
      <w:r w:rsidRPr="009263FC">
        <w:rPr>
          <w:b/>
          <w:sz w:val="24"/>
          <w:szCs w:val="24"/>
        </w:rPr>
        <w:t>Ako rastlinku spoznať?</w:t>
      </w:r>
    </w:p>
    <w:p w14:paraId="1D3A22BB" w14:textId="54D8ABBB" w:rsidR="00593E78" w:rsidRDefault="00AD33F5" w:rsidP="009263FC">
      <w:pPr>
        <w:spacing w:after="0"/>
        <w:contextualSpacing/>
        <w:rPr>
          <w:sz w:val="24"/>
          <w:szCs w:val="24"/>
        </w:rPr>
      </w:pPr>
      <w:r w:rsidRPr="009263FC">
        <w:rPr>
          <w:sz w:val="24"/>
          <w:szCs w:val="24"/>
        </w:rPr>
        <w:t xml:space="preserve">Rebríček je pomerne vysoká bylinka s hrubou </w:t>
      </w:r>
      <w:r w:rsidR="0024203C" w:rsidRPr="009263FC">
        <w:rPr>
          <w:sz w:val="24"/>
          <w:szCs w:val="24"/>
        </w:rPr>
        <w:t xml:space="preserve">a tuhou </w:t>
      </w:r>
      <w:r w:rsidRPr="009263FC">
        <w:rPr>
          <w:sz w:val="24"/>
          <w:szCs w:val="24"/>
        </w:rPr>
        <w:t>stonkou. Rozhodne budete potrebovať nožnice</w:t>
      </w:r>
      <w:r w:rsidR="00517EC5" w:rsidRPr="009263FC">
        <w:rPr>
          <w:sz w:val="24"/>
          <w:szCs w:val="24"/>
        </w:rPr>
        <w:t>,</w:t>
      </w:r>
      <w:r w:rsidRPr="009263FC">
        <w:rPr>
          <w:sz w:val="24"/>
          <w:szCs w:val="24"/>
        </w:rPr>
        <w:t xml:space="preserve"> ak by ste ju chceli zbierať celú. </w:t>
      </w:r>
      <w:r w:rsidR="00517EC5" w:rsidRPr="009263FC">
        <w:rPr>
          <w:sz w:val="24"/>
          <w:szCs w:val="24"/>
        </w:rPr>
        <w:t>P</w:t>
      </w:r>
      <w:r w:rsidRPr="009263FC">
        <w:rPr>
          <w:sz w:val="24"/>
          <w:szCs w:val="24"/>
        </w:rPr>
        <w:t xml:space="preserve">re zapracovanie do jedla budú stačiť iba listy rebríčka, ktoré rastú nízko pri stonke a podobajú sa skôr na malé vetvičky. </w:t>
      </w:r>
      <w:r w:rsidR="0024203C" w:rsidRPr="009263FC">
        <w:rPr>
          <w:sz w:val="24"/>
          <w:szCs w:val="24"/>
        </w:rPr>
        <w:t>Biele kv</w:t>
      </w:r>
      <w:r w:rsidR="005C0DA1" w:rsidRPr="009263FC">
        <w:rPr>
          <w:sz w:val="24"/>
          <w:szCs w:val="24"/>
        </w:rPr>
        <w:t>ietky sú usporiadané do veľkých</w:t>
      </w:r>
      <w:r w:rsidR="0024203C" w:rsidRPr="009263FC">
        <w:rPr>
          <w:sz w:val="24"/>
          <w:szCs w:val="24"/>
        </w:rPr>
        <w:t xml:space="preserve"> kompaktných zhlukov na vrchole stonky, pričom každý zhluk pozostáva z 1 alebo viacerých hláv.</w:t>
      </w:r>
    </w:p>
    <w:p w14:paraId="17410AD7" w14:textId="77777777" w:rsidR="009263FC" w:rsidRPr="009263FC" w:rsidRDefault="009263FC" w:rsidP="009263FC">
      <w:pPr>
        <w:spacing w:after="0"/>
        <w:contextualSpacing/>
        <w:rPr>
          <w:sz w:val="24"/>
          <w:szCs w:val="24"/>
        </w:rPr>
      </w:pPr>
    </w:p>
    <w:p w14:paraId="5A531F8C" w14:textId="77777777" w:rsidR="004E700D" w:rsidRPr="009263FC" w:rsidRDefault="004E700D" w:rsidP="009263FC">
      <w:pPr>
        <w:spacing w:after="0"/>
        <w:contextualSpacing/>
        <w:rPr>
          <w:b/>
          <w:sz w:val="24"/>
          <w:szCs w:val="24"/>
        </w:rPr>
      </w:pPr>
      <w:r w:rsidRPr="009263FC">
        <w:rPr>
          <w:b/>
          <w:sz w:val="24"/>
          <w:szCs w:val="24"/>
        </w:rPr>
        <w:t>Kedy ju zbierať?</w:t>
      </w:r>
    </w:p>
    <w:p w14:paraId="41EE1FDE" w14:textId="35498EC8" w:rsidR="00135B2D" w:rsidRDefault="00135B2D" w:rsidP="009263FC">
      <w:pPr>
        <w:spacing w:after="0"/>
        <w:contextualSpacing/>
        <w:rPr>
          <w:sz w:val="24"/>
          <w:szCs w:val="24"/>
        </w:rPr>
      </w:pPr>
      <w:r w:rsidRPr="009263FC">
        <w:rPr>
          <w:sz w:val="24"/>
          <w:szCs w:val="24"/>
        </w:rPr>
        <w:t>Prvé lístky sa začínajú ukazovať pri zemi už v</w:t>
      </w:r>
      <w:r w:rsidR="006B15DF" w:rsidRPr="009263FC">
        <w:rPr>
          <w:sz w:val="24"/>
          <w:szCs w:val="24"/>
        </w:rPr>
        <w:t> </w:t>
      </w:r>
      <w:r w:rsidRPr="009263FC">
        <w:rPr>
          <w:sz w:val="24"/>
          <w:szCs w:val="24"/>
        </w:rPr>
        <w:t>apríli</w:t>
      </w:r>
      <w:r w:rsidR="006B15DF" w:rsidRPr="009263FC">
        <w:rPr>
          <w:sz w:val="24"/>
          <w:szCs w:val="24"/>
        </w:rPr>
        <w:t>. Biele k</w:t>
      </w:r>
      <w:r w:rsidR="00C77485" w:rsidRPr="009263FC">
        <w:rPr>
          <w:sz w:val="24"/>
          <w:szCs w:val="24"/>
        </w:rPr>
        <w:t>vietky</w:t>
      </w:r>
      <w:r w:rsidR="006B15DF" w:rsidRPr="009263FC">
        <w:rPr>
          <w:sz w:val="24"/>
          <w:szCs w:val="24"/>
        </w:rPr>
        <w:t xml:space="preserve"> </w:t>
      </w:r>
      <w:r w:rsidR="00C77485" w:rsidRPr="009263FC">
        <w:rPr>
          <w:sz w:val="24"/>
          <w:szCs w:val="24"/>
        </w:rPr>
        <w:t xml:space="preserve">od júna do augusta, niekedy aj neskôr. </w:t>
      </w:r>
    </w:p>
    <w:p w14:paraId="61F75CBB" w14:textId="77777777" w:rsidR="009263FC" w:rsidRPr="009263FC" w:rsidRDefault="009263FC" w:rsidP="009263FC">
      <w:pPr>
        <w:spacing w:after="0"/>
        <w:contextualSpacing/>
        <w:rPr>
          <w:sz w:val="24"/>
          <w:szCs w:val="24"/>
        </w:rPr>
      </w:pPr>
    </w:p>
    <w:p w14:paraId="6749519A" w14:textId="77777777" w:rsidR="00135B2D" w:rsidRPr="009263FC" w:rsidRDefault="00135B2D" w:rsidP="009263FC">
      <w:pPr>
        <w:spacing w:after="0"/>
        <w:contextualSpacing/>
        <w:rPr>
          <w:b/>
          <w:sz w:val="24"/>
          <w:szCs w:val="24"/>
        </w:rPr>
      </w:pPr>
      <w:r w:rsidRPr="009263FC">
        <w:rPr>
          <w:b/>
          <w:sz w:val="24"/>
          <w:szCs w:val="24"/>
        </w:rPr>
        <w:t>Čo obsahuje?</w:t>
      </w:r>
    </w:p>
    <w:p w14:paraId="02CC6581" w14:textId="69AD561C" w:rsidR="00C77485" w:rsidRDefault="00C77485" w:rsidP="009263FC">
      <w:pPr>
        <w:spacing w:after="0"/>
        <w:contextualSpacing/>
        <w:rPr>
          <w:sz w:val="24"/>
          <w:szCs w:val="24"/>
        </w:rPr>
      </w:pPr>
      <w:r w:rsidRPr="009263FC">
        <w:rPr>
          <w:sz w:val="24"/>
          <w:szCs w:val="24"/>
        </w:rPr>
        <w:t>Obsahuje vitamín A, C, železo, draslík, horčík, zinok, fosfor, niacín a antioxidanty.</w:t>
      </w:r>
    </w:p>
    <w:p w14:paraId="39CD6AC1" w14:textId="77777777" w:rsidR="009263FC" w:rsidRPr="009263FC" w:rsidRDefault="009263FC" w:rsidP="009263FC">
      <w:pPr>
        <w:spacing w:after="0"/>
        <w:contextualSpacing/>
        <w:rPr>
          <w:sz w:val="24"/>
          <w:szCs w:val="24"/>
        </w:rPr>
      </w:pPr>
    </w:p>
    <w:p w14:paraId="765EB032" w14:textId="1D830F72" w:rsidR="004E700D" w:rsidRPr="009263FC" w:rsidRDefault="004E700D" w:rsidP="009263FC">
      <w:pPr>
        <w:spacing w:after="0"/>
        <w:contextualSpacing/>
        <w:rPr>
          <w:b/>
          <w:sz w:val="24"/>
          <w:szCs w:val="24"/>
        </w:rPr>
      </w:pPr>
      <w:r w:rsidRPr="009263FC">
        <w:rPr>
          <w:b/>
          <w:sz w:val="24"/>
          <w:szCs w:val="24"/>
        </w:rPr>
        <w:t>Pri aký</w:t>
      </w:r>
      <w:r w:rsidR="00517EC5" w:rsidRPr="009263FC">
        <w:rPr>
          <w:b/>
          <w:sz w:val="24"/>
          <w:szCs w:val="24"/>
        </w:rPr>
        <w:t>ch</w:t>
      </w:r>
      <w:r w:rsidRPr="009263FC">
        <w:rPr>
          <w:b/>
          <w:sz w:val="24"/>
          <w:szCs w:val="24"/>
        </w:rPr>
        <w:t xml:space="preserve"> problémoch </w:t>
      </w:r>
      <w:r w:rsidR="00687CA2">
        <w:rPr>
          <w:b/>
          <w:sz w:val="24"/>
          <w:szCs w:val="24"/>
        </w:rPr>
        <w:t>vá</w:t>
      </w:r>
      <w:r w:rsidRPr="009263FC">
        <w:rPr>
          <w:b/>
          <w:sz w:val="24"/>
          <w:szCs w:val="24"/>
        </w:rPr>
        <w:t>m pomôže?</w:t>
      </w:r>
    </w:p>
    <w:p w14:paraId="299A600F" w14:textId="18854E40" w:rsidR="00C77485" w:rsidRDefault="00C77485" w:rsidP="009263FC">
      <w:pPr>
        <w:spacing w:after="0"/>
        <w:contextualSpacing/>
        <w:rPr>
          <w:sz w:val="24"/>
          <w:szCs w:val="24"/>
        </w:rPr>
      </w:pPr>
      <w:r w:rsidRPr="009263FC">
        <w:rPr>
          <w:sz w:val="24"/>
          <w:szCs w:val="24"/>
        </w:rPr>
        <w:t>Bylinkový čaj z rebríčka je veľmi účinný pri liečbe chrípky, nachladnutia, problémov s prínosnými dutinami, ale aj</w:t>
      </w:r>
      <w:r w:rsidR="005C0DA1" w:rsidRPr="009263FC">
        <w:rPr>
          <w:sz w:val="24"/>
          <w:szCs w:val="24"/>
        </w:rPr>
        <w:t xml:space="preserve"> pri liečbe</w:t>
      </w:r>
      <w:r w:rsidRPr="009263FC">
        <w:rPr>
          <w:sz w:val="24"/>
          <w:szCs w:val="24"/>
        </w:rPr>
        <w:t xml:space="preserve"> žalúdočných ťažkostí, hnačiek, plyn</w:t>
      </w:r>
      <w:r w:rsidR="00202329" w:rsidRPr="009263FC">
        <w:rPr>
          <w:sz w:val="24"/>
          <w:szCs w:val="24"/>
        </w:rPr>
        <w:t>a</w:t>
      </w:r>
      <w:r w:rsidRPr="009263FC">
        <w:rPr>
          <w:sz w:val="24"/>
          <w:szCs w:val="24"/>
        </w:rPr>
        <w:t xml:space="preserve">tosti a iných problémov s trávením. </w:t>
      </w:r>
    </w:p>
    <w:p w14:paraId="4D17A273" w14:textId="77777777" w:rsidR="009263FC" w:rsidRPr="009263FC" w:rsidRDefault="009263FC" w:rsidP="009263FC">
      <w:pPr>
        <w:spacing w:after="0"/>
        <w:contextualSpacing/>
        <w:rPr>
          <w:sz w:val="24"/>
          <w:szCs w:val="24"/>
        </w:rPr>
      </w:pPr>
    </w:p>
    <w:p w14:paraId="2263ED9A" w14:textId="1EBFEE45" w:rsidR="00C77485" w:rsidRDefault="00C77485" w:rsidP="009263FC">
      <w:pPr>
        <w:spacing w:after="0"/>
        <w:contextualSpacing/>
        <w:rPr>
          <w:sz w:val="24"/>
          <w:szCs w:val="24"/>
        </w:rPr>
      </w:pPr>
      <w:r w:rsidRPr="009263FC">
        <w:rPr>
          <w:sz w:val="24"/>
          <w:szCs w:val="24"/>
        </w:rPr>
        <w:t>Už aj silná vôňa tohto čaju má upokojujúci účinok, vďaka čomu je vynikajúci pri zmierňovaní stresu a úzkosti (</w:t>
      </w:r>
      <w:r w:rsidR="005C0DA1" w:rsidRPr="009263FC">
        <w:rPr>
          <w:sz w:val="24"/>
          <w:szCs w:val="24"/>
        </w:rPr>
        <w:t>preto</w:t>
      </w:r>
      <w:r w:rsidR="00202329" w:rsidRPr="009263FC">
        <w:rPr>
          <w:sz w:val="24"/>
          <w:szCs w:val="24"/>
        </w:rPr>
        <w:t xml:space="preserve"> </w:t>
      </w:r>
      <w:r w:rsidRPr="009263FC">
        <w:rPr>
          <w:sz w:val="24"/>
          <w:szCs w:val="24"/>
        </w:rPr>
        <w:t xml:space="preserve">mi pomáhal pri mojich bolestiach hlavy). </w:t>
      </w:r>
    </w:p>
    <w:p w14:paraId="44249466" w14:textId="77777777" w:rsidR="009263FC" w:rsidRPr="009263FC" w:rsidRDefault="009263FC" w:rsidP="009263FC">
      <w:pPr>
        <w:spacing w:after="0"/>
        <w:contextualSpacing/>
        <w:rPr>
          <w:sz w:val="24"/>
          <w:szCs w:val="24"/>
        </w:rPr>
      </w:pPr>
    </w:p>
    <w:p w14:paraId="62AC6308" w14:textId="7F70EE15" w:rsidR="002C264F" w:rsidRDefault="00C77485" w:rsidP="009263FC">
      <w:pPr>
        <w:spacing w:after="0"/>
        <w:contextualSpacing/>
        <w:rPr>
          <w:sz w:val="24"/>
          <w:szCs w:val="24"/>
        </w:rPr>
      </w:pPr>
      <w:r w:rsidRPr="009263FC">
        <w:rPr>
          <w:sz w:val="24"/>
          <w:szCs w:val="24"/>
        </w:rPr>
        <w:t xml:space="preserve">A nakoniec, </w:t>
      </w:r>
      <w:proofErr w:type="spellStart"/>
      <w:r w:rsidRPr="009263FC">
        <w:rPr>
          <w:sz w:val="24"/>
          <w:szCs w:val="24"/>
        </w:rPr>
        <w:t>rebrí</w:t>
      </w:r>
      <w:r w:rsidR="00137E93" w:rsidRPr="009263FC">
        <w:rPr>
          <w:sz w:val="24"/>
          <w:szCs w:val="24"/>
        </w:rPr>
        <w:t>č</w:t>
      </w:r>
      <w:r w:rsidRPr="009263FC">
        <w:rPr>
          <w:sz w:val="24"/>
          <w:szCs w:val="24"/>
        </w:rPr>
        <w:t>kový</w:t>
      </w:r>
      <w:proofErr w:type="spellEnd"/>
      <w:r w:rsidRPr="009263FC">
        <w:rPr>
          <w:sz w:val="24"/>
          <w:szCs w:val="24"/>
        </w:rPr>
        <w:t xml:space="preserve"> čaj je vhodný na udržanie pravidelného menštruačného cyklu.</w:t>
      </w:r>
      <w:r w:rsidR="00687CA2">
        <w:rPr>
          <w:sz w:val="24"/>
          <w:szCs w:val="24"/>
        </w:rPr>
        <w:t xml:space="preserve"> </w:t>
      </w:r>
      <w:r w:rsidR="002C264F" w:rsidRPr="009263FC">
        <w:rPr>
          <w:sz w:val="24"/>
          <w:szCs w:val="24"/>
        </w:rPr>
        <w:t>Ale pozor</w:t>
      </w:r>
      <w:r w:rsidR="00202329" w:rsidRPr="009263FC">
        <w:rPr>
          <w:sz w:val="24"/>
          <w:szCs w:val="24"/>
        </w:rPr>
        <w:t>,</w:t>
      </w:r>
      <w:r w:rsidR="002C264F" w:rsidRPr="009263FC">
        <w:rPr>
          <w:sz w:val="24"/>
          <w:szCs w:val="24"/>
        </w:rPr>
        <w:t xml:space="preserve"> dámy! Táto rastlina môže </w:t>
      </w:r>
      <w:r w:rsidR="00C504D9" w:rsidRPr="009263FC">
        <w:rPr>
          <w:sz w:val="24"/>
          <w:szCs w:val="24"/>
        </w:rPr>
        <w:t xml:space="preserve">menštruáciu aj </w:t>
      </w:r>
      <w:r w:rsidR="005C0DA1" w:rsidRPr="009263FC">
        <w:rPr>
          <w:sz w:val="24"/>
          <w:szCs w:val="24"/>
        </w:rPr>
        <w:t>vyvolať. Počas tehotenstva je</w:t>
      </w:r>
      <w:r w:rsidR="002C264F" w:rsidRPr="009263FC">
        <w:rPr>
          <w:sz w:val="24"/>
          <w:szCs w:val="24"/>
        </w:rPr>
        <w:t xml:space="preserve"> teda nebezpečná, pretože by mohla spôsobiť potrat!</w:t>
      </w:r>
    </w:p>
    <w:p w14:paraId="2D381DF7" w14:textId="77777777" w:rsidR="009263FC" w:rsidRPr="009263FC" w:rsidRDefault="009263FC" w:rsidP="009263FC">
      <w:pPr>
        <w:spacing w:after="0"/>
        <w:contextualSpacing/>
        <w:rPr>
          <w:sz w:val="24"/>
          <w:szCs w:val="24"/>
        </w:rPr>
      </w:pPr>
    </w:p>
    <w:p w14:paraId="0A600A7E" w14:textId="70539E6E" w:rsidR="004E700D" w:rsidRPr="009263FC" w:rsidRDefault="004E700D" w:rsidP="009263FC">
      <w:pPr>
        <w:spacing w:after="0"/>
        <w:contextualSpacing/>
        <w:rPr>
          <w:b/>
          <w:sz w:val="24"/>
          <w:szCs w:val="24"/>
        </w:rPr>
      </w:pPr>
      <w:r w:rsidRPr="009263FC">
        <w:rPr>
          <w:b/>
          <w:sz w:val="24"/>
          <w:szCs w:val="24"/>
        </w:rPr>
        <w:t>Tipy na najlepšie využitie</w:t>
      </w:r>
    </w:p>
    <w:p w14:paraId="217F3C6C" w14:textId="5CE24BE5" w:rsidR="00C77485" w:rsidRDefault="00C77485" w:rsidP="009263FC">
      <w:pPr>
        <w:spacing w:after="0"/>
        <w:contextualSpacing/>
        <w:rPr>
          <w:sz w:val="24"/>
          <w:szCs w:val="24"/>
        </w:rPr>
      </w:pPr>
      <w:r w:rsidRPr="009263FC">
        <w:rPr>
          <w:sz w:val="24"/>
          <w:szCs w:val="24"/>
        </w:rPr>
        <w:t xml:space="preserve">Rebríček je jemná bylinka, čo znamená, že vysoké teplo zničí jej </w:t>
      </w:r>
      <w:r w:rsidR="006B15DF" w:rsidRPr="009263FC">
        <w:rPr>
          <w:sz w:val="24"/>
          <w:szCs w:val="24"/>
        </w:rPr>
        <w:t xml:space="preserve">špecifickú </w:t>
      </w:r>
      <w:r w:rsidRPr="009263FC">
        <w:rPr>
          <w:sz w:val="24"/>
          <w:szCs w:val="24"/>
        </w:rPr>
        <w:t xml:space="preserve">chuť. Pre príjemnú a silnú chuť pridajte túto bylinu </w:t>
      </w:r>
      <w:r w:rsidR="001708EA" w:rsidRPr="009263FC">
        <w:rPr>
          <w:sz w:val="24"/>
          <w:szCs w:val="24"/>
        </w:rPr>
        <w:t>až na konci</w:t>
      </w:r>
      <w:r w:rsidRPr="009263FC">
        <w:rPr>
          <w:sz w:val="24"/>
          <w:szCs w:val="24"/>
        </w:rPr>
        <w:t xml:space="preserve"> varenia. Užívajte ju striedmo, aby silná chuť a vôňa neprebila </w:t>
      </w:r>
      <w:r w:rsidR="006B15DF" w:rsidRPr="009263FC">
        <w:rPr>
          <w:sz w:val="24"/>
          <w:szCs w:val="24"/>
        </w:rPr>
        <w:t>samotnú chuť jedla</w:t>
      </w:r>
      <w:r w:rsidRPr="009263FC">
        <w:rPr>
          <w:sz w:val="24"/>
          <w:szCs w:val="24"/>
        </w:rPr>
        <w:t xml:space="preserve">. </w:t>
      </w:r>
    </w:p>
    <w:p w14:paraId="70866EC0" w14:textId="77777777" w:rsidR="009263FC" w:rsidRPr="009263FC" w:rsidRDefault="009263FC" w:rsidP="009263FC">
      <w:pPr>
        <w:spacing w:after="0"/>
        <w:contextualSpacing/>
        <w:rPr>
          <w:sz w:val="24"/>
          <w:szCs w:val="24"/>
        </w:rPr>
      </w:pPr>
    </w:p>
    <w:p w14:paraId="293DBB00" w14:textId="20062A7B" w:rsidR="000465CA" w:rsidRPr="009263FC" w:rsidRDefault="000465CA" w:rsidP="009263FC">
      <w:pPr>
        <w:spacing w:after="0"/>
        <w:contextualSpacing/>
        <w:rPr>
          <w:b/>
          <w:sz w:val="24"/>
          <w:szCs w:val="24"/>
        </w:rPr>
      </w:pPr>
      <w:r w:rsidRPr="009263FC">
        <w:rPr>
          <w:b/>
          <w:sz w:val="24"/>
          <w:szCs w:val="24"/>
          <w:highlight w:val="magenta"/>
        </w:rPr>
        <w:t>Bylinková soľ</w:t>
      </w:r>
    </w:p>
    <w:p w14:paraId="4DA7B73D" w14:textId="528ED6AA" w:rsidR="00967D17" w:rsidRDefault="000465CA" w:rsidP="009263FC">
      <w:pPr>
        <w:spacing w:after="0"/>
        <w:contextualSpacing/>
        <w:rPr>
          <w:sz w:val="24"/>
          <w:szCs w:val="24"/>
        </w:rPr>
      </w:pPr>
      <w:r w:rsidRPr="009263FC">
        <w:rPr>
          <w:sz w:val="24"/>
          <w:szCs w:val="24"/>
        </w:rPr>
        <w:t xml:space="preserve">Pre jeho mierne pikantnú chuť je jeho najširšie využite v sušenej forme v podobe bylinkovej soli. </w:t>
      </w:r>
      <w:r w:rsidR="00F34FDC" w:rsidRPr="009263FC">
        <w:rPr>
          <w:sz w:val="24"/>
          <w:szCs w:val="24"/>
        </w:rPr>
        <w:t>Ak ho skombinujete aj s inými aromatickými bylinkami</w:t>
      </w:r>
      <w:r w:rsidR="001708EA" w:rsidRPr="009263FC">
        <w:rPr>
          <w:sz w:val="24"/>
          <w:szCs w:val="24"/>
        </w:rPr>
        <w:t>,</w:t>
      </w:r>
      <w:r w:rsidR="00F34FDC" w:rsidRPr="009263FC">
        <w:rPr>
          <w:sz w:val="24"/>
          <w:szCs w:val="24"/>
        </w:rPr>
        <w:t xml:space="preserve"> ako napr. </w:t>
      </w:r>
      <w:r w:rsidR="005C0DA1" w:rsidRPr="009263FC">
        <w:rPr>
          <w:sz w:val="24"/>
          <w:szCs w:val="24"/>
        </w:rPr>
        <w:t xml:space="preserve">so </w:t>
      </w:r>
      <w:proofErr w:type="spellStart"/>
      <w:r w:rsidR="00850131" w:rsidRPr="009263FC">
        <w:rPr>
          <w:sz w:val="24"/>
          <w:szCs w:val="24"/>
        </w:rPr>
        <w:t>zádušníkom</w:t>
      </w:r>
      <w:proofErr w:type="spellEnd"/>
      <w:r w:rsidR="00850131" w:rsidRPr="009263FC">
        <w:rPr>
          <w:sz w:val="24"/>
          <w:szCs w:val="24"/>
        </w:rPr>
        <w:t xml:space="preserve">, </w:t>
      </w:r>
      <w:r w:rsidR="005C0DA1" w:rsidRPr="009263FC">
        <w:rPr>
          <w:sz w:val="24"/>
          <w:szCs w:val="24"/>
        </w:rPr>
        <w:t xml:space="preserve">s </w:t>
      </w:r>
      <w:r w:rsidR="003667BC" w:rsidRPr="009263FC">
        <w:rPr>
          <w:sz w:val="24"/>
          <w:szCs w:val="24"/>
        </w:rPr>
        <w:t>pamajoránom</w:t>
      </w:r>
      <w:r w:rsidR="00850131" w:rsidRPr="009263FC">
        <w:rPr>
          <w:sz w:val="24"/>
          <w:szCs w:val="24"/>
        </w:rPr>
        <w:t>, materinou dúškou</w:t>
      </w:r>
      <w:r w:rsidR="003667BC" w:rsidRPr="009263FC">
        <w:rPr>
          <w:sz w:val="24"/>
          <w:szCs w:val="24"/>
        </w:rPr>
        <w:t>, tymianom</w:t>
      </w:r>
      <w:r w:rsidR="00F34FDC" w:rsidRPr="009263FC">
        <w:rPr>
          <w:sz w:val="24"/>
          <w:szCs w:val="24"/>
        </w:rPr>
        <w:t>, yzopom</w:t>
      </w:r>
      <w:r w:rsidR="00850131" w:rsidRPr="009263FC">
        <w:rPr>
          <w:sz w:val="24"/>
          <w:szCs w:val="24"/>
        </w:rPr>
        <w:t xml:space="preserve"> či </w:t>
      </w:r>
      <w:r w:rsidR="005C0DA1" w:rsidRPr="009263FC">
        <w:rPr>
          <w:sz w:val="24"/>
          <w:szCs w:val="24"/>
        </w:rPr>
        <w:t xml:space="preserve">so </w:t>
      </w:r>
      <w:r w:rsidR="00850131" w:rsidRPr="009263FC">
        <w:rPr>
          <w:sz w:val="24"/>
          <w:szCs w:val="24"/>
        </w:rPr>
        <w:t>šalviou</w:t>
      </w:r>
      <w:r w:rsidR="003667BC" w:rsidRPr="009263FC">
        <w:rPr>
          <w:sz w:val="24"/>
          <w:szCs w:val="24"/>
        </w:rPr>
        <w:t>,</w:t>
      </w:r>
      <w:r w:rsidR="00850131" w:rsidRPr="009263FC">
        <w:rPr>
          <w:sz w:val="24"/>
          <w:szCs w:val="24"/>
        </w:rPr>
        <w:t xml:space="preserve"> získate aromatickú bylinkovú zmes, ktor</w:t>
      </w:r>
      <w:r w:rsidR="003667BC" w:rsidRPr="009263FC">
        <w:rPr>
          <w:sz w:val="24"/>
          <w:szCs w:val="24"/>
        </w:rPr>
        <w:t xml:space="preserve">ej sa nevyrovná žiadny kupovaný výrobok. </w:t>
      </w:r>
    </w:p>
    <w:p w14:paraId="23602289" w14:textId="76A336A7" w:rsidR="00967D17" w:rsidRDefault="00967D17" w:rsidP="009263FC">
      <w:pPr>
        <w:spacing w:after="0"/>
        <w:contextualSpacing/>
        <w:rPr>
          <w:sz w:val="24"/>
          <w:szCs w:val="24"/>
        </w:rPr>
      </w:pPr>
      <w:r w:rsidRPr="00967D17">
        <w:rPr>
          <w:b/>
          <w:bCs/>
          <w:sz w:val="24"/>
          <w:szCs w:val="24"/>
        </w:rPr>
        <w:t>Potrebujete</w:t>
      </w:r>
      <w:r>
        <w:rPr>
          <w:sz w:val="24"/>
          <w:szCs w:val="24"/>
        </w:rPr>
        <w:t>:</w:t>
      </w:r>
    </w:p>
    <w:p w14:paraId="73AD225D" w14:textId="3010D056" w:rsidR="00967D17" w:rsidRPr="00967D17" w:rsidRDefault="00967D17" w:rsidP="00967D17">
      <w:pPr>
        <w:spacing w:after="0"/>
        <w:contextualSpacing/>
        <w:rPr>
          <w:sz w:val="24"/>
          <w:szCs w:val="24"/>
        </w:rPr>
      </w:pPr>
      <w:r w:rsidRPr="00967D17">
        <w:rPr>
          <w:sz w:val="24"/>
          <w:szCs w:val="24"/>
        </w:rPr>
        <w:t xml:space="preserve">1/4 </w:t>
      </w:r>
      <w:r>
        <w:rPr>
          <w:sz w:val="24"/>
          <w:szCs w:val="24"/>
        </w:rPr>
        <w:t>hrnčeka</w:t>
      </w:r>
      <w:r w:rsidRPr="00967D17">
        <w:rPr>
          <w:sz w:val="24"/>
          <w:szCs w:val="24"/>
        </w:rPr>
        <w:t xml:space="preserve"> hrub</w:t>
      </w:r>
      <w:r>
        <w:rPr>
          <w:sz w:val="24"/>
          <w:szCs w:val="24"/>
        </w:rPr>
        <w:t>ozrnnej</w:t>
      </w:r>
      <w:r w:rsidRPr="00967D17">
        <w:rPr>
          <w:sz w:val="24"/>
          <w:szCs w:val="24"/>
        </w:rPr>
        <w:t xml:space="preserve"> soli, ako je </w:t>
      </w:r>
      <w:r>
        <w:rPr>
          <w:sz w:val="24"/>
          <w:szCs w:val="24"/>
        </w:rPr>
        <w:t xml:space="preserve">napr. </w:t>
      </w:r>
      <w:r w:rsidRPr="00967D17">
        <w:rPr>
          <w:sz w:val="24"/>
          <w:szCs w:val="24"/>
        </w:rPr>
        <w:t>morská soľ</w:t>
      </w:r>
    </w:p>
    <w:p w14:paraId="540C42DE" w14:textId="27F32B5D" w:rsidR="00967D17" w:rsidRDefault="00967D17" w:rsidP="00967D17">
      <w:pPr>
        <w:spacing w:after="0"/>
        <w:contextualSpacing/>
        <w:rPr>
          <w:sz w:val="24"/>
          <w:szCs w:val="24"/>
        </w:rPr>
      </w:pPr>
      <w:r>
        <w:rPr>
          <w:sz w:val="24"/>
          <w:szCs w:val="24"/>
        </w:rPr>
        <w:t>1 malá hrsť lístkov rebríčka</w:t>
      </w:r>
    </w:p>
    <w:p w14:paraId="36D35059" w14:textId="4AD0BE23" w:rsidR="00967D17" w:rsidRPr="00967D17" w:rsidRDefault="00967D17" w:rsidP="00967D17">
      <w:pPr>
        <w:spacing w:after="0"/>
        <w:contextualSpacing/>
        <w:rPr>
          <w:sz w:val="24"/>
          <w:szCs w:val="24"/>
        </w:rPr>
      </w:pPr>
      <w:r>
        <w:rPr>
          <w:sz w:val="24"/>
          <w:szCs w:val="24"/>
        </w:rPr>
        <w:t>2 lístky šalvie</w:t>
      </w:r>
    </w:p>
    <w:p w14:paraId="756E2CDD" w14:textId="2EF7B988" w:rsidR="00967D17" w:rsidRPr="00967D17" w:rsidRDefault="00967D17" w:rsidP="00967D17">
      <w:pPr>
        <w:spacing w:after="0"/>
        <w:contextualSpacing/>
        <w:rPr>
          <w:sz w:val="24"/>
          <w:szCs w:val="24"/>
        </w:rPr>
      </w:pPr>
      <w:r>
        <w:rPr>
          <w:sz w:val="24"/>
          <w:szCs w:val="24"/>
        </w:rPr>
        <w:t xml:space="preserve">1 vetvička </w:t>
      </w:r>
      <w:proofErr w:type="spellStart"/>
      <w:r>
        <w:rPr>
          <w:sz w:val="24"/>
          <w:szCs w:val="24"/>
        </w:rPr>
        <w:t>tymiánu</w:t>
      </w:r>
      <w:proofErr w:type="spellEnd"/>
      <w:r>
        <w:rPr>
          <w:sz w:val="24"/>
          <w:szCs w:val="24"/>
        </w:rPr>
        <w:t xml:space="preserve"> či yzopu (voliteľné)</w:t>
      </w:r>
    </w:p>
    <w:p w14:paraId="6E74A6F7" w14:textId="42C11453" w:rsidR="00967D17" w:rsidRDefault="00967D17" w:rsidP="00967D17">
      <w:pPr>
        <w:spacing w:after="0"/>
        <w:contextualSpacing/>
        <w:rPr>
          <w:sz w:val="24"/>
          <w:szCs w:val="24"/>
        </w:rPr>
      </w:pPr>
      <w:r w:rsidRPr="00967D17">
        <w:rPr>
          <w:sz w:val="24"/>
          <w:szCs w:val="24"/>
        </w:rPr>
        <w:t xml:space="preserve">1 </w:t>
      </w:r>
      <w:r>
        <w:rPr>
          <w:sz w:val="24"/>
          <w:szCs w:val="24"/>
        </w:rPr>
        <w:t>ČL</w:t>
      </w:r>
      <w:r w:rsidRPr="00967D17">
        <w:rPr>
          <w:sz w:val="24"/>
          <w:szCs w:val="24"/>
        </w:rPr>
        <w:t xml:space="preserve"> </w:t>
      </w:r>
      <w:r>
        <w:rPr>
          <w:sz w:val="24"/>
          <w:szCs w:val="24"/>
        </w:rPr>
        <w:t>cesnakového prášku (voliteľné)</w:t>
      </w:r>
    </w:p>
    <w:p w14:paraId="04357BF0" w14:textId="5FD531F5" w:rsidR="00967D17" w:rsidRDefault="00967D17" w:rsidP="00967D17">
      <w:pPr>
        <w:spacing w:after="0"/>
        <w:contextualSpacing/>
        <w:rPr>
          <w:sz w:val="24"/>
          <w:szCs w:val="24"/>
        </w:rPr>
      </w:pPr>
    </w:p>
    <w:p w14:paraId="10EA7F30" w14:textId="6688EEB1" w:rsidR="00967D17" w:rsidRDefault="00967D17" w:rsidP="00967D17">
      <w:pPr>
        <w:spacing w:after="0"/>
        <w:contextualSpacing/>
        <w:rPr>
          <w:sz w:val="24"/>
          <w:szCs w:val="24"/>
        </w:rPr>
      </w:pPr>
      <w:r w:rsidRPr="00967D17">
        <w:rPr>
          <w:b/>
          <w:bCs/>
          <w:sz w:val="24"/>
          <w:szCs w:val="24"/>
        </w:rPr>
        <w:t>Postup</w:t>
      </w:r>
      <w:r>
        <w:rPr>
          <w:b/>
          <w:bCs/>
          <w:sz w:val="24"/>
          <w:szCs w:val="24"/>
        </w:rPr>
        <w:t xml:space="preserve"> s čerstvými bylinkami</w:t>
      </w:r>
      <w:r>
        <w:rPr>
          <w:sz w:val="24"/>
          <w:szCs w:val="24"/>
        </w:rPr>
        <w:t>:</w:t>
      </w:r>
    </w:p>
    <w:p w14:paraId="0C76FE3C" w14:textId="41780B42" w:rsidR="00967D17" w:rsidRDefault="00967D17" w:rsidP="00967D17">
      <w:pPr>
        <w:spacing w:after="0"/>
        <w:contextualSpacing/>
        <w:rPr>
          <w:sz w:val="24"/>
          <w:szCs w:val="24"/>
        </w:rPr>
      </w:pPr>
      <w:r>
        <w:rPr>
          <w:sz w:val="24"/>
          <w:szCs w:val="24"/>
        </w:rPr>
        <w:t>O</w:t>
      </w:r>
      <w:r w:rsidRPr="00967D17">
        <w:rPr>
          <w:sz w:val="24"/>
          <w:szCs w:val="24"/>
        </w:rPr>
        <w:t>ddeľte stonky od listov</w:t>
      </w:r>
      <w:r>
        <w:rPr>
          <w:sz w:val="24"/>
          <w:szCs w:val="24"/>
        </w:rPr>
        <w:t>, p</w:t>
      </w:r>
      <w:r w:rsidRPr="00967D17">
        <w:rPr>
          <w:sz w:val="24"/>
          <w:szCs w:val="24"/>
        </w:rPr>
        <w:t>oužíva</w:t>
      </w:r>
      <w:r>
        <w:rPr>
          <w:sz w:val="24"/>
          <w:szCs w:val="24"/>
        </w:rPr>
        <w:t>jt</w:t>
      </w:r>
      <w:r w:rsidRPr="00967D17">
        <w:rPr>
          <w:sz w:val="24"/>
          <w:szCs w:val="24"/>
        </w:rPr>
        <w:t>e iba listy. Stonky dodávajú soli horkú chuť</w:t>
      </w:r>
      <w:r>
        <w:rPr>
          <w:sz w:val="24"/>
          <w:szCs w:val="24"/>
        </w:rPr>
        <w:t xml:space="preserve">.  </w:t>
      </w:r>
      <w:r w:rsidRPr="00967D17">
        <w:rPr>
          <w:sz w:val="24"/>
          <w:szCs w:val="24"/>
        </w:rPr>
        <w:t>Vložte soľ, bylinky a</w:t>
      </w:r>
      <w:r>
        <w:rPr>
          <w:sz w:val="24"/>
          <w:szCs w:val="24"/>
        </w:rPr>
        <w:t> </w:t>
      </w:r>
      <w:r w:rsidRPr="00967D17">
        <w:rPr>
          <w:sz w:val="24"/>
          <w:szCs w:val="24"/>
        </w:rPr>
        <w:t>cesnak</w:t>
      </w:r>
      <w:r>
        <w:rPr>
          <w:sz w:val="24"/>
          <w:szCs w:val="24"/>
        </w:rPr>
        <w:t>ový prášok</w:t>
      </w:r>
      <w:r w:rsidRPr="00967D17">
        <w:rPr>
          <w:sz w:val="24"/>
          <w:szCs w:val="24"/>
        </w:rPr>
        <w:t xml:space="preserve"> do mixéra. </w:t>
      </w:r>
      <w:r>
        <w:rPr>
          <w:sz w:val="24"/>
          <w:szCs w:val="24"/>
        </w:rPr>
        <w:t>Mixujte</w:t>
      </w:r>
      <w:r w:rsidRPr="00967D17">
        <w:rPr>
          <w:sz w:val="24"/>
          <w:szCs w:val="24"/>
        </w:rPr>
        <w:t>, kým nevznikne pekná</w:t>
      </w:r>
      <w:r w:rsidR="008F137B">
        <w:rPr>
          <w:sz w:val="24"/>
          <w:szCs w:val="24"/>
        </w:rPr>
        <w:t>,</w:t>
      </w:r>
      <w:r w:rsidRPr="00967D17">
        <w:rPr>
          <w:sz w:val="24"/>
          <w:szCs w:val="24"/>
        </w:rPr>
        <w:t xml:space="preserve"> hladká</w:t>
      </w:r>
      <w:r w:rsidR="008F137B">
        <w:rPr>
          <w:sz w:val="24"/>
          <w:szCs w:val="24"/>
        </w:rPr>
        <w:t>,</w:t>
      </w:r>
      <w:r w:rsidRPr="00967D17">
        <w:rPr>
          <w:sz w:val="24"/>
          <w:szCs w:val="24"/>
        </w:rPr>
        <w:t xml:space="preserve"> zelená soľ.</w:t>
      </w:r>
      <w:r>
        <w:rPr>
          <w:sz w:val="24"/>
          <w:szCs w:val="24"/>
        </w:rPr>
        <w:t xml:space="preserve"> Hmotu rovnomerne presypte na papier na pečenie a nechajte na teplom</w:t>
      </w:r>
      <w:r w:rsidR="008F137B">
        <w:rPr>
          <w:sz w:val="24"/>
          <w:szCs w:val="24"/>
        </w:rPr>
        <w:t>, dobre vetranom</w:t>
      </w:r>
      <w:r>
        <w:rPr>
          <w:sz w:val="24"/>
          <w:szCs w:val="24"/>
        </w:rPr>
        <w:t xml:space="preserve"> mieste presušiť. </w:t>
      </w:r>
      <w:r w:rsidR="008F137B" w:rsidRPr="008F137B">
        <w:rPr>
          <w:sz w:val="24"/>
          <w:szCs w:val="24"/>
        </w:rPr>
        <w:t>Úplné vyschnutie môže trvať niekoľko dní v závislosti od počasia/vlhkosti</w:t>
      </w:r>
      <w:r w:rsidR="008F137B">
        <w:rPr>
          <w:sz w:val="24"/>
          <w:szCs w:val="24"/>
        </w:rPr>
        <w:t xml:space="preserve">. </w:t>
      </w:r>
      <w:r>
        <w:rPr>
          <w:sz w:val="24"/>
          <w:szCs w:val="24"/>
        </w:rPr>
        <w:t xml:space="preserve">Pre urýchlenie procesu použite sušičku. Soľ je dobre presušená, keď sa vám rozpadá pod prstami. Vtedy ju premiestnite do uzatvárateľnej nádoby. </w:t>
      </w:r>
    </w:p>
    <w:p w14:paraId="10A6D955" w14:textId="25428571" w:rsidR="008F137B" w:rsidRDefault="008F137B" w:rsidP="00967D17">
      <w:pPr>
        <w:spacing w:after="0"/>
        <w:contextualSpacing/>
        <w:rPr>
          <w:sz w:val="24"/>
          <w:szCs w:val="24"/>
        </w:rPr>
      </w:pPr>
    </w:p>
    <w:p w14:paraId="0406146D" w14:textId="6157CCA6" w:rsidR="008F137B" w:rsidRDefault="008F137B" w:rsidP="00967D17">
      <w:pPr>
        <w:spacing w:after="0"/>
        <w:contextualSpacing/>
        <w:rPr>
          <w:b/>
          <w:bCs/>
          <w:sz w:val="24"/>
          <w:szCs w:val="24"/>
        </w:rPr>
      </w:pPr>
      <w:r w:rsidRPr="008F137B">
        <w:rPr>
          <w:b/>
          <w:bCs/>
          <w:sz w:val="24"/>
          <w:szCs w:val="24"/>
        </w:rPr>
        <w:lastRenderedPageBreak/>
        <w:t>Postup so sušenými bylinkami:</w:t>
      </w:r>
    </w:p>
    <w:p w14:paraId="0052E92E" w14:textId="25F61512" w:rsidR="008F137B" w:rsidRPr="008F137B" w:rsidRDefault="008F137B" w:rsidP="00967D17">
      <w:pPr>
        <w:spacing w:after="0"/>
        <w:contextualSpacing/>
        <w:rPr>
          <w:sz w:val="24"/>
          <w:szCs w:val="24"/>
        </w:rPr>
      </w:pPr>
      <w:r>
        <w:rPr>
          <w:sz w:val="24"/>
          <w:szCs w:val="24"/>
        </w:rPr>
        <w:t xml:space="preserve">Zo sušených byliniek tiež oddeľte lístky od stoniek, aby sa dali najemno rozmixovať. Potom iba v mixéri rozmixujte so soľou najemno. Podľa vašich preferencií pridajte viac soli, alebo byliniek. Presypte do uzatvárateľného pohára.  </w:t>
      </w:r>
    </w:p>
    <w:p w14:paraId="6CEE8487" w14:textId="77777777" w:rsidR="008F137B" w:rsidRPr="00967D17" w:rsidRDefault="008F137B" w:rsidP="00967D17">
      <w:pPr>
        <w:spacing w:after="0"/>
        <w:contextualSpacing/>
        <w:rPr>
          <w:sz w:val="24"/>
          <w:szCs w:val="24"/>
        </w:rPr>
      </w:pPr>
    </w:p>
    <w:p w14:paraId="49AF7CEC" w14:textId="77777777" w:rsidR="009263FC" w:rsidRPr="009263FC" w:rsidRDefault="009263FC" w:rsidP="009263FC">
      <w:pPr>
        <w:spacing w:after="0"/>
        <w:contextualSpacing/>
        <w:rPr>
          <w:sz w:val="24"/>
          <w:szCs w:val="24"/>
        </w:rPr>
      </w:pPr>
    </w:p>
    <w:p w14:paraId="64D7C168" w14:textId="0F2E26B6" w:rsidR="0027605F" w:rsidRPr="009263FC" w:rsidRDefault="0027605F" w:rsidP="009263FC">
      <w:pPr>
        <w:spacing w:after="0"/>
        <w:contextualSpacing/>
        <w:rPr>
          <w:b/>
          <w:sz w:val="24"/>
          <w:szCs w:val="24"/>
        </w:rPr>
      </w:pPr>
      <w:r w:rsidRPr="009263FC">
        <w:rPr>
          <w:b/>
          <w:sz w:val="24"/>
          <w:szCs w:val="24"/>
          <w:highlight w:val="magenta"/>
        </w:rPr>
        <w:t>Bylinková zeleninová baba</w:t>
      </w:r>
    </w:p>
    <w:p w14:paraId="4423A4D2" w14:textId="28E40582" w:rsidR="0027605F" w:rsidRPr="009263FC" w:rsidRDefault="0027605F" w:rsidP="009263FC">
      <w:pPr>
        <w:spacing w:after="0"/>
        <w:contextualSpacing/>
        <w:rPr>
          <w:sz w:val="24"/>
          <w:szCs w:val="24"/>
        </w:rPr>
      </w:pPr>
      <w:r w:rsidRPr="009263FC">
        <w:rPr>
          <w:sz w:val="24"/>
          <w:szCs w:val="24"/>
        </w:rPr>
        <w:t xml:space="preserve">Keď </w:t>
      </w:r>
      <w:r w:rsidR="005C0DA1" w:rsidRPr="009263FC">
        <w:rPr>
          <w:sz w:val="24"/>
          <w:szCs w:val="24"/>
        </w:rPr>
        <w:t xml:space="preserve">sa </w:t>
      </w:r>
      <w:r w:rsidRPr="009263FC">
        <w:rPr>
          <w:sz w:val="24"/>
          <w:szCs w:val="24"/>
        </w:rPr>
        <w:t>začne obdobie tekvíc a cukiet, snažím sa ich zapracovať čo najviac do jedál tak</w:t>
      </w:r>
      <w:r w:rsidR="00A40F09" w:rsidRPr="009263FC">
        <w:rPr>
          <w:sz w:val="24"/>
          <w:szCs w:val="24"/>
        </w:rPr>
        <w:t>,</w:t>
      </w:r>
      <w:r w:rsidRPr="009263FC">
        <w:rPr>
          <w:sz w:val="24"/>
          <w:szCs w:val="24"/>
        </w:rPr>
        <w:t xml:space="preserve"> aby to jedla celá rodina. Cuketa sa dá nahradiť ľubovoľnou zeleninou. Nakrájaná zelenina pustí šťavu, na za</w:t>
      </w:r>
      <w:r w:rsidR="005C0DA1" w:rsidRPr="009263FC">
        <w:rPr>
          <w:sz w:val="24"/>
          <w:szCs w:val="24"/>
        </w:rPr>
        <w:t>hustenie používam ovsené vločky</w:t>
      </w:r>
      <w:r w:rsidRPr="009263FC">
        <w:rPr>
          <w:sz w:val="24"/>
          <w:szCs w:val="24"/>
        </w:rPr>
        <w:t xml:space="preserve"> alebo kukuričnú či pohánkovú múku. </w:t>
      </w:r>
    </w:p>
    <w:p w14:paraId="6020E2CF" w14:textId="68AA0446" w:rsidR="009263FC" w:rsidRDefault="009263FC" w:rsidP="009263FC">
      <w:pPr>
        <w:spacing w:after="0"/>
        <w:rPr>
          <w:sz w:val="24"/>
          <w:szCs w:val="24"/>
        </w:rPr>
      </w:pPr>
    </w:p>
    <w:p w14:paraId="5D72F2E8" w14:textId="6D8E3CE7" w:rsidR="009263FC" w:rsidRPr="009C56E6" w:rsidRDefault="009263FC" w:rsidP="009263FC">
      <w:pPr>
        <w:spacing w:after="0"/>
        <w:rPr>
          <w:b/>
          <w:sz w:val="24"/>
          <w:szCs w:val="24"/>
        </w:rPr>
      </w:pPr>
      <w:r w:rsidRPr="009C56E6">
        <w:rPr>
          <w:b/>
          <w:sz w:val="24"/>
          <w:szCs w:val="24"/>
        </w:rPr>
        <w:t xml:space="preserve">Potrebujete: </w:t>
      </w:r>
    </w:p>
    <w:p w14:paraId="3D07F366" w14:textId="45516F1F" w:rsidR="0027605F" w:rsidRPr="009263FC" w:rsidRDefault="009263FC" w:rsidP="009263FC">
      <w:pPr>
        <w:spacing w:after="0"/>
        <w:rPr>
          <w:sz w:val="24"/>
          <w:szCs w:val="24"/>
        </w:rPr>
      </w:pPr>
      <w:r>
        <w:rPr>
          <w:sz w:val="24"/>
          <w:szCs w:val="24"/>
        </w:rPr>
        <w:t xml:space="preserve">500 </w:t>
      </w:r>
      <w:r w:rsidR="00F34FDC" w:rsidRPr="009263FC">
        <w:rPr>
          <w:sz w:val="24"/>
          <w:szCs w:val="24"/>
        </w:rPr>
        <w:t>g cukety/tekvice</w:t>
      </w:r>
    </w:p>
    <w:p w14:paraId="75116432" w14:textId="4CCE0768" w:rsidR="00F34FDC" w:rsidRPr="009263FC" w:rsidRDefault="008F137B" w:rsidP="009263FC">
      <w:pPr>
        <w:spacing w:after="0"/>
        <w:contextualSpacing/>
        <w:rPr>
          <w:sz w:val="24"/>
          <w:szCs w:val="24"/>
        </w:rPr>
      </w:pPr>
      <w:r>
        <w:rPr>
          <w:sz w:val="24"/>
          <w:szCs w:val="24"/>
        </w:rPr>
        <w:t>2</w:t>
      </w:r>
      <w:r w:rsidR="00A40F09" w:rsidRPr="009263FC">
        <w:rPr>
          <w:sz w:val="24"/>
          <w:szCs w:val="24"/>
        </w:rPr>
        <w:t xml:space="preserve"> </w:t>
      </w:r>
      <w:r w:rsidR="005C0DA1" w:rsidRPr="009263FC">
        <w:rPr>
          <w:sz w:val="24"/>
          <w:szCs w:val="24"/>
        </w:rPr>
        <w:t>–</w:t>
      </w:r>
      <w:r w:rsidR="00C802F0" w:rsidRPr="009263FC">
        <w:rPr>
          <w:sz w:val="24"/>
          <w:szCs w:val="24"/>
        </w:rPr>
        <w:t xml:space="preserve"> </w:t>
      </w:r>
      <w:r w:rsidR="00A40F09" w:rsidRPr="009263FC">
        <w:rPr>
          <w:sz w:val="24"/>
          <w:szCs w:val="24"/>
        </w:rPr>
        <w:t xml:space="preserve">3 </w:t>
      </w:r>
      <w:r w:rsidR="00F34FDC" w:rsidRPr="009263FC">
        <w:rPr>
          <w:sz w:val="24"/>
          <w:szCs w:val="24"/>
        </w:rPr>
        <w:t>mrkvy</w:t>
      </w:r>
    </w:p>
    <w:p w14:paraId="373DD1B1" w14:textId="4DD2D840" w:rsidR="00F34FDC" w:rsidRPr="009263FC" w:rsidRDefault="009263FC" w:rsidP="009263FC">
      <w:pPr>
        <w:spacing w:after="0"/>
        <w:rPr>
          <w:sz w:val="24"/>
          <w:szCs w:val="24"/>
        </w:rPr>
      </w:pPr>
      <w:r>
        <w:rPr>
          <w:sz w:val="24"/>
          <w:szCs w:val="24"/>
        </w:rPr>
        <w:t xml:space="preserve">2 </w:t>
      </w:r>
      <w:r w:rsidR="008F137B">
        <w:rPr>
          <w:sz w:val="24"/>
          <w:szCs w:val="24"/>
        </w:rPr>
        <w:t xml:space="preserve">stredne veľké </w:t>
      </w:r>
      <w:r w:rsidR="0027605F" w:rsidRPr="009263FC">
        <w:rPr>
          <w:sz w:val="24"/>
          <w:szCs w:val="24"/>
        </w:rPr>
        <w:t>cibu</w:t>
      </w:r>
      <w:r w:rsidR="00A40F09" w:rsidRPr="009263FC">
        <w:rPr>
          <w:sz w:val="24"/>
          <w:szCs w:val="24"/>
        </w:rPr>
        <w:t>le</w:t>
      </w:r>
    </w:p>
    <w:p w14:paraId="59A25322" w14:textId="77777777" w:rsidR="00F34FDC" w:rsidRPr="009263FC" w:rsidRDefault="00F34FDC" w:rsidP="009263FC">
      <w:pPr>
        <w:spacing w:after="0"/>
        <w:contextualSpacing/>
        <w:rPr>
          <w:sz w:val="24"/>
          <w:szCs w:val="24"/>
        </w:rPr>
      </w:pPr>
      <w:r w:rsidRPr="009263FC">
        <w:rPr>
          <w:sz w:val="24"/>
          <w:szCs w:val="24"/>
        </w:rPr>
        <w:t xml:space="preserve">2 </w:t>
      </w:r>
      <w:r w:rsidR="0027605F" w:rsidRPr="009263FC">
        <w:rPr>
          <w:sz w:val="24"/>
          <w:szCs w:val="24"/>
        </w:rPr>
        <w:t>strúčiky cesnaku</w:t>
      </w:r>
    </w:p>
    <w:p w14:paraId="435C2567" w14:textId="4F5D11DF" w:rsidR="0027605F" w:rsidRPr="00C62B25" w:rsidRDefault="008F137B" w:rsidP="009263FC">
      <w:pPr>
        <w:spacing w:after="0"/>
        <w:rPr>
          <w:sz w:val="24"/>
          <w:szCs w:val="24"/>
          <w:lang w:val="en-GB"/>
        </w:rPr>
      </w:pPr>
      <w:r>
        <w:rPr>
          <w:sz w:val="24"/>
          <w:szCs w:val="24"/>
        </w:rPr>
        <w:t>2</w:t>
      </w:r>
      <w:r w:rsidR="009C56E6">
        <w:rPr>
          <w:sz w:val="24"/>
          <w:szCs w:val="24"/>
        </w:rPr>
        <w:t xml:space="preserve"> </w:t>
      </w:r>
      <w:commentRangeStart w:id="92"/>
      <w:commentRangeStart w:id="93"/>
      <w:r w:rsidR="0027605F" w:rsidRPr="009263FC">
        <w:rPr>
          <w:sz w:val="24"/>
          <w:szCs w:val="24"/>
        </w:rPr>
        <w:t>vajc</w:t>
      </w:r>
      <w:commentRangeEnd w:id="92"/>
      <w:r w:rsidR="00A40F09" w:rsidRPr="009263FC">
        <w:rPr>
          <w:rStyle w:val="Odkaznakomentr"/>
          <w:sz w:val="24"/>
          <w:szCs w:val="24"/>
        </w:rPr>
        <w:commentReference w:id="92"/>
      </w:r>
      <w:commentRangeEnd w:id="93"/>
      <w:r>
        <w:rPr>
          <w:rStyle w:val="Odkaznakomentr"/>
        </w:rPr>
        <w:commentReference w:id="93"/>
      </w:r>
      <w:r>
        <w:rPr>
          <w:sz w:val="24"/>
          <w:szCs w:val="24"/>
        </w:rPr>
        <w:t>ia</w:t>
      </w:r>
    </w:p>
    <w:p w14:paraId="4113C965" w14:textId="6C1A7353" w:rsidR="00566D92" w:rsidRPr="009263FC" w:rsidRDefault="00F34FDC" w:rsidP="009263FC">
      <w:pPr>
        <w:spacing w:after="0"/>
        <w:contextualSpacing/>
        <w:rPr>
          <w:sz w:val="24"/>
          <w:szCs w:val="24"/>
        </w:rPr>
      </w:pPr>
      <w:r w:rsidRPr="009263FC">
        <w:rPr>
          <w:sz w:val="24"/>
          <w:szCs w:val="24"/>
        </w:rPr>
        <w:t>1 hrsť</w:t>
      </w:r>
      <w:r w:rsidR="00566D92" w:rsidRPr="009263FC">
        <w:rPr>
          <w:sz w:val="24"/>
          <w:szCs w:val="24"/>
        </w:rPr>
        <w:t xml:space="preserve"> divokých jedlých byliniek (rebríček, púpavové listy, kozonoha, alchemilka...)</w:t>
      </w:r>
    </w:p>
    <w:p w14:paraId="2F21ED87" w14:textId="5F72BC69" w:rsidR="00566D92" w:rsidRPr="009263FC" w:rsidRDefault="005C0DA1" w:rsidP="009263FC">
      <w:pPr>
        <w:spacing w:after="0"/>
        <w:contextualSpacing/>
        <w:rPr>
          <w:sz w:val="24"/>
          <w:szCs w:val="24"/>
        </w:rPr>
      </w:pPr>
      <w:r w:rsidRPr="009263FC">
        <w:rPr>
          <w:sz w:val="24"/>
          <w:szCs w:val="24"/>
        </w:rPr>
        <w:t>s</w:t>
      </w:r>
      <w:r w:rsidR="00566D92" w:rsidRPr="009263FC">
        <w:rPr>
          <w:sz w:val="24"/>
          <w:szCs w:val="24"/>
        </w:rPr>
        <w:t xml:space="preserve">oľ, korenie, suš. </w:t>
      </w:r>
      <w:r w:rsidRPr="009263FC">
        <w:rPr>
          <w:sz w:val="24"/>
          <w:szCs w:val="24"/>
        </w:rPr>
        <w:t>o</w:t>
      </w:r>
      <w:r w:rsidR="00566D92" w:rsidRPr="009263FC">
        <w:rPr>
          <w:sz w:val="24"/>
          <w:szCs w:val="24"/>
        </w:rPr>
        <w:t>regano</w:t>
      </w:r>
      <w:r w:rsidR="00C802F0" w:rsidRPr="009263FC">
        <w:rPr>
          <w:sz w:val="24"/>
          <w:szCs w:val="24"/>
        </w:rPr>
        <w:t>,</w:t>
      </w:r>
      <w:r w:rsidR="00566D92" w:rsidRPr="009263FC">
        <w:rPr>
          <w:sz w:val="24"/>
          <w:szCs w:val="24"/>
        </w:rPr>
        <w:t xml:space="preserve"> prípadne bazalk</w:t>
      </w:r>
      <w:r w:rsidR="00C802F0" w:rsidRPr="009263FC">
        <w:rPr>
          <w:sz w:val="24"/>
          <w:szCs w:val="24"/>
        </w:rPr>
        <w:t>u</w:t>
      </w:r>
      <w:r w:rsidR="00566D92" w:rsidRPr="009263FC">
        <w:rPr>
          <w:sz w:val="24"/>
          <w:szCs w:val="24"/>
        </w:rPr>
        <w:t xml:space="preserve">, </w:t>
      </w:r>
      <w:proofErr w:type="spellStart"/>
      <w:r w:rsidR="00566D92" w:rsidRPr="009263FC">
        <w:rPr>
          <w:sz w:val="24"/>
          <w:szCs w:val="24"/>
        </w:rPr>
        <w:t>tebi</w:t>
      </w:r>
      <w:proofErr w:type="spellEnd"/>
      <w:r w:rsidR="00566D92" w:rsidRPr="009263FC">
        <w:rPr>
          <w:sz w:val="24"/>
          <w:szCs w:val="24"/>
        </w:rPr>
        <w:t xml:space="preserve"> droždie</w:t>
      </w:r>
    </w:p>
    <w:p w14:paraId="43A2129C" w14:textId="20B622A1" w:rsidR="0027605F" w:rsidRPr="009263FC" w:rsidRDefault="005C0DA1" w:rsidP="009263FC">
      <w:pPr>
        <w:spacing w:after="0"/>
        <w:contextualSpacing/>
        <w:rPr>
          <w:sz w:val="24"/>
          <w:szCs w:val="24"/>
        </w:rPr>
      </w:pPr>
      <w:r w:rsidRPr="009263FC">
        <w:rPr>
          <w:sz w:val="24"/>
          <w:szCs w:val="24"/>
        </w:rPr>
        <w:t>o</w:t>
      </w:r>
      <w:r w:rsidR="00566D92" w:rsidRPr="009263FC">
        <w:rPr>
          <w:sz w:val="24"/>
          <w:szCs w:val="24"/>
        </w:rPr>
        <w:t>vsené vločky alebo múk</w:t>
      </w:r>
      <w:r w:rsidR="00C802F0" w:rsidRPr="009263FC">
        <w:rPr>
          <w:sz w:val="24"/>
          <w:szCs w:val="24"/>
        </w:rPr>
        <w:t>u</w:t>
      </w:r>
      <w:r w:rsidR="00566D92" w:rsidRPr="009263FC">
        <w:rPr>
          <w:sz w:val="24"/>
          <w:szCs w:val="24"/>
        </w:rPr>
        <w:t xml:space="preserve"> na zahustenie</w:t>
      </w:r>
    </w:p>
    <w:p w14:paraId="0D54A3A4" w14:textId="77777777" w:rsidR="009263FC" w:rsidRDefault="009263FC" w:rsidP="009263FC">
      <w:pPr>
        <w:spacing w:after="0"/>
        <w:contextualSpacing/>
        <w:rPr>
          <w:b/>
          <w:sz w:val="24"/>
          <w:szCs w:val="24"/>
        </w:rPr>
      </w:pPr>
    </w:p>
    <w:p w14:paraId="5A42805D" w14:textId="47DAE22C" w:rsidR="009C56E6" w:rsidRDefault="00566D92" w:rsidP="009263FC">
      <w:pPr>
        <w:spacing w:after="0"/>
        <w:contextualSpacing/>
        <w:rPr>
          <w:sz w:val="24"/>
          <w:szCs w:val="24"/>
        </w:rPr>
      </w:pPr>
      <w:r w:rsidRPr="009263FC">
        <w:rPr>
          <w:b/>
          <w:sz w:val="24"/>
          <w:szCs w:val="24"/>
        </w:rPr>
        <w:t>Postup</w:t>
      </w:r>
      <w:r w:rsidRPr="009263FC">
        <w:rPr>
          <w:sz w:val="24"/>
          <w:szCs w:val="24"/>
        </w:rPr>
        <w:t>:</w:t>
      </w:r>
    </w:p>
    <w:p w14:paraId="3467454A" w14:textId="12F0D913" w:rsidR="00566D92" w:rsidRPr="009263FC" w:rsidRDefault="00566D92" w:rsidP="009263FC">
      <w:pPr>
        <w:spacing w:after="0"/>
        <w:contextualSpacing/>
        <w:rPr>
          <w:sz w:val="24"/>
          <w:szCs w:val="24"/>
        </w:rPr>
      </w:pPr>
      <w:r w:rsidRPr="009263FC">
        <w:rPr>
          <w:sz w:val="24"/>
          <w:szCs w:val="24"/>
        </w:rPr>
        <w:t>Cuketu</w:t>
      </w:r>
      <w:r w:rsidR="00F34FDC" w:rsidRPr="009263FC">
        <w:rPr>
          <w:sz w:val="24"/>
          <w:szCs w:val="24"/>
        </w:rPr>
        <w:t>, zemiaky</w:t>
      </w:r>
      <w:r w:rsidRPr="009263FC">
        <w:rPr>
          <w:sz w:val="24"/>
          <w:szCs w:val="24"/>
        </w:rPr>
        <w:t xml:space="preserve"> a mrkvu nastrúhajte</w:t>
      </w:r>
      <w:r w:rsidR="009C56E6">
        <w:rPr>
          <w:sz w:val="24"/>
          <w:szCs w:val="24"/>
        </w:rPr>
        <w:t>. C</w:t>
      </w:r>
      <w:r w:rsidRPr="009263FC">
        <w:rPr>
          <w:sz w:val="24"/>
          <w:szCs w:val="24"/>
        </w:rPr>
        <w:t>ibuľu, cesnak a bylinky nasekajte na</w:t>
      </w:r>
      <w:r w:rsidR="00C802F0" w:rsidRPr="009263FC">
        <w:rPr>
          <w:sz w:val="24"/>
          <w:szCs w:val="24"/>
        </w:rPr>
        <w:t xml:space="preserve"> </w:t>
      </w:r>
      <w:r w:rsidRPr="009263FC">
        <w:rPr>
          <w:sz w:val="24"/>
          <w:szCs w:val="24"/>
        </w:rPr>
        <w:t>drobno.</w:t>
      </w:r>
      <w:r w:rsidR="009C56E6">
        <w:rPr>
          <w:sz w:val="24"/>
          <w:szCs w:val="24"/>
        </w:rPr>
        <w:t xml:space="preserve"> </w:t>
      </w:r>
      <w:r w:rsidRPr="009263FC">
        <w:rPr>
          <w:sz w:val="24"/>
          <w:szCs w:val="24"/>
        </w:rPr>
        <w:t>Zmiešajte spolu v mise, pridajte vajcia, soľ a koreniny. Nechajte postáť asi 10 minút</w:t>
      </w:r>
      <w:r w:rsidR="009C56E6">
        <w:rPr>
          <w:sz w:val="24"/>
          <w:szCs w:val="24"/>
        </w:rPr>
        <w:t>. Z</w:t>
      </w:r>
      <w:r w:rsidRPr="009263FC">
        <w:rPr>
          <w:sz w:val="24"/>
          <w:szCs w:val="24"/>
        </w:rPr>
        <w:t>elenina pustí šťavu, ktorú zahustíte buď vločkami</w:t>
      </w:r>
      <w:r w:rsidR="003355ED" w:rsidRPr="009263FC">
        <w:rPr>
          <w:sz w:val="24"/>
          <w:szCs w:val="24"/>
        </w:rPr>
        <w:t>,</w:t>
      </w:r>
      <w:r w:rsidRPr="009263FC">
        <w:rPr>
          <w:sz w:val="24"/>
          <w:szCs w:val="24"/>
        </w:rPr>
        <w:t xml:space="preserve"> alebo múkou. Vznikne hmota, k</w:t>
      </w:r>
      <w:r w:rsidR="003471AA" w:rsidRPr="009263FC">
        <w:rPr>
          <w:sz w:val="24"/>
          <w:szCs w:val="24"/>
        </w:rPr>
        <w:t>torú vylejte na vymastený plech</w:t>
      </w:r>
      <w:r w:rsidRPr="009263FC">
        <w:rPr>
          <w:sz w:val="24"/>
          <w:szCs w:val="24"/>
        </w:rPr>
        <w:t xml:space="preserve"> alebo na papier na pečenie. </w:t>
      </w:r>
    </w:p>
    <w:p w14:paraId="169785B3" w14:textId="77777777" w:rsidR="009C56E6" w:rsidRDefault="009C56E6" w:rsidP="009263FC">
      <w:pPr>
        <w:spacing w:after="0"/>
        <w:contextualSpacing/>
        <w:rPr>
          <w:sz w:val="24"/>
          <w:szCs w:val="24"/>
        </w:rPr>
      </w:pPr>
    </w:p>
    <w:p w14:paraId="5B1CCEEF" w14:textId="4B7B6288" w:rsidR="00566D92" w:rsidRPr="009263FC" w:rsidRDefault="00566D92" w:rsidP="009263FC">
      <w:pPr>
        <w:spacing w:after="0"/>
        <w:contextualSpacing/>
        <w:rPr>
          <w:sz w:val="24"/>
          <w:szCs w:val="24"/>
        </w:rPr>
      </w:pPr>
      <w:r w:rsidRPr="009263FC">
        <w:rPr>
          <w:sz w:val="24"/>
          <w:szCs w:val="24"/>
        </w:rPr>
        <w:t xml:space="preserve">Odporúčam ešte vrch pokvapkať olivovým olejom, aby bol pekne chrumkavý. </w:t>
      </w:r>
      <w:r w:rsidR="009C56E6">
        <w:rPr>
          <w:sz w:val="24"/>
          <w:szCs w:val="24"/>
        </w:rPr>
        <w:t xml:space="preserve">Na vrch môžete pridať </w:t>
      </w:r>
      <w:r w:rsidR="003355ED" w:rsidRPr="009263FC">
        <w:rPr>
          <w:sz w:val="24"/>
          <w:szCs w:val="24"/>
        </w:rPr>
        <w:t>aj syr</w:t>
      </w:r>
      <w:r w:rsidRPr="009263FC">
        <w:rPr>
          <w:sz w:val="24"/>
          <w:szCs w:val="24"/>
        </w:rPr>
        <w:t xml:space="preserve">, </w:t>
      </w:r>
      <w:r w:rsidR="009C56E6">
        <w:rPr>
          <w:sz w:val="24"/>
          <w:szCs w:val="24"/>
        </w:rPr>
        <w:t>no</w:t>
      </w:r>
      <w:r w:rsidRPr="009263FC">
        <w:rPr>
          <w:sz w:val="24"/>
          <w:szCs w:val="24"/>
        </w:rPr>
        <w:t xml:space="preserve"> je </w:t>
      </w:r>
      <w:r w:rsidR="003471AA" w:rsidRPr="009263FC">
        <w:rPr>
          <w:sz w:val="24"/>
          <w:szCs w:val="24"/>
        </w:rPr>
        <w:t>chutná aj bez neho.</w:t>
      </w:r>
    </w:p>
    <w:p w14:paraId="58DA6A9D" w14:textId="77777777" w:rsidR="009C56E6" w:rsidRDefault="009C56E6" w:rsidP="009263FC">
      <w:pPr>
        <w:spacing w:after="0"/>
        <w:contextualSpacing/>
        <w:rPr>
          <w:sz w:val="24"/>
          <w:szCs w:val="24"/>
        </w:rPr>
      </w:pPr>
    </w:p>
    <w:p w14:paraId="7B3B9125" w14:textId="62288749" w:rsidR="00566D92" w:rsidRPr="009263FC" w:rsidRDefault="00566D92" w:rsidP="009263FC">
      <w:pPr>
        <w:spacing w:after="0"/>
        <w:contextualSpacing/>
        <w:rPr>
          <w:sz w:val="24"/>
          <w:szCs w:val="24"/>
        </w:rPr>
      </w:pPr>
      <w:r w:rsidRPr="009263FC">
        <w:rPr>
          <w:sz w:val="24"/>
          <w:szCs w:val="24"/>
        </w:rPr>
        <w:t>V rúre pe</w:t>
      </w:r>
      <w:r w:rsidR="00D928DD" w:rsidRPr="009263FC">
        <w:rPr>
          <w:sz w:val="24"/>
          <w:szCs w:val="24"/>
        </w:rPr>
        <w:t xml:space="preserve">čieme </w:t>
      </w:r>
      <w:r w:rsidR="009C56E6" w:rsidRPr="009263FC">
        <w:rPr>
          <w:sz w:val="24"/>
          <w:szCs w:val="24"/>
        </w:rPr>
        <w:t xml:space="preserve">na 175 °C bez ventilátora </w:t>
      </w:r>
      <w:r w:rsidR="00D928DD" w:rsidRPr="009263FC">
        <w:rPr>
          <w:sz w:val="24"/>
          <w:szCs w:val="24"/>
        </w:rPr>
        <w:t>cca 30</w:t>
      </w:r>
      <w:r w:rsidRPr="009263FC">
        <w:rPr>
          <w:sz w:val="24"/>
          <w:szCs w:val="24"/>
        </w:rPr>
        <w:t xml:space="preserve"> minút, vrch by mal by</w:t>
      </w:r>
      <w:r w:rsidR="003355ED" w:rsidRPr="009263FC">
        <w:rPr>
          <w:sz w:val="24"/>
          <w:szCs w:val="24"/>
        </w:rPr>
        <w:t>ť</w:t>
      </w:r>
      <w:r w:rsidRPr="009263FC">
        <w:rPr>
          <w:sz w:val="24"/>
          <w:szCs w:val="24"/>
        </w:rPr>
        <w:t xml:space="preserve"> jemne hnedý, upečený. </w:t>
      </w:r>
    </w:p>
    <w:p w14:paraId="774A9E35" w14:textId="77777777" w:rsidR="009C56E6" w:rsidRDefault="009C56E6" w:rsidP="009263FC">
      <w:pPr>
        <w:spacing w:after="0"/>
        <w:contextualSpacing/>
        <w:rPr>
          <w:sz w:val="24"/>
          <w:szCs w:val="24"/>
        </w:rPr>
      </w:pPr>
    </w:p>
    <w:p w14:paraId="373C2EFB" w14:textId="332385FB" w:rsidR="003667BC" w:rsidRPr="009263FC" w:rsidRDefault="00883217" w:rsidP="009263FC">
      <w:pPr>
        <w:spacing w:after="0"/>
        <w:contextualSpacing/>
        <w:rPr>
          <w:sz w:val="24"/>
          <w:szCs w:val="24"/>
        </w:rPr>
      </w:pPr>
      <w:r w:rsidRPr="009263FC">
        <w:rPr>
          <w:sz w:val="24"/>
          <w:szCs w:val="24"/>
        </w:rPr>
        <w:t xml:space="preserve">Táto „baba“ sa skvele hodí ako príloha k šalátom namiesto pečiva, alebo ku kyslým strukovinovým polievkam. </w:t>
      </w:r>
    </w:p>
    <w:p w14:paraId="05B9FEC1" w14:textId="77777777" w:rsidR="00B767F2" w:rsidRDefault="00B767F2" w:rsidP="009263FC">
      <w:pPr>
        <w:spacing w:after="0"/>
        <w:contextualSpacing/>
        <w:rPr>
          <w:b/>
          <w:sz w:val="24"/>
          <w:szCs w:val="24"/>
          <w:highlight w:val="yellow"/>
        </w:rPr>
      </w:pPr>
    </w:p>
    <w:p w14:paraId="2A011A3E" w14:textId="6AAA552E" w:rsidR="00B767F2" w:rsidRDefault="00B767F2" w:rsidP="009263FC">
      <w:pPr>
        <w:spacing w:after="0"/>
        <w:contextualSpacing/>
        <w:rPr>
          <w:b/>
          <w:sz w:val="24"/>
          <w:szCs w:val="24"/>
          <w:highlight w:val="magenta"/>
        </w:rPr>
      </w:pPr>
      <w:r w:rsidRPr="00B767F2">
        <w:rPr>
          <w:b/>
          <w:sz w:val="24"/>
          <w:szCs w:val="24"/>
          <w:highlight w:val="magenta"/>
        </w:rPr>
        <w:t>Polievka z pečených paradajok a</w:t>
      </w:r>
      <w:r>
        <w:rPr>
          <w:b/>
          <w:sz w:val="24"/>
          <w:szCs w:val="24"/>
          <w:highlight w:val="magenta"/>
        </w:rPr>
        <w:t> </w:t>
      </w:r>
      <w:r w:rsidRPr="00B767F2">
        <w:rPr>
          <w:b/>
          <w:sz w:val="24"/>
          <w:szCs w:val="24"/>
          <w:highlight w:val="magenta"/>
        </w:rPr>
        <w:t>rebríčka</w:t>
      </w:r>
    </w:p>
    <w:p w14:paraId="1D33CFBB" w14:textId="77777777" w:rsidR="00B767F2" w:rsidRPr="00B767F2" w:rsidRDefault="00B767F2" w:rsidP="00B767F2">
      <w:pPr>
        <w:spacing w:after="0"/>
        <w:contextualSpacing/>
        <w:rPr>
          <w:sz w:val="24"/>
          <w:szCs w:val="24"/>
        </w:rPr>
      </w:pPr>
      <w:r w:rsidRPr="00B767F2">
        <w:rPr>
          <w:sz w:val="24"/>
          <w:szCs w:val="24"/>
        </w:rPr>
        <w:t xml:space="preserve">Slnko, voňavé paradajky a bylinky. Toto všetko si môžete vychutnať v tejto </w:t>
      </w:r>
      <w:proofErr w:type="spellStart"/>
      <w:r w:rsidRPr="00B767F2">
        <w:rPr>
          <w:sz w:val="24"/>
          <w:szCs w:val="24"/>
        </w:rPr>
        <w:t>ultra</w:t>
      </w:r>
      <w:proofErr w:type="spellEnd"/>
      <w:r w:rsidRPr="00B767F2">
        <w:rPr>
          <w:sz w:val="24"/>
          <w:szCs w:val="24"/>
        </w:rPr>
        <w:t xml:space="preserve"> rýchlej a</w:t>
      </w:r>
    </w:p>
    <w:p w14:paraId="345E23F0" w14:textId="7F033D71" w:rsidR="00B767F2" w:rsidRPr="00B767F2" w:rsidRDefault="00B767F2" w:rsidP="00B767F2">
      <w:pPr>
        <w:spacing w:after="0"/>
        <w:contextualSpacing/>
        <w:rPr>
          <w:sz w:val="24"/>
          <w:szCs w:val="24"/>
        </w:rPr>
      </w:pPr>
      <w:r w:rsidRPr="00B767F2">
        <w:rPr>
          <w:sz w:val="24"/>
          <w:szCs w:val="24"/>
        </w:rPr>
        <w:t>jednoduchej polievke. </w:t>
      </w:r>
      <w:r>
        <w:rPr>
          <w:sz w:val="24"/>
          <w:szCs w:val="24"/>
        </w:rPr>
        <w:t xml:space="preserve"> K</w:t>
      </w:r>
      <w:r w:rsidRPr="00B767F2">
        <w:rPr>
          <w:sz w:val="24"/>
          <w:szCs w:val="24"/>
        </w:rPr>
        <w:t>eďže</w:t>
      </w:r>
      <w:r>
        <w:rPr>
          <w:sz w:val="24"/>
          <w:szCs w:val="24"/>
        </w:rPr>
        <w:t>, ako som spomínala, rebríček</w:t>
      </w:r>
      <w:r w:rsidRPr="00B767F2">
        <w:rPr>
          <w:sz w:val="24"/>
          <w:szCs w:val="24"/>
        </w:rPr>
        <w:t xml:space="preserve"> je veľmi aromatická</w:t>
      </w:r>
      <w:r>
        <w:rPr>
          <w:sz w:val="24"/>
          <w:szCs w:val="24"/>
        </w:rPr>
        <w:t xml:space="preserve"> </w:t>
      </w:r>
      <w:r w:rsidRPr="00B767F2">
        <w:rPr>
          <w:sz w:val="24"/>
          <w:szCs w:val="24"/>
        </w:rPr>
        <w:t xml:space="preserve">bylinka, chcela by som vám predstaviť aj jej </w:t>
      </w:r>
      <w:r>
        <w:rPr>
          <w:sz w:val="24"/>
          <w:szCs w:val="24"/>
        </w:rPr>
        <w:t xml:space="preserve">ďalšie </w:t>
      </w:r>
      <w:r w:rsidRPr="00B767F2">
        <w:rPr>
          <w:sz w:val="24"/>
          <w:szCs w:val="24"/>
        </w:rPr>
        <w:t>využitie v kuchyni.</w:t>
      </w:r>
      <w:r>
        <w:rPr>
          <w:sz w:val="24"/>
          <w:szCs w:val="24"/>
        </w:rPr>
        <w:t xml:space="preserve"> Moja dcéra, ktorá veľmi </w:t>
      </w:r>
      <w:r>
        <w:rPr>
          <w:sz w:val="24"/>
          <w:szCs w:val="24"/>
        </w:rPr>
        <w:lastRenderedPageBreak/>
        <w:t>neobľubuje paradajky, si z tejto polievky vždy naberie dva plné taniere. Toto treba určite vyskúšať!</w:t>
      </w:r>
    </w:p>
    <w:p w14:paraId="14E153DD" w14:textId="77777777" w:rsidR="00B767F2" w:rsidRDefault="00B767F2" w:rsidP="009263FC">
      <w:pPr>
        <w:spacing w:after="0"/>
        <w:contextualSpacing/>
        <w:rPr>
          <w:b/>
          <w:sz w:val="24"/>
          <w:szCs w:val="24"/>
          <w:highlight w:val="yellow"/>
        </w:rPr>
      </w:pPr>
    </w:p>
    <w:p w14:paraId="0588805F" w14:textId="72A949FE" w:rsidR="00B767F2" w:rsidRDefault="00B767F2" w:rsidP="009263FC">
      <w:pPr>
        <w:spacing w:after="0"/>
        <w:contextualSpacing/>
        <w:rPr>
          <w:b/>
          <w:sz w:val="24"/>
          <w:szCs w:val="24"/>
        </w:rPr>
      </w:pPr>
      <w:r w:rsidRPr="00B767F2">
        <w:rPr>
          <w:b/>
          <w:sz w:val="24"/>
          <w:szCs w:val="24"/>
        </w:rPr>
        <w:t>Potrebujete:</w:t>
      </w:r>
    </w:p>
    <w:p w14:paraId="6D1C85D0" w14:textId="77777777" w:rsidR="00B767F2" w:rsidRPr="00B767F2" w:rsidRDefault="00B767F2" w:rsidP="00B767F2">
      <w:pPr>
        <w:spacing w:after="0"/>
        <w:contextualSpacing/>
        <w:rPr>
          <w:sz w:val="24"/>
          <w:szCs w:val="24"/>
        </w:rPr>
      </w:pPr>
      <w:r w:rsidRPr="00B767F2">
        <w:rPr>
          <w:sz w:val="24"/>
          <w:szCs w:val="24"/>
        </w:rPr>
        <w:t>cca 1 kg paradajok</w:t>
      </w:r>
    </w:p>
    <w:p w14:paraId="7A467857" w14:textId="77777777" w:rsidR="00B767F2" w:rsidRPr="00B767F2" w:rsidRDefault="00B767F2" w:rsidP="00B767F2">
      <w:pPr>
        <w:spacing w:after="0"/>
        <w:contextualSpacing/>
        <w:rPr>
          <w:sz w:val="24"/>
          <w:szCs w:val="24"/>
        </w:rPr>
      </w:pPr>
      <w:r w:rsidRPr="00B767F2">
        <w:rPr>
          <w:sz w:val="24"/>
          <w:szCs w:val="24"/>
        </w:rPr>
        <w:t>2-3 strúčiky cesnaku</w:t>
      </w:r>
    </w:p>
    <w:p w14:paraId="7C83A480" w14:textId="7EED5546" w:rsidR="00B767F2" w:rsidRPr="00B767F2" w:rsidRDefault="00B767F2" w:rsidP="00B767F2">
      <w:pPr>
        <w:spacing w:after="0"/>
        <w:contextualSpacing/>
        <w:rPr>
          <w:sz w:val="24"/>
          <w:szCs w:val="24"/>
        </w:rPr>
      </w:pPr>
      <w:r w:rsidRPr="00B767F2">
        <w:rPr>
          <w:sz w:val="24"/>
          <w:szCs w:val="24"/>
        </w:rPr>
        <w:t xml:space="preserve">1 </w:t>
      </w:r>
      <w:r>
        <w:rPr>
          <w:sz w:val="24"/>
          <w:szCs w:val="24"/>
        </w:rPr>
        <w:t xml:space="preserve">väčšiu </w:t>
      </w:r>
      <w:r w:rsidRPr="00B767F2">
        <w:rPr>
          <w:sz w:val="24"/>
          <w:szCs w:val="24"/>
        </w:rPr>
        <w:t>cibuľ</w:t>
      </w:r>
      <w:r>
        <w:rPr>
          <w:sz w:val="24"/>
          <w:szCs w:val="24"/>
        </w:rPr>
        <w:t>u</w:t>
      </w:r>
    </w:p>
    <w:p w14:paraId="614ACF4A" w14:textId="77777777" w:rsidR="00B767F2" w:rsidRPr="00B767F2" w:rsidRDefault="00B767F2" w:rsidP="00B767F2">
      <w:pPr>
        <w:spacing w:after="0"/>
        <w:contextualSpacing/>
        <w:rPr>
          <w:sz w:val="24"/>
          <w:szCs w:val="24"/>
        </w:rPr>
      </w:pPr>
      <w:r w:rsidRPr="00B767F2">
        <w:rPr>
          <w:sz w:val="24"/>
          <w:szCs w:val="24"/>
        </w:rPr>
        <w:t>soľ</w:t>
      </w:r>
    </w:p>
    <w:p w14:paraId="0DFF2F6A" w14:textId="77777777" w:rsidR="00B767F2" w:rsidRPr="00B767F2" w:rsidRDefault="00B767F2" w:rsidP="00B767F2">
      <w:pPr>
        <w:spacing w:after="0"/>
        <w:contextualSpacing/>
        <w:rPr>
          <w:sz w:val="24"/>
          <w:szCs w:val="24"/>
        </w:rPr>
      </w:pPr>
      <w:r w:rsidRPr="00B767F2">
        <w:rPr>
          <w:sz w:val="24"/>
          <w:szCs w:val="24"/>
        </w:rPr>
        <w:t>cca 0,5 dl olivového oleja</w:t>
      </w:r>
    </w:p>
    <w:p w14:paraId="11CAADB5" w14:textId="77777777" w:rsidR="00B767F2" w:rsidRPr="00B767F2" w:rsidRDefault="00B767F2" w:rsidP="00B767F2">
      <w:pPr>
        <w:spacing w:after="0"/>
        <w:contextualSpacing/>
        <w:rPr>
          <w:sz w:val="24"/>
          <w:szCs w:val="24"/>
        </w:rPr>
      </w:pPr>
      <w:r w:rsidRPr="00B767F2">
        <w:rPr>
          <w:sz w:val="24"/>
          <w:szCs w:val="24"/>
        </w:rPr>
        <w:t>3-5 dl zeleninového bujónu</w:t>
      </w:r>
    </w:p>
    <w:p w14:paraId="16BE73B3" w14:textId="4F2CE0DB" w:rsidR="00B767F2" w:rsidRDefault="00B767F2" w:rsidP="00B767F2">
      <w:pPr>
        <w:spacing w:after="0"/>
        <w:contextualSpacing/>
        <w:rPr>
          <w:sz w:val="24"/>
          <w:szCs w:val="24"/>
        </w:rPr>
      </w:pPr>
      <w:r>
        <w:rPr>
          <w:sz w:val="24"/>
          <w:szCs w:val="24"/>
        </w:rPr>
        <w:t>1 veľkú hrsť čerstvých byliniek na pečenie:</w:t>
      </w:r>
      <w:r w:rsidRPr="00B767F2">
        <w:rPr>
          <w:sz w:val="24"/>
          <w:szCs w:val="24"/>
        </w:rPr>
        <w:t xml:space="preserve"> rebríček, </w:t>
      </w:r>
      <w:proofErr w:type="spellStart"/>
      <w:r w:rsidRPr="00B767F2">
        <w:rPr>
          <w:sz w:val="24"/>
          <w:szCs w:val="24"/>
        </w:rPr>
        <w:t>tymián</w:t>
      </w:r>
      <w:proofErr w:type="spellEnd"/>
    </w:p>
    <w:p w14:paraId="63888F42" w14:textId="6B996428" w:rsidR="00B767F2" w:rsidRDefault="00B767F2" w:rsidP="00B767F2">
      <w:pPr>
        <w:spacing w:after="0"/>
        <w:contextualSpacing/>
        <w:rPr>
          <w:sz w:val="24"/>
          <w:szCs w:val="24"/>
        </w:rPr>
      </w:pPr>
      <w:r>
        <w:rPr>
          <w:sz w:val="24"/>
          <w:szCs w:val="24"/>
        </w:rPr>
        <w:t xml:space="preserve">1 malá hrsť čerstvých byliniek do polievky: rebríček, </w:t>
      </w:r>
      <w:r w:rsidRPr="00B767F2">
        <w:rPr>
          <w:sz w:val="24"/>
          <w:szCs w:val="24"/>
        </w:rPr>
        <w:t>bazalka</w:t>
      </w:r>
    </w:p>
    <w:p w14:paraId="4F2B9AD1" w14:textId="63590481" w:rsidR="00B767F2" w:rsidRDefault="00B767F2" w:rsidP="00B767F2">
      <w:pPr>
        <w:spacing w:after="0"/>
        <w:contextualSpacing/>
        <w:rPr>
          <w:sz w:val="24"/>
          <w:szCs w:val="24"/>
        </w:rPr>
      </w:pPr>
    </w:p>
    <w:p w14:paraId="690EAAA4" w14:textId="6522F2FB" w:rsidR="00B767F2" w:rsidRDefault="00B767F2" w:rsidP="00B767F2">
      <w:pPr>
        <w:spacing w:after="0"/>
        <w:contextualSpacing/>
        <w:rPr>
          <w:sz w:val="24"/>
          <w:szCs w:val="24"/>
        </w:rPr>
      </w:pPr>
      <w:r>
        <w:rPr>
          <w:sz w:val="24"/>
          <w:szCs w:val="24"/>
        </w:rPr>
        <w:t>Postup:</w:t>
      </w:r>
    </w:p>
    <w:p w14:paraId="1B8DFF85" w14:textId="2D049E64" w:rsidR="00B767F2" w:rsidRPr="00B767F2" w:rsidRDefault="00B767F2" w:rsidP="00B767F2">
      <w:pPr>
        <w:spacing w:after="0"/>
        <w:contextualSpacing/>
        <w:rPr>
          <w:sz w:val="24"/>
          <w:szCs w:val="24"/>
        </w:rPr>
      </w:pPr>
      <w:r w:rsidRPr="00B767F2">
        <w:rPr>
          <w:sz w:val="24"/>
          <w:szCs w:val="24"/>
        </w:rPr>
        <w:t>Postup je naozaj jednoduchý. Nakrájané paradajky, cesnak, cibuľ</w:t>
      </w:r>
      <w:r>
        <w:rPr>
          <w:sz w:val="24"/>
          <w:szCs w:val="24"/>
        </w:rPr>
        <w:t>u</w:t>
      </w:r>
      <w:r w:rsidRPr="00B767F2">
        <w:rPr>
          <w:sz w:val="24"/>
          <w:szCs w:val="24"/>
        </w:rPr>
        <w:t xml:space="preserve"> a celé stonky byliniek</w:t>
      </w:r>
    </w:p>
    <w:p w14:paraId="31905833" w14:textId="2942FEDB" w:rsidR="00B767F2" w:rsidRPr="00B767F2" w:rsidRDefault="00B767F2" w:rsidP="00B767F2">
      <w:pPr>
        <w:spacing w:after="0"/>
        <w:contextualSpacing/>
        <w:rPr>
          <w:sz w:val="24"/>
          <w:szCs w:val="24"/>
        </w:rPr>
      </w:pPr>
      <w:r w:rsidRPr="00B767F2">
        <w:rPr>
          <w:sz w:val="24"/>
          <w:szCs w:val="24"/>
        </w:rPr>
        <w:t xml:space="preserve">(rebríček, </w:t>
      </w:r>
      <w:proofErr w:type="spellStart"/>
      <w:r w:rsidRPr="00B767F2">
        <w:rPr>
          <w:sz w:val="24"/>
          <w:szCs w:val="24"/>
        </w:rPr>
        <w:t>tymián</w:t>
      </w:r>
      <w:proofErr w:type="spellEnd"/>
      <w:r w:rsidRPr="00B767F2">
        <w:rPr>
          <w:sz w:val="24"/>
          <w:szCs w:val="24"/>
        </w:rPr>
        <w:t>) polej</w:t>
      </w:r>
      <w:r>
        <w:rPr>
          <w:sz w:val="24"/>
          <w:szCs w:val="24"/>
        </w:rPr>
        <w:t>te</w:t>
      </w:r>
      <w:r w:rsidRPr="00B767F2">
        <w:rPr>
          <w:sz w:val="24"/>
          <w:szCs w:val="24"/>
        </w:rPr>
        <w:t xml:space="preserve"> </w:t>
      </w:r>
      <w:r>
        <w:rPr>
          <w:sz w:val="24"/>
          <w:szCs w:val="24"/>
        </w:rPr>
        <w:t>olivovým olejov</w:t>
      </w:r>
      <w:r w:rsidRPr="00B767F2">
        <w:rPr>
          <w:sz w:val="24"/>
          <w:szCs w:val="24"/>
        </w:rPr>
        <w:t>, oso</w:t>
      </w:r>
      <w:r>
        <w:rPr>
          <w:sz w:val="24"/>
          <w:szCs w:val="24"/>
        </w:rPr>
        <w:t>ľte</w:t>
      </w:r>
      <w:r w:rsidRPr="00B767F2">
        <w:rPr>
          <w:sz w:val="24"/>
          <w:szCs w:val="24"/>
        </w:rPr>
        <w:t xml:space="preserve"> a peč</w:t>
      </w:r>
      <w:r>
        <w:rPr>
          <w:sz w:val="24"/>
          <w:szCs w:val="24"/>
        </w:rPr>
        <w:t>t</w:t>
      </w:r>
      <w:r w:rsidRPr="00B767F2">
        <w:rPr>
          <w:sz w:val="24"/>
          <w:szCs w:val="24"/>
        </w:rPr>
        <w:t>e v rúre pri 200 stupňoch cca 25</w:t>
      </w:r>
    </w:p>
    <w:p w14:paraId="1E9690F2" w14:textId="5765AC61" w:rsidR="00B767F2" w:rsidRPr="00B767F2" w:rsidRDefault="00B767F2" w:rsidP="00B767F2">
      <w:pPr>
        <w:spacing w:after="0"/>
        <w:contextualSpacing/>
        <w:rPr>
          <w:sz w:val="24"/>
          <w:szCs w:val="24"/>
        </w:rPr>
      </w:pPr>
      <w:r w:rsidRPr="00B767F2">
        <w:rPr>
          <w:sz w:val="24"/>
          <w:szCs w:val="24"/>
        </w:rPr>
        <w:t>minút. Následne bylinky vyber</w:t>
      </w:r>
      <w:r>
        <w:rPr>
          <w:sz w:val="24"/>
          <w:szCs w:val="24"/>
        </w:rPr>
        <w:t>t</w:t>
      </w:r>
      <w:r w:rsidRPr="00B767F2">
        <w:rPr>
          <w:sz w:val="24"/>
          <w:szCs w:val="24"/>
        </w:rPr>
        <w:t>e</w:t>
      </w:r>
      <w:r>
        <w:rPr>
          <w:sz w:val="24"/>
          <w:szCs w:val="24"/>
        </w:rPr>
        <w:t>, upečené paradajky prelejte do mixéra. N</w:t>
      </w:r>
      <w:r w:rsidRPr="00B767F2">
        <w:rPr>
          <w:sz w:val="24"/>
          <w:szCs w:val="24"/>
        </w:rPr>
        <w:t>asek</w:t>
      </w:r>
      <w:r>
        <w:rPr>
          <w:sz w:val="24"/>
          <w:szCs w:val="24"/>
        </w:rPr>
        <w:t>ajt</w:t>
      </w:r>
      <w:r w:rsidRPr="00B767F2">
        <w:rPr>
          <w:sz w:val="24"/>
          <w:szCs w:val="24"/>
        </w:rPr>
        <w:t>e čerstvé, malé lístky-vetvičky rebríčka a</w:t>
      </w:r>
      <w:r>
        <w:rPr>
          <w:sz w:val="24"/>
          <w:szCs w:val="24"/>
        </w:rPr>
        <w:t xml:space="preserve"> </w:t>
      </w:r>
      <w:r w:rsidRPr="00B767F2">
        <w:rPr>
          <w:sz w:val="24"/>
          <w:szCs w:val="24"/>
        </w:rPr>
        <w:t>čerstvej bazalky, podľa šťavnatosti paradajok zalej</w:t>
      </w:r>
      <w:r>
        <w:rPr>
          <w:sz w:val="24"/>
          <w:szCs w:val="24"/>
        </w:rPr>
        <w:t>t</w:t>
      </w:r>
      <w:r w:rsidRPr="00B767F2">
        <w:rPr>
          <w:sz w:val="24"/>
          <w:szCs w:val="24"/>
        </w:rPr>
        <w:t>e bujónom a</w:t>
      </w:r>
      <w:r w:rsidR="000540DB">
        <w:rPr>
          <w:sz w:val="24"/>
          <w:szCs w:val="24"/>
        </w:rPr>
        <w:t xml:space="preserve"> všetko </w:t>
      </w:r>
      <w:r w:rsidRPr="00B767F2">
        <w:rPr>
          <w:sz w:val="24"/>
          <w:szCs w:val="24"/>
        </w:rPr>
        <w:t>dohladka rozmixuj</w:t>
      </w:r>
      <w:r>
        <w:rPr>
          <w:sz w:val="24"/>
          <w:szCs w:val="24"/>
        </w:rPr>
        <w:t>t</w:t>
      </w:r>
      <w:r w:rsidRPr="00B767F2">
        <w:rPr>
          <w:sz w:val="24"/>
          <w:szCs w:val="24"/>
        </w:rPr>
        <w:t>e. </w:t>
      </w:r>
    </w:p>
    <w:p w14:paraId="08D07A80" w14:textId="11435016" w:rsidR="00B767F2" w:rsidRPr="00B767F2" w:rsidRDefault="00B767F2" w:rsidP="00B767F2">
      <w:pPr>
        <w:spacing w:after="0"/>
        <w:contextualSpacing/>
        <w:rPr>
          <w:sz w:val="24"/>
          <w:szCs w:val="24"/>
        </w:rPr>
      </w:pPr>
      <w:r w:rsidRPr="00B767F2">
        <w:rPr>
          <w:sz w:val="24"/>
          <w:szCs w:val="24"/>
        </w:rPr>
        <w:t xml:space="preserve">Hotovo, podávame s </w:t>
      </w:r>
      <w:proofErr w:type="spellStart"/>
      <w:r w:rsidRPr="00B767F2">
        <w:rPr>
          <w:sz w:val="24"/>
          <w:szCs w:val="24"/>
        </w:rPr>
        <w:t>krutónmi</w:t>
      </w:r>
      <w:proofErr w:type="spellEnd"/>
      <w:r w:rsidRPr="00B767F2">
        <w:rPr>
          <w:sz w:val="24"/>
          <w:szCs w:val="24"/>
        </w:rPr>
        <w:t>.</w:t>
      </w:r>
    </w:p>
    <w:p w14:paraId="1F623E35" w14:textId="09791788" w:rsidR="000A5AE2" w:rsidRPr="009263FC" w:rsidRDefault="000A5AE2" w:rsidP="009263FC">
      <w:pPr>
        <w:spacing w:after="0"/>
        <w:contextualSpacing/>
        <w:rPr>
          <w:b/>
          <w:sz w:val="24"/>
          <w:szCs w:val="24"/>
          <w:highlight w:val="yellow"/>
        </w:rPr>
      </w:pPr>
      <w:r w:rsidRPr="009263FC">
        <w:rPr>
          <w:b/>
          <w:sz w:val="24"/>
          <w:szCs w:val="24"/>
          <w:highlight w:val="yellow"/>
        </w:rPr>
        <w:br w:type="page"/>
      </w:r>
    </w:p>
    <w:p w14:paraId="198BD08C" w14:textId="60273689" w:rsidR="00DC073F" w:rsidRPr="007B734F" w:rsidRDefault="00DC073F" w:rsidP="00DC073F">
      <w:pPr>
        <w:spacing w:after="0"/>
        <w:contextualSpacing/>
        <w:jc w:val="center"/>
        <w:rPr>
          <w:b/>
          <w:sz w:val="24"/>
          <w:szCs w:val="24"/>
          <w:highlight w:val="cyan"/>
        </w:rPr>
      </w:pPr>
      <w:r>
        <w:rPr>
          <w:b/>
          <w:sz w:val="24"/>
          <w:szCs w:val="24"/>
          <w:highlight w:val="cyan"/>
        </w:rPr>
        <w:lastRenderedPageBreak/>
        <w:t>HVIEZDICA PROSTREDNÁ</w:t>
      </w:r>
      <w:r w:rsidR="000540DB">
        <w:rPr>
          <w:b/>
          <w:sz w:val="24"/>
          <w:szCs w:val="24"/>
          <w:highlight w:val="cyan"/>
        </w:rPr>
        <w:t xml:space="preserve">   </w:t>
      </w:r>
      <w:commentRangeStart w:id="94"/>
      <w:commentRangeEnd w:id="94"/>
      <w:r w:rsidR="000540DB">
        <w:rPr>
          <w:rStyle w:val="Odkaznakomentr"/>
        </w:rPr>
        <w:commentReference w:id="94"/>
      </w:r>
    </w:p>
    <w:p w14:paraId="23CC57D0" w14:textId="57C5FF0D" w:rsidR="00DC073F" w:rsidRDefault="00DC073F" w:rsidP="00DC073F">
      <w:pPr>
        <w:spacing w:after="0"/>
        <w:contextualSpacing/>
        <w:jc w:val="center"/>
        <w:rPr>
          <w:sz w:val="24"/>
          <w:szCs w:val="24"/>
        </w:rPr>
      </w:pPr>
      <w:proofErr w:type="spellStart"/>
      <w:r w:rsidRPr="00DC073F">
        <w:rPr>
          <w:i/>
          <w:sz w:val="24"/>
          <w:szCs w:val="24"/>
        </w:rPr>
        <w:t>Ptačinec</w:t>
      </w:r>
      <w:proofErr w:type="spellEnd"/>
      <w:r w:rsidRPr="00DC073F">
        <w:rPr>
          <w:i/>
          <w:sz w:val="24"/>
          <w:szCs w:val="24"/>
        </w:rPr>
        <w:t xml:space="preserve"> </w:t>
      </w:r>
      <w:proofErr w:type="spellStart"/>
      <w:r w:rsidRPr="00DC073F">
        <w:rPr>
          <w:i/>
          <w:sz w:val="24"/>
          <w:szCs w:val="24"/>
        </w:rPr>
        <w:t>prostřední</w:t>
      </w:r>
      <w:proofErr w:type="spellEnd"/>
      <w:r w:rsidRPr="00DC073F">
        <w:rPr>
          <w:i/>
          <w:sz w:val="24"/>
          <w:szCs w:val="24"/>
        </w:rPr>
        <w:t xml:space="preserve"> </w:t>
      </w:r>
      <w:r w:rsidRPr="007B734F">
        <w:rPr>
          <w:sz w:val="24"/>
          <w:szCs w:val="24"/>
        </w:rPr>
        <w:t xml:space="preserve">(česky) – </w:t>
      </w:r>
      <w:proofErr w:type="spellStart"/>
      <w:r w:rsidRPr="00DC073F">
        <w:rPr>
          <w:i/>
          <w:sz w:val="24"/>
          <w:szCs w:val="24"/>
        </w:rPr>
        <w:t>Stellaria</w:t>
      </w:r>
      <w:proofErr w:type="spellEnd"/>
      <w:r w:rsidRPr="00DC073F">
        <w:rPr>
          <w:i/>
          <w:sz w:val="24"/>
          <w:szCs w:val="24"/>
        </w:rPr>
        <w:t xml:space="preserve"> </w:t>
      </w:r>
      <w:proofErr w:type="spellStart"/>
      <w:r w:rsidRPr="00DC073F">
        <w:rPr>
          <w:i/>
          <w:sz w:val="24"/>
          <w:szCs w:val="24"/>
        </w:rPr>
        <w:t>media</w:t>
      </w:r>
      <w:proofErr w:type="spellEnd"/>
      <w:r w:rsidRPr="00DC073F">
        <w:rPr>
          <w:i/>
          <w:sz w:val="24"/>
          <w:szCs w:val="24"/>
        </w:rPr>
        <w:t xml:space="preserve"> </w:t>
      </w:r>
      <w:r w:rsidRPr="007B734F">
        <w:rPr>
          <w:sz w:val="24"/>
          <w:szCs w:val="24"/>
        </w:rPr>
        <w:t>(latinsky)</w:t>
      </w:r>
    </w:p>
    <w:p w14:paraId="31C1A6A3" w14:textId="0FBB53FB" w:rsidR="009B2948" w:rsidRDefault="009B2948" w:rsidP="00027168">
      <w:pPr>
        <w:spacing w:after="0"/>
        <w:contextualSpacing/>
        <w:rPr>
          <w:b/>
          <w:sz w:val="24"/>
          <w:szCs w:val="24"/>
          <w:highlight w:val="cyan"/>
        </w:rPr>
      </w:pPr>
    </w:p>
    <w:p w14:paraId="20916DC5" w14:textId="6CA691B1" w:rsidR="00355368" w:rsidRPr="00355368" w:rsidRDefault="000540DB" w:rsidP="00355368">
      <w:pPr>
        <w:spacing w:after="0"/>
        <w:contextualSpacing/>
        <w:jc w:val="center"/>
        <w:rPr>
          <w:b/>
          <w:sz w:val="24"/>
          <w:szCs w:val="24"/>
          <w:highlight w:val="yellow"/>
        </w:rPr>
      </w:pPr>
      <w:r>
        <w:rPr>
          <w:b/>
          <w:sz w:val="24"/>
          <w:szCs w:val="24"/>
          <w:highlight w:val="yellow"/>
        </w:rPr>
        <w:t>Najchutnejšie divoká bylinka</w:t>
      </w:r>
    </w:p>
    <w:p w14:paraId="052BAC00" w14:textId="77777777" w:rsidR="00355368" w:rsidRPr="00027168" w:rsidRDefault="00355368" w:rsidP="00027168">
      <w:pPr>
        <w:spacing w:after="0"/>
        <w:contextualSpacing/>
        <w:rPr>
          <w:b/>
          <w:sz w:val="24"/>
          <w:szCs w:val="24"/>
          <w:highlight w:val="cyan"/>
        </w:rPr>
      </w:pPr>
    </w:p>
    <w:p w14:paraId="14943B46" w14:textId="68680CE2" w:rsidR="00CB203B" w:rsidRPr="00027168" w:rsidRDefault="00CB203B" w:rsidP="00027168">
      <w:pPr>
        <w:spacing w:after="0"/>
        <w:contextualSpacing/>
        <w:rPr>
          <w:sz w:val="24"/>
          <w:szCs w:val="24"/>
        </w:rPr>
      </w:pPr>
      <w:r w:rsidRPr="00027168">
        <w:rPr>
          <w:sz w:val="24"/>
          <w:szCs w:val="24"/>
        </w:rPr>
        <w:t>Malá, nenápadná</w:t>
      </w:r>
      <w:r w:rsidR="00671BEC" w:rsidRPr="00027168">
        <w:rPr>
          <w:sz w:val="24"/>
          <w:szCs w:val="24"/>
        </w:rPr>
        <w:t>,</w:t>
      </w:r>
      <w:r w:rsidRPr="00027168">
        <w:rPr>
          <w:sz w:val="24"/>
          <w:szCs w:val="24"/>
        </w:rPr>
        <w:t xml:space="preserve"> a predsa tak</w:t>
      </w:r>
      <w:r w:rsidR="00671BEC" w:rsidRPr="00027168">
        <w:rPr>
          <w:sz w:val="24"/>
          <w:szCs w:val="24"/>
        </w:rPr>
        <w:t>á</w:t>
      </w:r>
      <w:r w:rsidRPr="00027168">
        <w:rPr>
          <w:sz w:val="24"/>
          <w:szCs w:val="24"/>
        </w:rPr>
        <w:t xml:space="preserve"> dôležitá a užitočná. To je hviezdica prostredná, ľudovo ju nazývajú aj </w:t>
      </w:r>
      <w:proofErr w:type="spellStart"/>
      <w:r w:rsidRPr="00027168">
        <w:rPr>
          <w:sz w:val="24"/>
          <w:szCs w:val="24"/>
        </w:rPr>
        <w:t>kuračka</w:t>
      </w:r>
      <w:proofErr w:type="spellEnd"/>
      <w:r w:rsidRPr="00027168">
        <w:rPr>
          <w:sz w:val="24"/>
          <w:szCs w:val="24"/>
        </w:rPr>
        <w:t xml:space="preserve">, pretože je obľúbenou potravou hydiny, najmä sliepok. V prírode tvorí koberec, ktorý chráni pôdu pred poveternostnými vplyvmi a odplavovaním živín. Udržuje vlhkosť v pôde, preto ju nájdeme </w:t>
      </w:r>
      <w:r w:rsidR="00B91BF8" w:rsidRPr="00027168">
        <w:rPr>
          <w:sz w:val="24"/>
          <w:szCs w:val="24"/>
        </w:rPr>
        <w:t xml:space="preserve">zelenú </w:t>
      </w:r>
      <w:r w:rsidRPr="00027168">
        <w:rPr>
          <w:sz w:val="24"/>
          <w:szCs w:val="24"/>
        </w:rPr>
        <w:t>ešte aj v zime pod snehom. Rastlinka rastie do šírky, na jar po zime ju môžeme nájsť prvú v skleníkoch či zeleninových záhonoch. </w:t>
      </w:r>
    </w:p>
    <w:p w14:paraId="7AC335F4" w14:textId="77777777" w:rsidR="009C56E6" w:rsidRPr="00027168" w:rsidRDefault="009C56E6" w:rsidP="00027168">
      <w:pPr>
        <w:spacing w:after="0"/>
        <w:contextualSpacing/>
        <w:rPr>
          <w:sz w:val="24"/>
          <w:szCs w:val="24"/>
        </w:rPr>
      </w:pPr>
    </w:p>
    <w:p w14:paraId="15B2A873" w14:textId="2DF9DB83" w:rsidR="00CB203B" w:rsidRPr="00027168" w:rsidRDefault="00CB203B" w:rsidP="00027168">
      <w:pPr>
        <w:spacing w:after="0"/>
        <w:contextualSpacing/>
        <w:rPr>
          <w:sz w:val="24"/>
          <w:szCs w:val="24"/>
        </w:rPr>
      </w:pPr>
      <w:r w:rsidRPr="00027168">
        <w:rPr>
          <w:sz w:val="24"/>
          <w:szCs w:val="24"/>
        </w:rPr>
        <w:t>Hviezdica je nielen super rastlina, pokiaľ ide o jej nutričné zloženie, ale je aj chutná. U n</w:t>
      </w:r>
      <w:r w:rsidR="00671BEC" w:rsidRPr="00027168">
        <w:rPr>
          <w:sz w:val="24"/>
          <w:szCs w:val="24"/>
        </w:rPr>
        <w:t>ás to bola láska na prvý pohľad –</w:t>
      </w:r>
      <w:r w:rsidRPr="00027168">
        <w:rPr>
          <w:sz w:val="24"/>
          <w:szCs w:val="24"/>
        </w:rPr>
        <w:t xml:space="preserve"> teda na prvé ochutnanie. Jej stonky a lístky sú šťavnaté a chuť je podobná špenátu, príjemná a mierna. Preto ju milujú aj deti a spolu so sedmokráskami si na nej pochutnávajú priamo v prírode. Najlepšia je určite surová a </w:t>
      </w:r>
      <w:r w:rsidR="001C1F96" w:rsidRPr="00027168">
        <w:rPr>
          <w:sz w:val="24"/>
          <w:szCs w:val="24"/>
        </w:rPr>
        <w:t>používame ju podobne ako klíčky –</w:t>
      </w:r>
      <w:r w:rsidRPr="00027168">
        <w:rPr>
          <w:sz w:val="24"/>
          <w:szCs w:val="24"/>
        </w:rPr>
        <w:t xml:space="preserve"> na chlebíku, v nátierkach či šalátoch. Jedlá je celá rastlinka</w:t>
      </w:r>
      <w:r w:rsidR="001C1F96" w:rsidRPr="00027168">
        <w:rPr>
          <w:sz w:val="24"/>
          <w:szCs w:val="24"/>
        </w:rPr>
        <w:t>:</w:t>
      </w:r>
      <w:r w:rsidRPr="00027168">
        <w:rPr>
          <w:sz w:val="24"/>
          <w:szCs w:val="24"/>
        </w:rPr>
        <w:t xml:space="preserve"> stonky, listy, kvety aj semi</w:t>
      </w:r>
      <w:r w:rsidR="00B91BF8" w:rsidRPr="00027168">
        <w:rPr>
          <w:sz w:val="24"/>
          <w:szCs w:val="24"/>
        </w:rPr>
        <w:t>ačka</w:t>
      </w:r>
      <w:r w:rsidRPr="00027168">
        <w:rPr>
          <w:sz w:val="24"/>
          <w:szCs w:val="24"/>
        </w:rPr>
        <w:t>.</w:t>
      </w:r>
    </w:p>
    <w:p w14:paraId="6566EC75" w14:textId="77777777" w:rsidR="009C56E6" w:rsidRPr="00027168" w:rsidRDefault="009C56E6" w:rsidP="00027168">
      <w:pPr>
        <w:spacing w:after="0"/>
        <w:contextualSpacing/>
        <w:rPr>
          <w:sz w:val="24"/>
          <w:szCs w:val="24"/>
        </w:rPr>
      </w:pPr>
    </w:p>
    <w:p w14:paraId="01F50A37" w14:textId="77777777" w:rsidR="00CB203B" w:rsidRPr="00027168" w:rsidRDefault="00CB203B" w:rsidP="00027168">
      <w:pPr>
        <w:spacing w:after="0"/>
        <w:contextualSpacing/>
        <w:rPr>
          <w:b/>
          <w:sz w:val="24"/>
          <w:szCs w:val="24"/>
        </w:rPr>
      </w:pPr>
      <w:r w:rsidRPr="00027168">
        <w:rPr>
          <w:b/>
          <w:sz w:val="24"/>
          <w:szCs w:val="24"/>
          <w:highlight w:val="yellow"/>
        </w:rPr>
        <w:t>Zaujímavé fakty</w:t>
      </w:r>
    </w:p>
    <w:p w14:paraId="30958991" w14:textId="77777777" w:rsidR="0024203C" w:rsidRPr="00027168" w:rsidRDefault="00CB203B" w:rsidP="00027168">
      <w:pPr>
        <w:pStyle w:val="Odsekzoznamu"/>
        <w:numPr>
          <w:ilvl w:val="0"/>
          <w:numId w:val="54"/>
        </w:numPr>
        <w:spacing w:after="0"/>
        <w:rPr>
          <w:sz w:val="24"/>
          <w:szCs w:val="24"/>
        </w:rPr>
      </w:pPr>
      <w:r w:rsidRPr="00027168">
        <w:rPr>
          <w:sz w:val="24"/>
          <w:szCs w:val="24"/>
        </w:rPr>
        <w:t>Hviezdica sa tradične používala ako regeneračné tonikum pre pacientov, ktorí sa zotavovali z vážneho ochorenia.</w:t>
      </w:r>
    </w:p>
    <w:p w14:paraId="73CB523F" w14:textId="1595BA85" w:rsidR="0024203C" w:rsidRPr="00027168" w:rsidRDefault="00CB203B" w:rsidP="00027168">
      <w:pPr>
        <w:pStyle w:val="Odsekzoznamu"/>
        <w:numPr>
          <w:ilvl w:val="0"/>
          <w:numId w:val="54"/>
        </w:numPr>
        <w:spacing w:after="0"/>
        <w:rPr>
          <w:sz w:val="24"/>
          <w:szCs w:val="24"/>
        </w:rPr>
      </w:pPr>
      <w:r w:rsidRPr="00027168">
        <w:rPr>
          <w:sz w:val="24"/>
          <w:szCs w:val="24"/>
        </w:rPr>
        <w:t xml:space="preserve">Aj keď u nás sa na ňu záhradkári dívajú ako na záhradnú burinu, iné kultúry to tak nevnímajú. Napríklad v Ázii je hviezdica cenným a dôležitým jedlom. V skutočnosti je to jedna zo symbolických bylín, ktoré sa konzumujú na japonskom jarnom festivale s názvom </w:t>
      </w:r>
      <w:proofErr w:type="spellStart"/>
      <w:r w:rsidRPr="00027168">
        <w:rPr>
          <w:sz w:val="24"/>
          <w:szCs w:val="24"/>
        </w:rPr>
        <w:t>Nanakusa</w:t>
      </w:r>
      <w:proofErr w:type="spellEnd"/>
      <w:r w:rsidRPr="00027168">
        <w:rPr>
          <w:sz w:val="24"/>
          <w:szCs w:val="24"/>
        </w:rPr>
        <w:t>-no-</w:t>
      </w:r>
      <w:proofErr w:type="spellStart"/>
      <w:r w:rsidRPr="00027168">
        <w:rPr>
          <w:sz w:val="24"/>
          <w:szCs w:val="24"/>
        </w:rPr>
        <w:t>sekku</w:t>
      </w:r>
      <w:proofErr w:type="spellEnd"/>
      <w:r w:rsidR="00EC5833" w:rsidRPr="00027168">
        <w:rPr>
          <w:sz w:val="24"/>
          <w:szCs w:val="24"/>
        </w:rPr>
        <w:t>,</w:t>
      </w:r>
      <w:r w:rsidRPr="00027168">
        <w:rPr>
          <w:sz w:val="24"/>
          <w:szCs w:val="24"/>
        </w:rPr>
        <w:t xml:space="preserve"> alebo v preklade </w:t>
      </w:r>
      <w:r w:rsidR="00E12429" w:rsidRPr="00027168">
        <w:rPr>
          <w:sz w:val="24"/>
          <w:szCs w:val="24"/>
        </w:rPr>
        <w:t>„</w:t>
      </w:r>
      <w:r w:rsidRPr="00027168">
        <w:rPr>
          <w:sz w:val="24"/>
          <w:szCs w:val="24"/>
        </w:rPr>
        <w:t>Festival siedmich bylín</w:t>
      </w:r>
      <w:r w:rsidR="00E12429" w:rsidRPr="00027168">
        <w:rPr>
          <w:sz w:val="24"/>
          <w:szCs w:val="24"/>
        </w:rPr>
        <w:t>“</w:t>
      </w:r>
      <w:r w:rsidRPr="00027168">
        <w:rPr>
          <w:sz w:val="24"/>
          <w:szCs w:val="24"/>
        </w:rPr>
        <w:t>.</w:t>
      </w:r>
    </w:p>
    <w:p w14:paraId="5A1F322C" w14:textId="12E92C1C" w:rsidR="00CB203B" w:rsidRPr="00027168" w:rsidRDefault="00CB203B" w:rsidP="00027168">
      <w:pPr>
        <w:pStyle w:val="Odsekzoznamu"/>
        <w:numPr>
          <w:ilvl w:val="0"/>
          <w:numId w:val="54"/>
        </w:numPr>
        <w:spacing w:after="0"/>
        <w:rPr>
          <w:sz w:val="24"/>
          <w:szCs w:val="24"/>
        </w:rPr>
      </w:pPr>
      <w:r w:rsidRPr="00027168">
        <w:rPr>
          <w:sz w:val="24"/>
          <w:szCs w:val="24"/>
        </w:rPr>
        <w:t>Hviezdicu môžete ľahko pestovať aj v kvetináči ako okrasnú a zároveň chutnú úžitkovú rastlinu. Semi</w:t>
      </w:r>
      <w:r w:rsidR="00E12429" w:rsidRPr="00027168">
        <w:rPr>
          <w:sz w:val="24"/>
          <w:szCs w:val="24"/>
        </w:rPr>
        <w:t>ačka</w:t>
      </w:r>
      <w:r w:rsidRPr="00027168">
        <w:rPr>
          <w:sz w:val="24"/>
          <w:szCs w:val="24"/>
        </w:rPr>
        <w:t xml:space="preserve"> na slnku rýchlo klíčia a sam</w:t>
      </w:r>
      <w:r w:rsidR="00E12429" w:rsidRPr="00027168">
        <w:rPr>
          <w:sz w:val="24"/>
          <w:szCs w:val="24"/>
        </w:rPr>
        <w:t>y</w:t>
      </w:r>
      <w:r w:rsidRPr="00027168">
        <w:rPr>
          <w:sz w:val="24"/>
          <w:szCs w:val="24"/>
        </w:rPr>
        <w:t xml:space="preserve"> sa rozmnožujú. </w:t>
      </w:r>
    </w:p>
    <w:p w14:paraId="267B7EFA" w14:textId="77777777" w:rsidR="009C56E6" w:rsidRPr="00027168" w:rsidRDefault="009C56E6" w:rsidP="00027168">
      <w:pPr>
        <w:spacing w:after="0"/>
        <w:contextualSpacing/>
        <w:rPr>
          <w:b/>
          <w:sz w:val="24"/>
          <w:szCs w:val="24"/>
        </w:rPr>
      </w:pPr>
    </w:p>
    <w:p w14:paraId="79D4A26A" w14:textId="388A235D" w:rsidR="00CB203B" w:rsidRPr="00027168" w:rsidRDefault="00CB203B" w:rsidP="00027168">
      <w:pPr>
        <w:spacing w:after="0"/>
        <w:contextualSpacing/>
        <w:rPr>
          <w:b/>
          <w:sz w:val="24"/>
          <w:szCs w:val="24"/>
        </w:rPr>
      </w:pPr>
      <w:r w:rsidRPr="00027168">
        <w:rPr>
          <w:b/>
          <w:sz w:val="24"/>
          <w:szCs w:val="24"/>
        </w:rPr>
        <w:t>Ako rastlinku spoznať?</w:t>
      </w:r>
    </w:p>
    <w:p w14:paraId="6D67B3F1" w14:textId="67CA54E7" w:rsidR="00CB203B" w:rsidRPr="00027168" w:rsidRDefault="00CB203B" w:rsidP="00027168">
      <w:pPr>
        <w:spacing w:after="0"/>
        <w:contextualSpacing/>
        <w:rPr>
          <w:sz w:val="24"/>
          <w:szCs w:val="24"/>
        </w:rPr>
      </w:pPr>
      <w:r w:rsidRPr="00027168">
        <w:rPr>
          <w:sz w:val="24"/>
          <w:szCs w:val="24"/>
        </w:rPr>
        <w:t>Je to malá plazivá rastlinka, ktorá tvorí rozkvitnuté husté koberce. Ale keď ju potiahnete, jej dĺžka môže byť aj 40 cm, preto sa veľmi ľahko zbiera. Lístky majú vajcovitý tvar a rastú oproti sebe na stonke. Kvitne ma</w:t>
      </w:r>
      <w:r w:rsidR="00CF2E5F" w:rsidRPr="00027168">
        <w:rPr>
          <w:sz w:val="24"/>
          <w:szCs w:val="24"/>
        </w:rPr>
        <w:t>lými bielymi kvietkami s 5-</w:t>
      </w:r>
      <w:r w:rsidRPr="00027168">
        <w:rPr>
          <w:sz w:val="24"/>
          <w:szCs w:val="24"/>
        </w:rPr>
        <w:t>korunnými lupienkami v tvare písmena V, ktoré sa zo spodku štiep</w:t>
      </w:r>
      <w:r w:rsidR="00E12429" w:rsidRPr="00027168">
        <w:rPr>
          <w:sz w:val="24"/>
          <w:szCs w:val="24"/>
        </w:rPr>
        <w:t>i</w:t>
      </w:r>
      <w:r w:rsidRPr="00027168">
        <w:rPr>
          <w:sz w:val="24"/>
          <w:szCs w:val="24"/>
        </w:rPr>
        <w:t>a, takže to vyzerá, akoby ich bolo dvakrát toľko. </w:t>
      </w:r>
    </w:p>
    <w:p w14:paraId="5827FD54" w14:textId="77777777" w:rsidR="009C56E6" w:rsidRPr="00027168" w:rsidRDefault="009C56E6" w:rsidP="00027168">
      <w:pPr>
        <w:spacing w:after="0"/>
        <w:contextualSpacing/>
        <w:rPr>
          <w:sz w:val="24"/>
          <w:szCs w:val="24"/>
        </w:rPr>
      </w:pPr>
    </w:p>
    <w:p w14:paraId="3E6F1312" w14:textId="3FC4464E" w:rsidR="00CB203B" w:rsidRPr="00027168" w:rsidRDefault="00CB203B" w:rsidP="00027168">
      <w:pPr>
        <w:spacing w:after="0"/>
        <w:contextualSpacing/>
        <w:rPr>
          <w:sz w:val="24"/>
          <w:szCs w:val="24"/>
          <w:highlight w:val="red"/>
        </w:rPr>
      </w:pPr>
      <w:r w:rsidRPr="00027168">
        <w:rPr>
          <w:sz w:val="24"/>
          <w:szCs w:val="24"/>
        </w:rPr>
        <w:t xml:space="preserve">Stonka: typickým znakom hviezdice je, </w:t>
      </w:r>
      <w:r w:rsidR="0024683D" w:rsidRPr="00027168">
        <w:rPr>
          <w:sz w:val="24"/>
          <w:szCs w:val="24"/>
        </w:rPr>
        <w:t xml:space="preserve">že </w:t>
      </w:r>
      <w:r w:rsidRPr="00027168">
        <w:rPr>
          <w:sz w:val="24"/>
          <w:szCs w:val="24"/>
        </w:rPr>
        <w:t>keď stonku jemne nalomíte a odtrhnete, vnútri uvidíte mäkké jadro podobné šnúrke</w:t>
      </w:r>
      <w:r w:rsidR="009B2948" w:rsidRPr="00027168">
        <w:rPr>
          <w:sz w:val="24"/>
          <w:szCs w:val="24"/>
        </w:rPr>
        <w:t>.</w:t>
      </w:r>
      <w:r w:rsidRPr="00027168">
        <w:rPr>
          <w:sz w:val="24"/>
          <w:szCs w:val="24"/>
        </w:rPr>
        <w:t xml:space="preserve"> </w:t>
      </w:r>
      <w:r w:rsidRPr="00027168">
        <w:rPr>
          <w:sz w:val="24"/>
          <w:szCs w:val="24"/>
          <w:highlight w:val="red"/>
        </w:rPr>
        <w:t>- FOTO nutné.</w:t>
      </w:r>
    </w:p>
    <w:p w14:paraId="3D9C21E6" w14:textId="77777777" w:rsidR="009C56E6" w:rsidRPr="00027168" w:rsidRDefault="009C56E6" w:rsidP="00027168">
      <w:pPr>
        <w:spacing w:after="0"/>
        <w:contextualSpacing/>
        <w:rPr>
          <w:sz w:val="24"/>
          <w:szCs w:val="24"/>
        </w:rPr>
      </w:pPr>
    </w:p>
    <w:p w14:paraId="463B7062" w14:textId="77777777" w:rsidR="00CB203B" w:rsidRPr="00027168" w:rsidRDefault="00CB203B" w:rsidP="00027168">
      <w:pPr>
        <w:spacing w:after="0"/>
        <w:contextualSpacing/>
        <w:rPr>
          <w:b/>
          <w:sz w:val="24"/>
          <w:szCs w:val="24"/>
        </w:rPr>
      </w:pPr>
      <w:r w:rsidRPr="00027168">
        <w:rPr>
          <w:b/>
          <w:sz w:val="24"/>
          <w:szCs w:val="24"/>
        </w:rPr>
        <w:t>Kedy ju zbierať?</w:t>
      </w:r>
    </w:p>
    <w:p w14:paraId="71532715" w14:textId="43B590D4" w:rsidR="00CB203B" w:rsidRPr="00027168" w:rsidRDefault="00CB203B" w:rsidP="00027168">
      <w:pPr>
        <w:spacing w:after="0"/>
        <w:contextualSpacing/>
        <w:rPr>
          <w:sz w:val="24"/>
          <w:szCs w:val="24"/>
        </w:rPr>
      </w:pPr>
      <w:r w:rsidRPr="00027168">
        <w:rPr>
          <w:sz w:val="24"/>
          <w:szCs w:val="24"/>
        </w:rPr>
        <w:t>Jej výhodou je dlhé obdobie zberu, prakticky od marca až do konca októbra. Na chránených miestach, kde ju nezakryje sneh, ju môžete nájsť aj počas celej zimy.</w:t>
      </w:r>
    </w:p>
    <w:p w14:paraId="2781FCA5" w14:textId="77777777" w:rsidR="009C56E6" w:rsidRPr="00027168" w:rsidRDefault="009C56E6" w:rsidP="00027168">
      <w:pPr>
        <w:spacing w:after="0"/>
        <w:contextualSpacing/>
        <w:rPr>
          <w:sz w:val="24"/>
          <w:szCs w:val="24"/>
        </w:rPr>
      </w:pPr>
    </w:p>
    <w:p w14:paraId="1E0F3569" w14:textId="77777777" w:rsidR="00CB203B" w:rsidRPr="00027168" w:rsidRDefault="00CB203B" w:rsidP="00027168">
      <w:pPr>
        <w:spacing w:after="0"/>
        <w:contextualSpacing/>
        <w:rPr>
          <w:b/>
          <w:sz w:val="24"/>
          <w:szCs w:val="24"/>
        </w:rPr>
      </w:pPr>
      <w:r w:rsidRPr="00027168">
        <w:rPr>
          <w:b/>
          <w:sz w:val="24"/>
          <w:szCs w:val="24"/>
        </w:rPr>
        <w:lastRenderedPageBreak/>
        <w:t>Čo obsahuje?</w:t>
      </w:r>
    </w:p>
    <w:p w14:paraId="4880BC75" w14:textId="40C6016F" w:rsidR="00CB203B" w:rsidRPr="00027168" w:rsidRDefault="00CB203B" w:rsidP="00027168">
      <w:pPr>
        <w:spacing w:after="0"/>
        <w:contextualSpacing/>
        <w:rPr>
          <w:sz w:val="24"/>
          <w:szCs w:val="24"/>
        </w:rPr>
      </w:pPr>
      <w:r w:rsidRPr="00027168">
        <w:rPr>
          <w:sz w:val="24"/>
          <w:szCs w:val="24"/>
        </w:rPr>
        <w:t xml:space="preserve">Hviezdica má vysoký obsah vitamínov C, B1, B2, E a </w:t>
      </w:r>
      <w:proofErr w:type="spellStart"/>
      <w:r w:rsidRPr="00027168">
        <w:rPr>
          <w:sz w:val="24"/>
          <w:szCs w:val="24"/>
        </w:rPr>
        <w:t>A</w:t>
      </w:r>
      <w:proofErr w:type="spellEnd"/>
      <w:r w:rsidRPr="00027168">
        <w:rPr>
          <w:sz w:val="24"/>
          <w:szCs w:val="24"/>
        </w:rPr>
        <w:t>, ako aj množstvo minerálov a iných zdraviu prospešných zložiek</w:t>
      </w:r>
      <w:r w:rsidR="0024683D" w:rsidRPr="00027168">
        <w:rPr>
          <w:sz w:val="24"/>
          <w:szCs w:val="24"/>
        </w:rPr>
        <w:t>,</w:t>
      </w:r>
      <w:r w:rsidRPr="00027168">
        <w:rPr>
          <w:sz w:val="24"/>
          <w:szCs w:val="24"/>
        </w:rPr>
        <w:t xml:space="preserve"> ako </w:t>
      </w:r>
      <w:r w:rsidR="0072452B" w:rsidRPr="00027168">
        <w:rPr>
          <w:sz w:val="24"/>
          <w:szCs w:val="24"/>
        </w:rPr>
        <w:t xml:space="preserve">sú </w:t>
      </w:r>
      <w:r w:rsidRPr="00027168">
        <w:rPr>
          <w:sz w:val="24"/>
          <w:szCs w:val="24"/>
        </w:rPr>
        <w:t xml:space="preserve">meď, fosfor, vápnik, draslík, </w:t>
      </w:r>
      <w:proofErr w:type="spellStart"/>
      <w:r w:rsidRPr="00027168">
        <w:rPr>
          <w:sz w:val="24"/>
          <w:szCs w:val="24"/>
        </w:rPr>
        <w:t>saponíny</w:t>
      </w:r>
      <w:proofErr w:type="spellEnd"/>
      <w:r w:rsidRPr="00027168">
        <w:rPr>
          <w:sz w:val="24"/>
          <w:szCs w:val="24"/>
        </w:rPr>
        <w:t>, organické kyseliny a </w:t>
      </w:r>
      <w:proofErr w:type="spellStart"/>
      <w:r w:rsidRPr="00027168">
        <w:rPr>
          <w:sz w:val="24"/>
          <w:szCs w:val="24"/>
        </w:rPr>
        <w:t>horčíny</w:t>
      </w:r>
      <w:proofErr w:type="spellEnd"/>
      <w:r w:rsidRPr="00027168">
        <w:rPr>
          <w:sz w:val="24"/>
          <w:szCs w:val="24"/>
        </w:rPr>
        <w:t>. Vysoký obsah vlákniny v</w:t>
      </w:r>
      <w:r w:rsidR="0024683D" w:rsidRPr="00027168">
        <w:rPr>
          <w:sz w:val="24"/>
          <w:szCs w:val="24"/>
        </w:rPr>
        <w:t>o</w:t>
      </w:r>
      <w:r w:rsidRPr="00027168">
        <w:rPr>
          <w:sz w:val="24"/>
          <w:szCs w:val="24"/>
        </w:rPr>
        <w:t xml:space="preserve"> hviezdici zlepšuje vstrebávanie živín a podporuje celkové zdravie našich čriev.</w:t>
      </w:r>
    </w:p>
    <w:p w14:paraId="0731E1B5" w14:textId="77777777" w:rsidR="009C56E6" w:rsidRPr="00027168" w:rsidRDefault="009C56E6" w:rsidP="00027168">
      <w:pPr>
        <w:spacing w:after="0"/>
        <w:contextualSpacing/>
        <w:rPr>
          <w:sz w:val="24"/>
          <w:szCs w:val="24"/>
        </w:rPr>
      </w:pPr>
    </w:p>
    <w:p w14:paraId="0DCAC101" w14:textId="73E81CD6" w:rsidR="00CB203B" w:rsidRPr="00027168" w:rsidRDefault="00CB203B" w:rsidP="00027168">
      <w:pPr>
        <w:spacing w:after="0"/>
        <w:contextualSpacing/>
        <w:rPr>
          <w:b/>
          <w:sz w:val="24"/>
          <w:szCs w:val="24"/>
        </w:rPr>
      </w:pPr>
      <w:r w:rsidRPr="00027168">
        <w:rPr>
          <w:b/>
          <w:sz w:val="24"/>
          <w:szCs w:val="24"/>
        </w:rPr>
        <w:t xml:space="preserve">Pri akých problémoch </w:t>
      </w:r>
      <w:r w:rsidR="00027168">
        <w:rPr>
          <w:b/>
          <w:sz w:val="24"/>
          <w:szCs w:val="24"/>
        </w:rPr>
        <w:t>v</w:t>
      </w:r>
      <w:r w:rsidRPr="00027168">
        <w:rPr>
          <w:b/>
          <w:sz w:val="24"/>
          <w:szCs w:val="24"/>
        </w:rPr>
        <w:t>ám pomôže?</w:t>
      </w:r>
    </w:p>
    <w:p w14:paraId="365AF770" w14:textId="1FACA330" w:rsidR="00CB203B" w:rsidRPr="00027168" w:rsidRDefault="00CB203B" w:rsidP="00027168">
      <w:pPr>
        <w:spacing w:after="0"/>
        <w:contextualSpacing/>
        <w:rPr>
          <w:sz w:val="24"/>
          <w:szCs w:val="24"/>
        </w:rPr>
      </w:pPr>
      <w:r w:rsidRPr="00027168">
        <w:rPr>
          <w:sz w:val="24"/>
          <w:szCs w:val="24"/>
        </w:rPr>
        <w:t>Táto bylinka je jedna z</w:t>
      </w:r>
      <w:r w:rsidR="0024683D" w:rsidRPr="00027168">
        <w:rPr>
          <w:sz w:val="24"/>
          <w:szCs w:val="24"/>
        </w:rPr>
        <w:t> </w:t>
      </w:r>
      <w:r w:rsidRPr="00027168">
        <w:rPr>
          <w:sz w:val="24"/>
          <w:szCs w:val="24"/>
        </w:rPr>
        <w:t>prvých</w:t>
      </w:r>
      <w:r w:rsidR="0024683D" w:rsidRPr="00027168">
        <w:rPr>
          <w:sz w:val="24"/>
          <w:szCs w:val="24"/>
        </w:rPr>
        <w:t>,</w:t>
      </w:r>
      <w:r w:rsidRPr="00027168">
        <w:rPr>
          <w:sz w:val="24"/>
          <w:szCs w:val="24"/>
        </w:rPr>
        <w:t xml:space="preserve"> čo nám rastie po dlhej zime a pomôže nám naštartovať organizmus </w:t>
      </w:r>
      <w:r w:rsidR="0072452B" w:rsidRPr="00027168">
        <w:rPr>
          <w:sz w:val="24"/>
          <w:szCs w:val="24"/>
        </w:rPr>
        <w:t>po</w:t>
      </w:r>
      <w:r w:rsidRPr="00027168">
        <w:rPr>
          <w:sz w:val="24"/>
          <w:szCs w:val="24"/>
        </w:rPr>
        <w:t xml:space="preserve"> zimnej </w:t>
      </w:r>
      <w:proofErr w:type="spellStart"/>
      <w:r w:rsidRPr="00027168">
        <w:rPr>
          <w:sz w:val="24"/>
          <w:szCs w:val="24"/>
        </w:rPr>
        <w:t>h</w:t>
      </w:r>
      <w:r w:rsidR="00B44934" w:rsidRPr="00027168">
        <w:rPr>
          <w:sz w:val="24"/>
          <w:szCs w:val="24"/>
        </w:rPr>
        <w:t>i</w:t>
      </w:r>
      <w:r w:rsidR="0072452B" w:rsidRPr="00027168">
        <w:rPr>
          <w:sz w:val="24"/>
          <w:szCs w:val="24"/>
        </w:rPr>
        <w:t>bernácii</w:t>
      </w:r>
      <w:proofErr w:type="spellEnd"/>
      <w:r w:rsidRPr="00027168">
        <w:rPr>
          <w:sz w:val="24"/>
          <w:szCs w:val="24"/>
        </w:rPr>
        <w:t>. Je močopudná, používa sa pri liečbe obličiek a močového ústrojenstva. Hviezdica sa dá v skutočnosti používať aj zvnútra</w:t>
      </w:r>
      <w:r w:rsidR="0072452B" w:rsidRPr="00027168">
        <w:rPr>
          <w:sz w:val="24"/>
          <w:szCs w:val="24"/>
        </w:rPr>
        <w:t>,</w:t>
      </w:r>
      <w:r w:rsidRPr="00027168">
        <w:rPr>
          <w:sz w:val="24"/>
          <w:szCs w:val="24"/>
        </w:rPr>
        <w:t xml:space="preserve"> aj zvonka. Je to tradičný liek na reumatizmus, artritídu, menštruačné kŕče a ďalšie problémy spojené so zápalom. Príjemne chladí a vysušuje, takže má dlhú históriu používania pri liečbe kožných problémov, ako </w:t>
      </w:r>
      <w:r w:rsidR="0072452B" w:rsidRPr="00027168">
        <w:rPr>
          <w:sz w:val="24"/>
          <w:szCs w:val="24"/>
        </w:rPr>
        <w:t>sú</w:t>
      </w:r>
      <w:r w:rsidRPr="00027168">
        <w:rPr>
          <w:sz w:val="24"/>
          <w:szCs w:val="24"/>
        </w:rPr>
        <w:t xml:space="preserve"> akné, ekzém, psoriáza, vyrážky, menšie popáleniny, vriedky, rezné rany a uštipnutie hmyzom.</w:t>
      </w:r>
    </w:p>
    <w:p w14:paraId="3CFD3863" w14:textId="77777777" w:rsidR="009C56E6" w:rsidRPr="00027168" w:rsidRDefault="009C56E6" w:rsidP="00027168">
      <w:pPr>
        <w:spacing w:after="0"/>
        <w:contextualSpacing/>
        <w:rPr>
          <w:sz w:val="24"/>
          <w:szCs w:val="24"/>
        </w:rPr>
      </w:pPr>
    </w:p>
    <w:p w14:paraId="5AD366BE" w14:textId="2C46680E" w:rsidR="00CB203B" w:rsidRPr="00027168" w:rsidRDefault="00AD2CDF" w:rsidP="00027168">
      <w:pPr>
        <w:spacing w:after="0"/>
        <w:contextualSpacing/>
        <w:rPr>
          <w:b/>
          <w:sz w:val="24"/>
          <w:szCs w:val="24"/>
        </w:rPr>
      </w:pPr>
      <w:r w:rsidRPr="00027168">
        <w:rPr>
          <w:b/>
          <w:sz w:val="24"/>
          <w:szCs w:val="24"/>
        </w:rPr>
        <w:t>Tip</w:t>
      </w:r>
      <w:r w:rsidR="00CB203B" w:rsidRPr="00027168">
        <w:rPr>
          <w:b/>
          <w:sz w:val="24"/>
          <w:szCs w:val="24"/>
        </w:rPr>
        <w:t xml:space="preserve"> na najlepšie využitie</w:t>
      </w:r>
    </w:p>
    <w:p w14:paraId="2412A439" w14:textId="77777777" w:rsidR="009C56E6" w:rsidRPr="00027168" w:rsidRDefault="009C56E6" w:rsidP="00027168">
      <w:pPr>
        <w:spacing w:after="0"/>
        <w:contextualSpacing/>
        <w:rPr>
          <w:b/>
          <w:sz w:val="24"/>
          <w:szCs w:val="24"/>
        </w:rPr>
      </w:pPr>
    </w:p>
    <w:p w14:paraId="7B1965CE" w14:textId="0F05F517" w:rsidR="009A1E72" w:rsidRPr="00027168" w:rsidRDefault="009A1E72" w:rsidP="00027168">
      <w:pPr>
        <w:spacing w:after="0"/>
        <w:contextualSpacing/>
        <w:rPr>
          <w:sz w:val="24"/>
          <w:szCs w:val="24"/>
        </w:rPr>
      </w:pPr>
      <w:r w:rsidRPr="00027168">
        <w:rPr>
          <w:b/>
          <w:sz w:val="24"/>
          <w:szCs w:val="24"/>
          <w:highlight w:val="magenta"/>
        </w:rPr>
        <w:t xml:space="preserve">Bylinkový </w:t>
      </w:r>
      <w:proofErr w:type="spellStart"/>
      <w:r w:rsidRPr="00027168">
        <w:rPr>
          <w:b/>
          <w:sz w:val="24"/>
          <w:szCs w:val="24"/>
          <w:highlight w:val="magenta"/>
        </w:rPr>
        <w:t>hummus</w:t>
      </w:r>
      <w:proofErr w:type="spellEnd"/>
    </w:p>
    <w:p w14:paraId="718C705D" w14:textId="137E86A9" w:rsidR="003A594F" w:rsidRDefault="000540DB" w:rsidP="00027168">
      <w:pPr>
        <w:spacing w:after="0"/>
        <w:contextualSpacing/>
        <w:rPr>
          <w:sz w:val="24"/>
          <w:szCs w:val="24"/>
        </w:rPr>
      </w:pPr>
      <w:proofErr w:type="spellStart"/>
      <w:r w:rsidRPr="00BB5E96">
        <w:rPr>
          <w:sz w:val="24"/>
          <w:szCs w:val="24"/>
        </w:rPr>
        <w:t>Hummus</w:t>
      </w:r>
      <w:proofErr w:type="spellEnd"/>
      <w:r w:rsidRPr="00BB5E96">
        <w:rPr>
          <w:sz w:val="24"/>
          <w:szCs w:val="24"/>
        </w:rPr>
        <w:t xml:space="preserve"> je veľmi populárna nátierka na báze cíceru, ktorá sa používa ako </w:t>
      </w:r>
      <w:proofErr w:type="spellStart"/>
      <w:r w:rsidRPr="00BB5E96">
        <w:rPr>
          <w:sz w:val="24"/>
          <w:szCs w:val="24"/>
        </w:rPr>
        <w:t>dip</w:t>
      </w:r>
      <w:proofErr w:type="spellEnd"/>
      <w:r w:rsidRPr="00BB5E96">
        <w:rPr>
          <w:sz w:val="24"/>
          <w:szCs w:val="24"/>
        </w:rPr>
        <w:t xml:space="preserve"> so zeleninou</w:t>
      </w:r>
      <w:r>
        <w:rPr>
          <w:sz w:val="24"/>
          <w:szCs w:val="24"/>
        </w:rPr>
        <w:t xml:space="preserve"> </w:t>
      </w:r>
      <w:r w:rsidRPr="00BB5E96">
        <w:rPr>
          <w:sz w:val="24"/>
          <w:szCs w:val="24"/>
        </w:rPr>
        <w:t xml:space="preserve">alebo ako nátierka na </w:t>
      </w:r>
      <w:r>
        <w:rPr>
          <w:sz w:val="24"/>
          <w:szCs w:val="24"/>
        </w:rPr>
        <w:t>chlebík</w:t>
      </w:r>
      <w:r w:rsidRPr="00BB5E96">
        <w:rPr>
          <w:sz w:val="24"/>
          <w:szCs w:val="24"/>
        </w:rPr>
        <w:t>.</w:t>
      </w:r>
      <w:r w:rsidR="00BB5E96">
        <w:rPr>
          <w:sz w:val="24"/>
          <w:szCs w:val="24"/>
        </w:rPr>
        <w:t xml:space="preserve"> </w:t>
      </w:r>
      <w:r w:rsidR="00BB5E96" w:rsidRPr="00BB5E96">
        <w:rPr>
          <w:sz w:val="24"/>
          <w:szCs w:val="24"/>
        </w:rPr>
        <w:t xml:space="preserve">Pochádza z </w:t>
      </w:r>
      <w:r w:rsidR="00BB5E96">
        <w:rPr>
          <w:sz w:val="24"/>
          <w:szCs w:val="24"/>
        </w:rPr>
        <w:t>b</w:t>
      </w:r>
      <w:r w:rsidR="00BB5E96" w:rsidRPr="00BB5E96">
        <w:rPr>
          <w:sz w:val="24"/>
          <w:szCs w:val="24"/>
        </w:rPr>
        <w:t xml:space="preserve">lízkeho východu a je veľmi obľúbeným občerstvením po celom svete. Takmer všetky </w:t>
      </w:r>
      <w:r w:rsidR="00BB5E96">
        <w:rPr>
          <w:sz w:val="24"/>
          <w:szCs w:val="24"/>
        </w:rPr>
        <w:t>druhy</w:t>
      </w:r>
      <w:r w:rsidR="00BB5E96" w:rsidRPr="00BB5E96">
        <w:rPr>
          <w:sz w:val="24"/>
          <w:szCs w:val="24"/>
        </w:rPr>
        <w:t xml:space="preserve"> sú úplne </w:t>
      </w:r>
      <w:proofErr w:type="spellStart"/>
      <w:r w:rsidR="00BB5E96" w:rsidRPr="00BB5E96">
        <w:rPr>
          <w:sz w:val="24"/>
          <w:szCs w:val="24"/>
        </w:rPr>
        <w:t>vegánske</w:t>
      </w:r>
      <w:proofErr w:type="spellEnd"/>
      <w:r w:rsidR="00BB5E96">
        <w:rPr>
          <w:sz w:val="24"/>
          <w:szCs w:val="24"/>
        </w:rPr>
        <w:t xml:space="preserve">. Chrumkavá hviezdica sa do tejto lahôdky veľmi hodí a tak ešte zvýši jej nutričnú hodnotu. </w:t>
      </w:r>
    </w:p>
    <w:p w14:paraId="1276EE55" w14:textId="77777777" w:rsidR="000540DB" w:rsidRPr="00BB5E96" w:rsidRDefault="000540DB" w:rsidP="00027168">
      <w:pPr>
        <w:spacing w:after="0"/>
        <w:contextualSpacing/>
        <w:rPr>
          <w:sz w:val="24"/>
          <w:szCs w:val="24"/>
        </w:rPr>
      </w:pPr>
    </w:p>
    <w:p w14:paraId="2AC4A391" w14:textId="5F676EB4" w:rsidR="003A594F" w:rsidRPr="00027168" w:rsidRDefault="003A594F" w:rsidP="00027168">
      <w:pPr>
        <w:spacing w:after="0"/>
        <w:contextualSpacing/>
        <w:rPr>
          <w:b/>
          <w:sz w:val="24"/>
          <w:szCs w:val="24"/>
        </w:rPr>
      </w:pPr>
      <w:r w:rsidRPr="00027168">
        <w:rPr>
          <w:b/>
          <w:sz w:val="24"/>
          <w:szCs w:val="24"/>
        </w:rPr>
        <w:t>Potrebuje</w:t>
      </w:r>
      <w:r w:rsidR="006B4615" w:rsidRPr="00027168">
        <w:rPr>
          <w:b/>
          <w:sz w:val="24"/>
          <w:szCs w:val="24"/>
        </w:rPr>
        <w:t>t</w:t>
      </w:r>
      <w:r w:rsidR="00D661FE" w:rsidRPr="00027168">
        <w:rPr>
          <w:b/>
          <w:sz w:val="24"/>
          <w:szCs w:val="24"/>
        </w:rPr>
        <w:t>e</w:t>
      </w:r>
      <w:r w:rsidRPr="00027168">
        <w:rPr>
          <w:b/>
          <w:sz w:val="24"/>
          <w:szCs w:val="24"/>
        </w:rPr>
        <w:t>:</w:t>
      </w:r>
    </w:p>
    <w:p w14:paraId="1863876D" w14:textId="77777777" w:rsidR="0024203C" w:rsidRPr="00027168" w:rsidRDefault="0072202D" w:rsidP="00027168">
      <w:pPr>
        <w:spacing w:after="0"/>
        <w:contextualSpacing/>
        <w:rPr>
          <w:sz w:val="24"/>
          <w:szCs w:val="24"/>
        </w:rPr>
      </w:pPr>
      <w:r w:rsidRPr="00027168">
        <w:rPr>
          <w:sz w:val="24"/>
          <w:szCs w:val="24"/>
        </w:rPr>
        <w:t>250</w:t>
      </w:r>
      <w:r w:rsidR="0024203C" w:rsidRPr="00027168">
        <w:rPr>
          <w:sz w:val="24"/>
          <w:szCs w:val="24"/>
        </w:rPr>
        <w:t xml:space="preserve"> g </w:t>
      </w:r>
      <w:r w:rsidRPr="00027168">
        <w:rPr>
          <w:sz w:val="24"/>
          <w:szCs w:val="24"/>
        </w:rPr>
        <w:t xml:space="preserve">uvareného cíceru </w:t>
      </w:r>
    </w:p>
    <w:p w14:paraId="3D4F102D" w14:textId="0B78502D" w:rsidR="0024203C" w:rsidRPr="00027168" w:rsidRDefault="0024203C" w:rsidP="00027168">
      <w:pPr>
        <w:spacing w:after="0"/>
        <w:contextualSpacing/>
        <w:rPr>
          <w:sz w:val="24"/>
          <w:szCs w:val="24"/>
        </w:rPr>
      </w:pPr>
      <w:r w:rsidRPr="00027168">
        <w:rPr>
          <w:sz w:val="24"/>
          <w:szCs w:val="24"/>
        </w:rPr>
        <w:t xml:space="preserve">3 </w:t>
      </w:r>
      <w:r w:rsidR="00B44934" w:rsidRPr="00027168">
        <w:rPr>
          <w:sz w:val="24"/>
          <w:szCs w:val="24"/>
        </w:rPr>
        <w:t>PL</w:t>
      </w:r>
      <w:r w:rsidR="0072202D" w:rsidRPr="00027168">
        <w:rPr>
          <w:sz w:val="24"/>
          <w:szCs w:val="24"/>
        </w:rPr>
        <w:t xml:space="preserve"> olivového oleja</w:t>
      </w:r>
    </w:p>
    <w:p w14:paraId="1D2C754D" w14:textId="4D3018FA" w:rsidR="0072202D" w:rsidRPr="00027168" w:rsidRDefault="000540DB" w:rsidP="00027168">
      <w:pPr>
        <w:pStyle w:val="Odsekzoznamu"/>
        <w:spacing w:after="0"/>
        <w:ind w:left="0"/>
        <w:rPr>
          <w:sz w:val="24"/>
          <w:szCs w:val="24"/>
        </w:rPr>
      </w:pPr>
      <w:r>
        <w:rPr>
          <w:sz w:val="24"/>
          <w:szCs w:val="24"/>
        </w:rPr>
        <w:t>2</w:t>
      </w:r>
      <w:commentRangeStart w:id="95"/>
      <w:commentRangeStart w:id="96"/>
      <w:r w:rsidR="009C56E6" w:rsidRPr="00027168">
        <w:rPr>
          <w:sz w:val="24"/>
          <w:szCs w:val="24"/>
        </w:rPr>
        <w:t xml:space="preserve"> </w:t>
      </w:r>
      <w:r w:rsidR="00B44934" w:rsidRPr="00027168">
        <w:rPr>
          <w:sz w:val="24"/>
          <w:szCs w:val="24"/>
        </w:rPr>
        <w:t>PL</w:t>
      </w:r>
      <w:r w:rsidR="0072202D" w:rsidRPr="00027168">
        <w:rPr>
          <w:sz w:val="24"/>
          <w:szCs w:val="24"/>
        </w:rPr>
        <w:t xml:space="preserve"> citrónovej šťavy</w:t>
      </w:r>
      <w:commentRangeEnd w:id="95"/>
      <w:r w:rsidR="003A594F" w:rsidRPr="00027168">
        <w:rPr>
          <w:rStyle w:val="Odkaznakomentr"/>
          <w:sz w:val="24"/>
          <w:szCs w:val="24"/>
        </w:rPr>
        <w:commentReference w:id="95"/>
      </w:r>
      <w:commentRangeEnd w:id="96"/>
      <w:r>
        <w:rPr>
          <w:rStyle w:val="Odkaznakomentr"/>
        </w:rPr>
        <w:commentReference w:id="96"/>
      </w:r>
    </w:p>
    <w:p w14:paraId="4D9CD47A" w14:textId="17F415DB" w:rsidR="0072202D" w:rsidRPr="00027168" w:rsidRDefault="0072452B" w:rsidP="00027168">
      <w:pPr>
        <w:spacing w:after="0"/>
        <w:contextualSpacing/>
        <w:rPr>
          <w:sz w:val="24"/>
          <w:szCs w:val="24"/>
        </w:rPr>
      </w:pPr>
      <w:r w:rsidRPr="00027168">
        <w:rPr>
          <w:sz w:val="24"/>
          <w:szCs w:val="24"/>
        </w:rPr>
        <w:t>2</w:t>
      </w:r>
      <w:r w:rsidR="00C8624F" w:rsidRPr="00027168">
        <w:rPr>
          <w:sz w:val="24"/>
          <w:szCs w:val="24"/>
        </w:rPr>
        <w:t xml:space="preserve"> –</w:t>
      </w:r>
      <w:r w:rsidR="00FD29BC" w:rsidRPr="00027168">
        <w:rPr>
          <w:sz w:val="24"/>
          <w:szCs w:val="24"/>
        </w:rPr>
        <w:t xml:space="preserve"> </w:t>
      </w:r>
      <w:r w:rsidR="00CD3CF7" w:rsidRPr="00027168">
        <w:rPr>
          <w:sz w:val="24"/>
          <w:szCs w:val="24"/>
        </w:rPr>
        <w:t xml:space="preserve">3 </w:t>
      </w:r>
      <w:r w:rsidR="0072202D" w:rsidRPr="00027168">
        <w:rPr>
          <w:sz w:val="24"/>
          <w:szCs w:val="24"/>
        </w:rPr>
        <w:t>strúčiky cesnaku (plus kvasený</w:t>
      </w:r>
      <w:r w:rsidR="00AD0106" w:rsidRPr="00027168">
        <w:rPr>
          <w:sz w:val="24"/>
          <w:szCs w:val="24"/>
        </w:rPr>
        <w:t xml:space="preserve"> cesnak</w:t>
      </w:r>
      <w:r w:rsidR="0072202D" w:rsidRPr="00027168">
        <w:rPr>
          <w:sz w:val="24"/>
          <w:szCs w:val="24"/>
        </w:rPr>
        <w:t xml:space="preserve"> medvedí</w:t>
      </w:r>
      <w:r w:rsidR="00CD3CF7" w:rsidRPr="00027168">
        <w:rPr>
          <w:sz w:val="24"/>
          <w:szCs w:val="24"/>
        </w:rPr>
        <w:t>,</w:t>
      </w:r>
      <w:r w:rsidR="0072202D" w:rsidRPr="00027168">
        <w:rPr>
          <w:sz w:val="24"/>
          <w:szCs w:val="24"/>
        </w:rPr>
        <w:t xml:space="preserve"> ak máte)</w:t>
      </w:r>
    </w:p>
    <w:p w14:paraId="14902D6E" w14:textId="49D635C4" w:rsidR="0072202D" w:rsidRPr="00027168" w:rsidRDefault="009C56E6" w:rsidP="00027168">
      <w:pPr>
        <w:pStyle w:val="Odsekzoznamu"/>
        <w:spacing w:after="0"/>
        <w:ind w:left="0"/>
        <w:rPr>
          <w:sz w:val="24"/>
          <w:szCs w:val="24"/>
        </w:rPr>
      </w:pPr>
      <w:commentRangeStart w:id="97"/>
      <w:commentRangeStart w:id="98"/>
      <w:r w:rsidRPr="00027168">
        <w:rPr>
          <w:sz w:val="24"/>
          <w:szCs w:val="24"/>
        </w:rPr>
        <w:t xml:space="preserve">2 </w:t>
      </w:r>
      <w:r w:rsidR="00CD3CF7" w:rsidRPr="00027168">
        <w:rPr>
          <w:sz w:val="24"/>
          <w:szCs w:val="24"/>
        </w:rPr>
        <w:t>PL</w:t>
      </w:r>
      <w:r w:rsidR="0024203C" w:rsidRPr="00027168">
        <w:rPr>
          <w:sz w:val="24"/>
          <w:szCs w:val="24"/>
        </w:rPr>
        <w:t xml:space="preserve"> </w:t>
      </w:r>
      <w:proofErr w:type="spellStart"/>
      <w:r w:rsidR="0024203C" w:rsidRPr="00027168">
        <w:rPr>
          <w:sz w:val="24"/>
          <w:szCs w:val="24"/>
        </w:rPr>
        <w:t>tahini</w:t>
      </w:r>
      <w:proofErr w:type="spellEnd"/>
      <w:r w:rsidR="0024203C" w:rsidRPr="00027168">
        <w:rPr>
          <w:sz w:val="24"/>
          <w:szCs w:val="24"/>
        </w:rPr>
        <w:t xml:space="preserve"> </w:t>
      </w:r>
      <w:r w:rsidR="0072202D" w:rsidRPr="00027168">
        <w:rPr>
          <w:sz w:val="24"/>
          <w:szCs w:val="24"/>
        </w:rPr>
        <w:t>(sezamová pasta)</w:t>
      </w:r>
      <w:commentRangeEnd w:id="97"/>
      <w:r w:rsidR="003A594F" w:rsidRPr="00027168">
        <w:rPr>
          <w:rStyle w:val="Odkaznakomentr"/>
          <w:sz w:val="24"/>
          <w:szCs w:val="24"/>
        </w:rPr>
        <w:commentReference w:id="97"/>
      </w:r>
      <w:commentRangeEnd w:id="98"/>
      <w:r w:rsidR="000540DB">
        <w:rPr>
          <w:rStyle w:val="Odkaznakomentr"/>
        </w:rPr>
        <w:commentReference w:id="98"/>
      </w:r>
    </w:p>
    <w:p w14:paraId="7A2B9805" w14:textId="380F36B7" w:rsidR="0072202D" w:rsidRPr="00027168" w:rsidRDefault="0072202D" w:rsidP="00027168">
      <w:pPr>
        <w:spacing w:after="0"/>
        <w:contextualSpacing/>
        <w:rPr>
          <w:sz w:val="24"/>
          <w:szCs w:val="24"/>
        </w:rPr>
      </w:pPr>
      <w:r w:rsidRPr="00027168">
        <w:rPr>
          <w:sz w:val="24"/>
          <w:szCs w:val="24"/>
        </w:rPr>
        <w:t xml:space="preserve">2 </w:t>
      </w:r>
      <w:r w:rsidR="00CD3CF7" w:rsidRPr="00027168">
        <w:rPr>
          <w:sz w:val="24"/>
          <w:szCs w:val="24"/>
        </w:rPr>
        <w:t>PL</w:t>
      </w:r>
      <w:r w:rsidRPr="00027168">
        <w:rPr>
          <w:sz w:val="24"/>
          <w:szCs w:val="24"/>
        </w:rPr>
        <w:t xml:space="preserve"> lahôdkové</w:t>
      </w:r>
      <w:r w:rsidR="00CD3CF7" w:rsidRPr="00027168">
        <w:rPr>
          <w:sz w:val="24"/>
          <w:szCs w:val="24"/>
        </w:rPr>
        <w:t>ho</w:t>
      </w:r>
      <w:r w:rsidRPr="00027168">
        <w:rPr>
          <w:sz w:val="24"/>
          <w:szCs w:val="24"/>
        </w:rPr>
        <w:t xml:space="preserve"> droždi</w:t>
      </w:r>
      <w:r w:rsidR="00CD3CF7" w:rsidRPr="00027168">
        <w:rPr>
          <w:sz w:val="24"/>
          <w:szCs w:val="24"/>
        </w:rPr>
        <w:t>a</w:t>
      </w:r>
    </w:p>
    <w:p w14:paraId="7573E775" w14:textId="13C2989A" w:rsidR="0072202D" w:rsidRPr="00027168" w:rsidRDefault="0072452B" w:rsidP="00027168">
      <w:pPr>
        <w:spacing w:after="0"/>
        <w:contextualSpacing/>
        <w:rPr>
          <w:sz w:val="24"/>
          <w:szCs w:val="24"/>
        </w:rPr>
      </w:pPr>
      <w:r w:rsidRPr="00027168">
        <w:rPr>
          <w:sz w:val="24"/>
          <w:szCs w:val="24"/>
        </w:rPr>
        <w:t>s</w:t>
      </w:r>
      <w:r w:rsidR="0072202D" w:rsidRPr="00027168">
        <w:rPr>
          <w:sz w:val="24"/>
          <w:szCs w:val="24"/>
        </w:rPr>
        <w:t>oľ</w:t>
      </w:r>
    </w:p>
    <w:p w14:paraId="7A836637" w14:textId="5D683B3D" w:rsidR="0072202D" w:rsidRPr="00027168" w:rsidRDefault="0072452B" w:rsidP="00027168">
      <w:pPr>
        <w:spacing w:after="0"/>
        <w:contextualSpacing/>
        <w:rPr>
          <w:sz w:val="24"/>
          <w:szCs w:val="24"/>
        </w:rPr>
      </w:pPr>
      <w:r w:rsidRPr="00027168">
        <w:rPr>
          <w:sz w:val="24"/>
          <w:szCs w:val="24"/>
        </w:rPr>
        <w:t>k</w:t>
      </w:r>
      <w:r w:rsidR="0072202D" w:rsidRPr="00027168">
        <w:rPr>
          <w:sz w:val="24"/>
          <w:szCs w:val="24"/>
        </w:rPr>
        <w:t>orenie</w:t>
      </w:r>
    </w:p>
    <w:p w14:paraId="1DF54FC8" w14:textId="09AF964C" w:rsidR="0072202D" w:rsidRPr="00027168" w:rsidRDefault="0072452B" w:rsidP="00027168">
      <w:pPr>
        <w:spacing w:after="0"/>
        <w:contextualSpacing/>
        <w:rPr>
          <w:sz w:val="24"/>
          <w:szCs w:val="24"/>
        </w:rPr>
      </w:pPr>
      <w:r w:rsidRPr="00027168">
        <w:rPr>
          <w:sz w:val="24"/>
          <w:szCs w:val="24"/>
        </w:rPr>
        <w:t>h</w:t>
      </w:r>
      <w:r w:rsidR="0072202D" w:rsidRPr="00027168">
        <w:rPr>
          <w:sz w:val="24"/>
          <w:szCs w:val="24"/>
        </w:rPr>
        <w:t>rsť nasekanej hviezdice (prípadne iné divoké bylinky)</w:t>
      </w:r>
    </w:p>
    <w:p w14:paraId="6702729C" w14:textId="77777777" w:rsidR="0072202D" w:rsidRPr="00027168" w:rsidRDefault="0072202D" w:rsidP="00027168">
      <w:pPr>
        <w:spacing w:after="0"/>
        <w:contextualSpacing/>
        <w:rPr>
          <w:sz w:val="24"/>
          <w:szCs w:val="24"/>
        </w:rPr>
      </w:pPr>
      <w:r w:rsidRPr="00027168">
        <w:rPr>
          <w:sz w:val="24"/>
          <w:szCs w:val="24"/>
        </w:rPr>
        <w:t>50 ml vody</w:t>
      </w:r>
    </w:p>
    <w:p w14:paraId="63F3CB66" w14:textId="77777777" w:rsidR="003667BC" w:rsidRPr="00027168" w:rsidRDefault="003667BC" w:rsidP="00027168">
      <w:pPr>
        <w:spacing w:after="0"/>
        <w:contextualSpacing/>
        <w:rPr>
          <w:sz w:val="24"/>
          <w:szCs w:val="24"/>
        </w:rPr>
      </w:pPr>
    </w:p>
    <w:p w14:paraId="13C2946C" w14:textId="77777777" w:rsidR="003A594F" w:rsidRPr="00027168" w:rsidRDefault="003A594F" w:rsidP="00027168">
      <w:pPr>
        <w:spacing w:after="0"/>
        <w:contextualSpacing/>
        <w:rPr>
          <w:b/>
          <w:sz w:val="24"/>
          <w:szCs w:val="24"/>
        </w:rPr>
      </w:pPr>
      <w:r w:rsidRPr="00027168">
        <w:rPr>
          <w:b/>
          <w:sz w:val="24"/>
          <w:szCs w:val="24"/>
        </w:rPr>
        <w:t>Postup:</w:t>
      </w:r>
    </w:p>
    <w:p w14:paraId="0E131BFD" w14:textId="4FE80C82" w:rsidR="0072202D" w:rsidRPr="00027168" w:rsidRDefault="0072202D" w:rsidP="00027168">
      <w:pPr>
        <w:spacing w:after="0"/>
        <w:contextualSpacing/>
        <w:rPr>
          <w:sz w:val="24"/>
          <w:szCs w:val="24"/>
        </w:rPr>
      </w:pPr>
      <w:r w:rsidRPr="00027168">
        <w:rPr>
          <w:sz w:val="24"/>
          <w:szCs w:val="24"/>
        </w:rPr>
        <w:t>Cícer, olej, citrónovú šťavu, soľ, korenie a</w:t>
      </w:r>
      <w:r w:rsidR="00BB5E96">
        <w:rPr>
          <w:sz w:val="24"/>
          <w:szCs w:val="24"/>
        </w:rPr>
        <w:t> </w:t>
      </w:r>
      <w:r w:rsidRPr="00027168">
        <w:rPr>
          <w:sz w:val="24"/>
          <w:szCs w:val="24"/>
        </w:rPr>
        <w:t>vodu spolu rozmixuj</w:t>
      </w:r>
      <w:r w:rsidR="000540DB">
        <w:rPr>
          <w:sz w:val="24"/>
          <w:szCs w:val="24"/>
        </w:rPr>
        <w:t>t</w:t>
      </w:r>
      <w:r w:rsidRPr="00027168">
        <w:rPr>
          <w:sz w:val="24"/>
          <w:szCs w:val="24"/>
        </w:rPr>
        <w:t>e na hladkú kašu. Prid</w:t>
      </w:r>
      <w:r w:rsidR="000540DB">
        <w:rPr>
          <w:sz w:val="24"/>
          <w:szCs w:val="24"/>
        </w:rPr>
        <w:t>ajt</w:t>
      </w:r>
      <w:r w:rsidRPr="00027168">
        <w:rPr>
          <w:sz w:val="24"/>
          <w:szCs w:val="24"/>
        </w:rPr>
        <w:t>e nadrobno nasekané čerstvé bylinky, sezamovú pastu, prípadne ešte oso</w:t>
      </w:r>
      <w:r w:rsidR="000540DB">
        <w:rPr>
          <w:sz w:val="24"/>
          <w:szCs w:val="24"/>
        </w:rPr>
        <w:t>ľt</w:t>
      </w:r>
      <w:r w:rsidRPr="00027168">
        <w:rPr>
          <w:sz w:val="24"/>
          <w:szCs w:val="24"/>
        </w:rPr>
        <w:t>e podľa chuti či prid</w:t>
      </w:r>
      <w:r w:rsidR="000540DB">
        <w:rPr>
          <w:sz w:val="24"/>
          <w:szCs w:val="24"/>
        </w:rPr>
        <w:t>ajt</w:t>
      </w:r>
      <w:r w:rsidRPr="00027168">
        <w:rPr>
          <w:sz w:val="24"/>
          <w:szCs w:val="24"/>
        </w:rPr>
        <w:t xml:space="preserve">e citrón. Ak sa </w:t>
      </w:r>
      <w:r w:rsidR="000540DB">
        <w:rPr>
          <w:sz w:val="24"/>
          <w:szCs w:val="24"/>
        </w:rPr>
        <w:t>v</w:t>
      </w:r>
      <w:r w:rsidRPr="00027168">
        <w:rPr>
          <w:sz w:val="24"/>
          <w:szCs w:val="24"/>
        </w:rPr>
        <w:t>ám zdá konzistencia tuhá, prid</w:t>
      </w:r>
      <w:r w:rsidR="000540DB">
        <w:rPr>
          <w:sz w:val="24"/>
          <w:szCs w:val="24"/>
        </w:rPr>
        <w:t>ajt</w:t>
      </w:r>
      <w:r w:rsidRPr="00027168">
        <w:rPr>
          <w:sz w:val="24"/>
          <w:szCs w:val="24"/>
        </w:rPr>
        <w:t>e trochu vod</w:t>
      </w:r>
      <w:r w:rsidR="00CD3CF7" w:rsidRPr="00027168">
        <w:rPr>
          <w:sz w:val="24"/>
          <w:szCs w:val="24"/>
        </w:rPr>
        <w:t>y</w:t>
      </w:r>
      <w:r w:rsidRPr="00027168">
        <w:rPr>
          <w:sz w:val="24"/>
          <w:szCs w:val="24"/>
        </w:rPr>
        <w:t xml:space="preserve"> a</w:t>
      </w:r>
      <w:r w:rsidR="00BB5E96">
        <w:rPr>
          <w:sz w:val="24"/>
          <w:szCs w:val="24"/>
        </w:rPr>
        <w:t> </w:t>
      </w:r>
      <w:r w:rsidRPr="00027168">
        <w:rPr>
          <w:sz w:val="24"/>
          <w:szCs w:val="24"/>
        </w:rPr>
        <w:t xml:space="preserve">olivového oleja. </w:t>
      </w:r>
    </w:p>
    <w:p w14:paraId="4694DE5D" w14:textId="77777777" w:rsidR="00D661FE" w:rsidRPr="00027168" w:rsidRDefault="00D661FE" w:rsidP="00027168">
      <w:pPr>
        <w:spacing w:after="0"/>
        <w:contextualSpacing/>
        <w:rPr>
          <w:sz w:val="24"/>
          <w:szCs w:val="24"/>
        </w:rPr>
      </w:pPr>
    </w:p>
    <w:p w14:paraId="0E256366" w14:textId="1434BA0F" w:rsidR="0072202D" w:rsidRDefault="0072202D" w:rsidP="00027168">
      <w:pPr>
        <w:spacing w:after="0"/>
        <w:contextualSpacing/>
        <w:rPr>
          <w:sz w:val="24"/>
          <w:szCs w:val="24"/>
        </w:rPr>
      </w:pPr>
      <w:r w:rsidRPr="00027168">
        <w:rPr>
          <w:sz w:val="24"/>
          <w:szCs w:val="24"/>
        </w:rPr>
        <w:lastRenderedPageBreak/>
        <w:t>Podáv</w:t>
      </w:r>
      <w:r w:rsidR="000540DB">
        <w:rPr>
          <w:sz w:val="24"/>
          <w:szCs w:val="24"/>
        </w:rPr>
        <w:t>ajte</w:t>
      </w:r>
      <w:r w:rsidRPr="00027168">
        <w:rPr>
          <w:sz w:val="24"/>
          <w:szCs w:val="24"/>
        </w:rPr>
        <w:t xml:space="preserve"> s</w:t>
      </w:r>
      <w:r w:rsidR="00BB5E96">
        <w:rPr>
          <w:sz w:val="24"/>
          <w:szCs w:val="24"/>
        </w:rPr>
        <w:t> </w:t>
      </w:r>
      <w:r w:rsidRPr="00027168">
        <w:rPr>
          <w:sz w:val="24"/>
          <w:szCs w:val="24"/>
        </w:rPr>
        <w:t xml:space="preserve">pečivom alebo iba ako </w:t>
      </w:r>
      <w:proofErr w:type="spellStart"/>
      <w:r w:rsidRPr="00027168">
        <w:rPr>
          <w:sz w:val="24"/>
          <w:szCs w:val="24"/>
        </w:rPr>
        <w:t>dip</w:t>
      </w:r>
      <w:proofErr w:type="spellEnd"/>
      <w:r w:rsidRPr="00027168">
        <w:rPr>
          <w:sz w:val="24"/>
          <w:szCs w:val="24"/>
        </w:rPr>
        <w:t>, do ktorého si deti rad</w:t>
      </w:r>
      <w:r w:rsidR="00CD3CF7" w:rsidRPr="00027168">
        <w:rPr>
          <w:sz w:val="24"/>
          <w:szCs w:val="24"/>
        </w:rPr>
        <w:t>y</w:t>
      </w:r>
      <w:r w:rsidRPr="00027168">
        <w:rPr>
          <w:sz w:val="24"/>
          <w:szCs w:val="24"/>
        </w:rPr>
        <w:t xml:space="preserve"> namáčajú nakrájanú mrkvičku. </w:t>
      </w:r>
    </w:p>
    <w:p w14:paraId="7C3580A8" w14:textId="77777777" w:rsidR="000540DB" w:rsidRPr="00027168" w:rsidRDefault="000540DB" w:rsidP="00027168">
      <w:pPr>
        <w:spacing w:after="0"/>
        <w:contextualSpacing/>
        <w:rPr>
          <w:sz w:val="24"/>
          <w:szCs w:val="24"/>
        </w:rPr>
      </w:pPr>
    </w:p>
    <w:p w14:paraId="0A669FEA" w14:textId="4D132E94" w:rsidR="000540DB" w:rsidRPr="00BB5E96" w:rsidRDefault="000540DB" w:rsidP="000540DB">
      <w:pPr>
        <w:spacing w:after="0"/>
        <w:contextualSpacing/>
        <w:rPr>
          <w:b/>
          <w:sz w:val="24"/>
          <w:szCs w:val="24"/>
          <w:highlight w:val="magenta"/>
        </w:rPr>
      </w:pPr>
      <w:proofErr w:type="spellStart"/>
      <w:r w:rsidRPr="00BB5E96">
        <w:rPr>
          <w:b/>
          <w:sz w:val="24"/>
          <w:szCs w:val="24"/>
          <w:highlight w:val="magenta"/>
        </w:rPr>
        <w:t>Raňajková</w:t>
      </w:r>
      <w:proofErr w:type="spellEnd"/>
      <w:r w:rsidRPr="00BB5E96">
        <w:rPr>
          <w:b/>
          <w:sz w:val="24"/>
          <w:szCs w:val="24"/>
          <w:highlight w:val="magenta"/>
        </w:rPr>
        <w:t xml:space="preserve"> miska </w:t>
      </w:r>
    </w:p>
    <w:p w14:paraId="73EEBA61" w14:textId="6123C2E0" w:rsidR="000540DB" w:rsidRDefault="00BB5E96" w:rsidP="000540DB">
      <w:pPr>
        <w:spacing w:after="0"/>
        <w:contextualSpacing/>
        <w:rPr>
          <w:sz w:val="24"/>
          <w:szCs w:val="24"/>
        </w:rPr>
      </w:pPr>
      <w:r>
        <w:rPr>
          <w:sz w:val="24"/>
          <w:szCs w:val="24"/>
        </w:rPr>
        <w:t>Keď som pred rokmi zisťovala t</w:t>
      </w:r>
      <w:r w:rsidRPr="00BB5E96">
        <w:rPr>
          <w:sz w:val="24"/>
          <w:szCs w:val="24"/>
        </w:rPr>
        <w:t xml:space="preserve">ermické pôsobenie potravín </w:t>
      </w:r>
      <w:r>
        <w:rPr>
          <w:sz w:val="24"/>
          <w:szCs w:val="24"/>
        </w:rPr>
        <w:t>a</w:t>
      </w:r>
      <w:r w:rsidRPr="00BB5E96">
        <w:rPr>
          <w:sz w:val="24"/>
          <w:szCs w:val="24"/>
        </w:rPr>
        <w:t xml:space="preserve"> ich schopnosť vyvolávať pocity chladu, tepla, či osvieženia v</w:t>
      </w:r>
      <w:r>
        <w:rPr>
          <w:sz w:val="24"/>
          <w:szCs w:val="24"/>
        </w:rPr>
        <w:t> </w:t>
      </w:r>
      <w:r w:rsidRPr="00BB5E96">
        <w:rPr>
          <w:sz w:val="24"/>
          <w:szCs w:val="24"/>
        </w:rPr>
        <w:t>organizme</w:t>
      </w:r>
      <w:r>
        <w:rPr>
          <w:sz w:val="24"/>
          <w:szCs w:val="24"/>
        </w:rPr>
        <w:t xml:space="preserve">, veľmi ma zaujala </w:t>
      </w:r>
      <w:proofErr w:type="spellStart"/>
      <w:r>
        <w:rPr>
          <w:sz w:val="24"/>
          <w:szCs w:val="24"/>
        </w:rPr>
        <w:t>slzovka</w:t>
      </w:r>
      <w:proofErr w:type="spellEnd"/>
      <w:r>
        <w:rPr>
          <w:sz w:val="24"/>
          <w:szCs w:val="24"/>
        </w:rPr>
        <w:t>. V o</w:t>
      </w:r>
      <w:r w:rsidRPr="00BB5E96">
        <w:rPr>
          <w:sz w:val="24"/>
          <w:szCs w:val="24"/>
        </w:rPr>
        <w:t>dborn</w:t>
      </w:r>
      <w:r>
        <w:rPr>
          <w:sz w:val="24"/>
          <w:szCs w:val="24"/>
        </w:rPr>
        <w:t>ej</w:t>
      </w:r>
      <w:r w:rsidRPr="00BB5E96">
        <w:rPr>
          <w:sz w:val="24"/>
          <w:szCs w:val="24"/>
        </w:rPr>
        <w:t xml:space="preserve"> literatúr</w:t>
      </w:r>
      <w:r>
        <w:rPr>
          <w:sz w:val="24"/>
          <w:szCs w:val="24"/>
        </w:rPr>
        <w:t>e</w:t>
      </w:r>
      <w:r w:rsidRPr="00BB5E96">
        <w:rPr>
          <w:sz w:val="24"/>
          <w:szCs w:val="24"/>
        </w:rPr>
        <w:t xml:space="preserve"> </w:t>
      </w:r>
      <w:r>
        <w:rPr>
          <w:sz w:val="24"/>
          <w:szCs w:val="24"/>
        </w:rPr>
        <w:t>z t</w:t>
      </w:r>
      <w:r w:rsidRPr="00BB5E96">
        <w:rPr>
          <w:sz w:val="24"/>
          <w:szCs w:val="24"/>
        </w:rPr>
        <w:t>radičnej čínskej medicín</w:t>
      </w:r>
      <w:r>
        <w:rPr>
          <w:sz w:val="24"/>
          <w:szCs w:val="24"/>
        </w:rPr>
        <w:t xml:space="preserve">y som sa dozvedela, že </w:t>
      </w:r>
      <w:proofErr w:type="spellStart"/>
      <w:r>
        <w:rPr>
          <w:sz w:val="24"/>
          <w:szCs w:val="24"/>
        </w:rPr>
        <w:t>slzovka</w:t>
      </w:r>
      <w:proofErr w:type="spellEnd"/>
      <w:r>
        <w:rPr>
          <w:sz w:val="24"/>
          <w:szCs w:val="24"/>
        </w:rPr>
        <w:t xml:space="preserve"> p</w:t>
      </w:r>
      <w:r w:rsidRPr="00BB5E96">
        <w:rPr>
          <w:sz w:val="24"/>
          <w:szCs w:val="24"/>
        </w:rPr>
        <w:t>osilňuje slezinu</w:t>
      </w:r>
      <w:r>
        <w:rPr>
          <w:sz w:val="24"/>
          <w:szCs w:val="24"/>
        </w:rPr>
        <w:t>, č</w:t>
      </w:r>
      <w:r w:rsidRPr="00BB5E96">
        <w:rPr>
          <w:sz w:val="24"/>
          <w:szCs w:val="24"/>
        </w:rPr>
        <w:t>istí organizmus od nánosov z živočíšnych potravín a tukov a používa sa tiež k podpornej liečbe pri celkovom zahlienení.</w:t>
      </w:r>
      <w:r w:rsidRPr="00BB5E96">
        <w:t xml:space="preserve"> </w:t>
      </w:r>
      <w:r w:rsidRPr="00BB5E96">
        <w:rPr>
          <w:sz w:val="24"/>
          <w:szCs w:val="24"/>
        </w:rPr>
        <w:t xml:space="preserve">Má </w:t>
      </w:r>
      <w:r>
        <w:rPr>
          <w:sz w:val="24"/>
          <w:szCs w:val="24"/>
        </w:rPr>
        <w:t xml:space="preserve">taktiež </w:t>
      </w:r>
      <w:r w:rsidRPr="00BB5E96">
        <w:rPr>
          <w:sz w:val="24"/>
          <w:szCs w:val="24"/>
        </w:rPr>
        <w:t>priaznivý vplyv na pokožku, ktorú udržuje hebkú a vláčnu.</w:t>
      </w:r>
    </w:p>
    <w:p w14:paraId="33F7F6E6" w14:textId="6C71980F" w:rsidR="00BB5E96" w:rsidRDefault="00BB5E96" w:rsidP="000540DB">
      <w:pPr>
        <w:spacing w:after="0"/>
        <w:contextualSpacing/>
        <w:rPr>
          <w:sz w:val="24"/>
          <w:szCs w:val="24"/>
        </w:rPr>
      </w:pPr>
      <w:r>
        <w:rPr>
          <w:sz w:val="24"/>
          <w:szCs w:val="24"/>
        </w:rPr>
        <w:t xml:space="preserve">A keď som ju prvý krát ochutnala, stala sa jednou z pravidelných potravín na našom jedálničku. Deti ju majú radi v sladkej, </w:t>
      </w:r>
      <w:proofErr w:type="spellStart"/>
      <w:r>
        <w:rPr>
          <w:sz w:val="24"/>
          <w:szCs w:val="24"/>
        </w:rPr>
        <w:t>raňajkovej</w:t>
      </w:r>
      <w:proofErr w:type="spellEnd"/>
      <w:r>
        <w:rPr>
          <w:sz w:val="24"/>
          <w:szCs w:val="24"/>
        </w:rPr>
        <w:t xml:space="preserve"> verzii, ktorú vám teraz ponúkam. </w:t>
      </w:r>
    </w:p>
    <w:p w14:paraId="5CE35987" w14:textId="61E4EB56" w:rsidR="005C49B8" w:rsidRDefault="005C49B8" w:rsidP="000540DB">
      <w:pPr>
        <w:spacing w:after="0"/>
        <w:contextualSpacing/>
        <w:rPr>
          <w:sz w:val="24"/>
          <w:szCs w:val="24"/>
        </w:rPr>
      </w:pPr>
    </w:p>
    <w:p w14:paraId="26253AF4" w14:textId="638E4B63" w:rsidR="005C49B8" w:rsidRDefault="005C49B8" w:rsidP="000540DB">
      <w:pPr>
        <w:spacing w:after="0"/>
        <w:contextualSpacing/>
        <w:rPr>
          <w:sz w:val="24"/>
          <w:szCs w:val="24"/>
        </w:rPr>
      </w:pPr>
      <w:r w:rsidRPr="005C49B8">
        <w:rPr>
          <w:b/>
          <w:bCs/>
          <w:sz w:val="24"/>
          <w:szCs w:val="24"/>
        </w:rPr>
        <w:t>Potrebujete</w:t>
      </w:r>
      <w:r>
        <w:rPr>
          <w:sz w:val="24"/>
          <w:szCs w:val="24"/>
        </w:rPr>
        <w:t>:</w:t>
      </w:r>
    </w:p>
    <w:p w14:paraId="64EF0295" w14:textId="6585F29B" w:rsidR="005C49B8" w:rsidRDefault="005C49B8" w:rsidP="000540DB">
      <w:pPr>
        <w:spacing w:after="0"/>
        <w:contextualSpacing/>
        <w:rPr>
          <w:sz w:val="24"/>
          <w:szCs w:val="24"/>
        </w:rPr>
      </w:pPr>
      <w:r>
        <w:rPr>
          <w:sz w:val="24"/>
          <w:szCs w:val="24"/>
        </w:rPr>
        <w:t xml:space="preserve">1 hrnček </w:t>
      </w:r>
      <w:proofErr w:type="spellStart"/>
      <w:r>
        <w:rPr>
          <w:sz w:val="24"/>
          <w:szCs w:val="24"/>
        </w:rPr>
        <w:t>slzovky</w:t>
      </w:r>
      <w:proofErr w:type="spellEnd"/>
    </w:p>
    <w:p w14:paraId="5EB9106E" w14:textId="060C082F" w:rsidR="005C49B8" w:rsidRDefault="005C49B8" w:rsidP="000540DB">
      <w:pPr>
        <w:spacing w:after="0"/>
        <w:contextualSpacing/>
        <w:rPr>
          <w:sz w:val="24"/>
          <w:szCs w:val="24"/>
        </w:rPr>
      </w:pPr>
      <w:r>
        <w:rPr>
          <w:sz w:val="24"/>
          <w:szCs w:val="24"/>
        </w:rPr>
        <w:t>1 PL jablčného octu</w:t>
      </w:r>
    </w:p>
    <w:p w14:paraId="22D415E6" w14:textId="0BF9F180" w:rsidR="005C49B8" w:rsidRDefault="005C49B8" w:rsidP="000540DB">
      <w:pPr>
        <w:spacing w:after="0"/>
        <w:contextualSpacing/>
        <w:rPr>
          <w:sz w:val="24"/>
          <w:szCs w:val="24"/>
        </w:rPr>
      </w:pPr>
      <w:r>
        <w:rPr>
          <w:sz w:val="24"/>
          <w:szCs w:val="24"/>
        </w:rPr>
        <w:t>3 hrnčeky vody</w:t>
      </w:r>
    </w:p>
    <w:p w14:paraId="3CDC3AE2" w14:textId="722A22A2" w:rsidR="005C49B8" w:rsidRDefault="005C49B8" w:rsidP="000540DB">
      <w:pPr>
        <w:spacing w:after="0"/>
        <w:contextualSpacing/>
        <w:rPr>
          <w:sz w:val="24"/>
          <w:szCs w:val="24"/>
        </w:rPr>
      </w:pPr>
      <w:r>
        <w:rPr>
          <w:sz w:val="24"/>
          <w:szCs w:val="24"/>
        </w:rPr>
        <w:t>1 PL olivového oleja</w:t>
      </w:r>
    </w:p>
    <w:p w14:paraId="557F943D" w14:textId="23CA70F4" w:rsidR="005C49B8" w:rsidRDefault="005C49B8" w:rsidP="000540DB">
      <w:pPr>
        <w:spacing w:after="0"/>
        <w:contextualSpacing/>
        <w:rPr>
          <w:sz w:val="24"/>
          <w:szCs w:val="24"/>
        </w:rPr>
      </w:pPr>
      <w:r>
        <w:rPr>
          <w:sz w:val="24"/>
          <w:szCs w:val="24"/>
        </w:rPr>
        <w:t>1 PL citrónovej šťavy</w:t>
      </w:r>
    </w:p>
    <w:p w14:paraId="285BF9F6" w14:textId="7B0AE053" w:rsidR="005C49B8" w:rsidRDefault="005C49B8" w:rsidP="000540DB">
      <w:pPr>
        <w:spacing w:after="0"/>
        <w:contextualSpacing/>
        <w:rPr>
          <w:sz w:val="24"/>
          <w:szCs w:val="24"/>
        </w:rPr>
      </w:pPr>
      <w:r>
        <w:rPr>
          <w:sz w:val="24"/>
          <w:szCs w:val="24"/>
        </w:rPr>
        <w:t>1-2 PL medu</w:t>
      </w:r>
    </w:p>
    <w:p w14:paraId="6B4CBF0B" w14:textId="3B1151F1" w:rsidR="005C49B8" w:rsidRDefault="005C49B8" w:rsidP="000540DB">
      <w:pPr>
        <w:spacing w:after="0"/>
        <w:contextualSpacing/>
        <w:rPr>
          <w:sz w:val="24"/>
          <w:szCs w:val="24"/>
        </w:rPr>
      </w:pPr>
      <w:r>
        <w:rPr>
          <w:sz w:val="24"/>
          <w:szCs w:val="24"/>
        </w:rPr>
        <w:t>škorica</w:t>
      </w:r>
    </w:p>
    <w:p w14:paraId="4CD7C822" w14:textId="15AAA301" w:rsidR="005C49B8" w:rsidRDefault="005C49B8" w:rsidP="000540DB">
      <w:pPr>
        <w:spacing w:after="0"/>
        <w:contextualSpacing/>
        <w:rPr>
          <w:sz w:val="24"/>
          <w:szCs w:val="24"/>
        </w:rPr>
      </w:pPr>
      <w:r>
        <w:rPr>
          <w:sz w:val="24"/>
          <w:szCs w:val="24"/>
        </w:rPr>
        <w:t>1 malá hrsť orechov</w:t>
      </w:r>
    </w:p>
    <w:p w14:paraId="4E3C28D1" w14:textId="3E3B0C1B" w:rsidR="005C49B8" w:rsidRDefault="005C49B8" w:rsidP="000540DB">
      <w:pPr>
        <w:spacing w:after="0"/>
        <w:contextualSpacing/>
        <w:rPr>
          <w:sz w:val="24"/>
          <w:szCs w:val="24"/>
        </w:rPr>
      </w:pPr>
      <w:r>
        <w:rPr>
          <w:sz w:val="24"/>
          <w:szCs w:val="24"/>
        </w:rPr>
        <w:t>1 väčšia hrsť hviezdice</w:t>
      </w:r>
    </w:p>
    <w:p w14:paraId="1AEE5384" w14:textId="46E760DE" w:rsidR="005C49B8" w:rsidRDefault="005C49B8" w:rsidP="000540DB">
      <w:pPr>
        <w:spacing w:after="0"/>
        <w:contextualSpacing/>
        <w:rPr>
          <w:sz w:val="24"/>
          <w:szCs w:val="24"/>
        </w:rPr>
      </w:pPr>
      <w:r>
        <w:rPr>
          <w:sz w:val="24"/>
          <w:szCs w:val="24"/>
        </w:rPr>
        <w:t xml:space="preserve">3-4 ks sušených </w:t>
      </w:r>
      <w:proofErr w:type="spellStart"/>
      <w:r>
        <w:rPr>
          <w:sz w:val="24"/>
          <w:szCs w:val="24"/>
        </w:rPr>
        <w:t>marhulí</w:t>
      </w:r>
      <w:proofErr w:type="spellEnd"/>
      <w:r>
        <w:rPr>
          <w:sz w:val="24"/>
          <w:szCs w:val="24"/>
        </w:rPr>
        <w:t xml:space="preserve"> (alebo datlí či fíg)</w:t>
      </w:r>
    </w:p>
    <w:p w14:paraId="357BFDF7" w14:textId="58AB6EE9" w:rsidR="005C49B8" w:rsidRDefault="005C49B8" w:rsidP="000540DB">
      <w:pPr>
        <w:spacing w:after="0"/>
        <w:contextualSpacing/>
        <w:rPr>
          <w:sz w:val="24"/>
          <w:szCs w:val="24"/>
        </w:rPr>
      </w:pPr>
      <w:r>
        <w:rPr>
          <w:sz w:val="24"/>
          <w:szCs w:val="24"/>
        </w:rPr>
        <w:t>Sezónne ovocie (jablká, hrozno, bobuľové ovocie...)</w:t>
      </w:r>
    </w:p>
    <w:p w14:paraId="3E5A0D68" w14:textId="574E11DF" w:rsidR="005C49B8" w:rsidRDefault="005C49B8" w:rsidP="000540DB">
      <w:pPr>
        <w:spacing w:after="0"/>
        <w:contextualSpacing/>
        <w:rPr>
          <w:sz w:val="24"/>
          <w:szCs w:val="24"/>
        </w:rPr>
      </w:pPr>
    </w:p>
    <w:p w14:paraId="691079B7" w14:textId="3F86217D" w:rsidR="005C49B8" w:rsidRDefault="005C49B8" w:rsidP="000540DB">
      <w:pPr>
        <w:spacing w:after="0"/>
        <w:contextualSpacing/>
        <w:rPr>
          <w:sz w:val="24"/>
          <w:szCs w:val="24"/>
        </w:rPr>
      </w:pPr>
      <w:r w:rsidRPr="005C49B8">
        <w:rPr>
          <w:b/>
          <w:bCs/>
          <w:sz w:val="24"/>
          <w:szCs w:val="24"/>
        </w:rPr>
        <w:t>Postup</w:t>
      </w:r>
      <w:r>
        <w:rPr>
          <w:sz w:val="24"/>
          <w:szCs w:val="24"/>
        </w:rPr>
        <w:t>:</w:t>
      </w:r>
    </w:p>
    <w:p w14:paraId="77F7776A" w14:textId="24C2DC55" w:rsidR="005C49B8" w:rsidRDefault="005C49B8" w:rsidP="000540DB">
      <w:pPr>
        <w:spacing w:after="0"/>
        <w:contextualSpacing/>
        <w:rPr>
          <w:sz w:val="24"/>
          <w:szCs w:val="24"/>
        </w:rPr>
      </w:pPr>
      <w:proofErr w:type="spellStart"/>
      <w:r>
        <w:rPr>
          <w:sz w:val="24"/>
          <w:szCs w:val="24"/>
        </w:rPr>
        <w:t>Slzovku</w:t>
      </w:r>
      <w:proofErr w:type="spellEnd"/>
      <w:r>
        <w:rPr>
          <w:sz w:val="24"/>
          <w:szCs w:val="24"/>
        </w:rPr>
        <w:t xml:space="preserve"> prepláchnite pod tečúcou vodou a namočte v dostatočnom množstve vody s jablčným octom minimálne na hodinu. Ideálne cez celú noc. Vodu zlejte a uvarte podľa návodu, väčšinou v 3-násobku vody, približne 15-20 minút. Prebytočnú vodu zlejte. </w:t>
      </w:r>
    </w:p>
    <w:p w14:paraId="13B4A802" w14:textId="3B09461D" w:rsidR="00BB5E96" w:rsidRDefault="005C49B8" w:rsidP="000540DB">
      <w:pPr>
        <w:spacing w:after="0"/>
        <w:contextualSpacing/>
        <w:rPr>
          <w:sz w:val="24"/>
          <w:szCs w:val="24"/>
        </w:rPr>
      </w:pPr>
      <w:r>
        <w:rPr>
          <w:sz w:val="24"/>
          <w:szCs w:val="24"/>
        </w:rPr>
        <w:t xml:space="preserve">Medzitým si na spodok misy dajte olej, citrónovú šťavu, med a škoricu a dôkladne premiešajte. Pridajte nakrájané ovocie, orechy, nakrájané sušené ovocie. Pridajte </w:t>
      </w:r>
      <w:proofErr w:type="spellStart"/>
      <w:r>
        <w:rPr>
          <w:sz w:val="24"/>
          <w:szCs w:val="24"/>
        </w:rPr>
        <w:t>slzovku</w:t>
      </w:r>
      <w:proofErr w:type="spellEnd"/>
      <w:r>
        <w:rPr>
          <w:sz w:val="24"/>
          <w:szCs w:val="24"/>
        </w:rPr>
        <w:t xml:space="preserve"> a nasekanú hviezdicu. Poriadne premiešajte a podľa potreby oslaďte. </w:t>
      </w:r>
    </w:p>
    <w:p w14:paraId="40DD88E5" w14:textId="77777777" w:rsidR="00BB5E96" w:rsidRPr="000540DB" w:rsidRDefault="00BB5E96" w:rsidP="000540DB">
      <w:pPr>
        <w:spacing w:after="0"/>
        <w:contextualSpacing/>
        <w:rPr>
          <w:sz w:val="24"/>
          <w:szCs w:val="24"/>
        </w:rPr>
      </w:pPr>
    </w:p>
    <w:p w14:paraId="2E171ABA" w14:textId="1E11780D" w:rsidR="009A1E72" w:rsidRPr="001A2AE0" w:rsidRDefault="000540DB" w:rsidP="000540DB">
      <w:pPr>
        <w:spacing w:after="0"/>
        <w:contextualSpacing/>
        <w:rPr>
          <w:b/>
          <w:sz w:val="24"/>
          <w:szCs w:val="24"/>
          <w:highlight w:val="magenta"/>
        </w:rPr>
      </w:pPr>
      <w:r w:rsidRPr="001A2AE0">
        <w:rPr>
          <w:b/>
          <w:sz w:val="24"/>
          <w:szCs w:val="24"/>
          <w:highlight w:val="magenta"/>
        </w:rPr>
        <w:t xml:space="preserve">Bylinková </w:t>
      </w:r>
      <w:proofErr w:type="spellStart"/>
      <w:r w:rsidRPr="001A2AE0">
        <w:rPr>
          <w:b/>
          <w:sz w:val="24"/>
          <w:szCs w:val="24"/>
          <w:highlight w:val="magenta"/>
        </w:rPr>
        <w:t>vegan</w:t>
      </w:r>
      <w:proofErr w:type="spellEnd"/>
      <w:r w:rsidRPr="001A2AE0">
        <w:rPr>
          <w:b/>
          <w:sz w:val="24"/>
          <w:szCs w:val="24"/>
          <w:highlight w:val="magenta"/>
        </w:rPr>
        <w:t xml:space="preserve"> paštéta</w:t>
      </w:r>
    </w:p>
    <w:p w14:paraId="6D64211E" w14:textId="77777777" w:rsidR="001A2AE0" w:rsidRDefault="001A2AE0" w:rsidP="00027168">
      <w:pPr>
        <w:spacing w:after="0"/>
        <w:contextualSpacing/>
        <w:rPr>
          <w:sz w:val="24"/>
          <w:szCs w:val="24"/>
        </w:rPr>
      </w:pPr>
      <w:r w:rsidRPr="001A2AE0">
        <w:rPr>
          <w:sz w:val="24"/>
          <w:szCs w:val="24"/>
        </w:rPr>
        <w:t>T</w:t>
      </w:r>
      <w:r>
        <w:rPr>
          <w:sz w:val="24"/>
          <w:szCs w:val="24"/>
        </w:rPr>
        <w:t>áto</w:t>
      </w:r>
      <w:r w:rsidRPr="001A2AE0">
        <w:rPr>
          <w:sz w:val="24"/>
          <w:szCs w:val="24"/>
        </w:rPr>
        <w:t xml:space="preserve"> </w:t>
      </w:r>
      <w:proofErr w:type="spellStart"/>
      <w:r w:rsidRPr="001A2AE0">
        <w:rPr>
          <w:sz w:val="24"/>
          <w:szCs w:val="24"/>
        </w:rPr>
        <w:t>vegánsk</w:t>
      </w:r>
      <w:r>
        <w:rPr>
          <w:sz w:val="24"/>
          <w:szCs w:val="24"/>
        </w:rPr>
        <w:t>a</w:t>
      </w:r>
      <w:proofErr w:type="spellEnd"/>
      <w:r w:rsidRPr="001A2AE0">
        <w:rPr>
          <w:sz w:val="24"/>
          <w:szCs w:val="24"/>
        </w:rPr>
        <w:t xml:space="preserve"> </w:t>
      </w:r>
      <w:r>
        <w:rPr>
          <w:sz w:val="24"/>
          <w:szCs w:val="24"/>
        </w:rPr>
        <w:t>paštéta</w:t>
      </w:r>
      <w:r w:rsidRPr="001A2AE0">
        <w:rPr>
          <w:sz w:val="24"/>
          <w:szCs w:val="24"/>
        </w:rPr>
        <w:t xml:space="preserve"> z </w:t>
      </w:r>
      <w:r>
        <w:rPr>
          <w:sz w:val="24"/>
          <w:szCs w:val="24"/>
        </w:rPr>
        <w:t>hnedej</w:t>
      </w:r>
      <w:r w:rsidRPr="001A2AE0">
        <w:rPr>
          <w:sz w:val="24"/>
          <w:szCs w:val="24"/>
        </w:rPr>
        <w:t xml:space="preserve"> fazule má</w:t>
      </w:r>
      <w:r>
        <w:rPr>
          <w:sz w:val="24"/>
          <w:szCs w:val="24"/>
        </w:rPr>
        <w:t xml:space="preserve"> jemne</w:t>
      </w:r>
      <w:r w:rsidRPr="001A2AE0">
        <w:rPr>
          <w:sz w:val="24"/>
          <w:szCs w:val="24"/>
        </w:rPr>
        <w:t xml:space="preserve"> korenistú chuť, ktorá sa perfektne hodí k </w:t>
      </w:r>
      <w:proofErr w:type="spellStart"/>
      <w:r w:rsidRPr="001A2AE0">
        <w:rPr>
          <w:sz w:val="24"/>
          <w:szCs w:val="24"/>
        </w:rPr>
        <w:t>tortilla</w:t>
      </w:r>
      <w:proofErr w:type="spellEnd"/>
      <w:r w:rsidRPr="001A2AE0">
        <w:rPr>
          <w:sz w:val="24"/>
          <w:szCs w:val="24"/>
        </w:rPr>
        <w:t xml:space="preserve"> chipsom alebo zelenine! Vyskúšajte </w:t>
      </w:r>
      <w:r>
        <w:rPr>
          <w:sz w:val="24"/>
          <w:szCs w:val="24"/>
        </w:rPr>
        <w:t xml:space="preserve">ju </w:t>
      </w:r>
      <w:r w:rsidRPr="001A2AE0">
        <w:rPr>
          <w:sz w:val="24"/>
          <w:szCs w:val="24"/>
        </w:rPr>
        <w:t xml:space="preserve">ako </w:t>
      </w:r>
      <w:proofErr w:type="spellStart"/>
      <w:r w:rsidRPr="001A2AE0">
        <w:rPr>
          <w:sz w:val="24"/>
          <w:szCs w:val="24"/>
        </w:rPr>
        <w:t>dip</w:t>
      </w:r>
      <w:proofErr w:type="spellEnd"/>
      <w:r w:rsidRPr="001A2AE0">
        <w:rPr>
          <w:sz w:val="24"/>
          <w:szCs w:val="24"/>
        </w:rPr>
        <w:t xml:space="preserve"> alebo </w:t>
      </w:r>
      <w:r>
        <w:rPr>
          <w:sz w:val="24"/>
          <w:szCs w:val="24"/>
        </w:rPr>
        <w:t xml:space="preserve">ju natrite priamo na domáci </w:t>
      </w:r>
      <w:proofErr w:type="spellStart"/>
      <w:r>
        <w:rPr>
          <w:sz w:val="24"/>
          <w:szCs w:val="24"/>
        </w:rPr>
        <w:t>kváskový</w:t>
      </w:r>
      <w:proofErr w:type="spellEnd"/>
      <w:r>
        <w:rPr>
          <w:sz w:val="24"/>
          <w:szCs w:val="24"/>
        </w:rPr>
        <w:t xml:space="preserve"> chlebík. F</w:t>
      </w:r>
      <w:r w:rsidRPr="001A2AE0">
        <w:rPr>
          <w:sz w:val="24"/>
          <w:szCs w:val="24"/>
        </w:rPr>
        <w:t>azu</w:t>
      </w:r>
      <w:r>
        <w:rPr>
          <w:sz w:val="24"/>
          <w:szCs w:val="24"/>
        </w:rPr>
        <w:t>ľa</w:t>
      </w:r>
      <w:r w:rsidRPr="001A2AE0">
        <w:rPr>
          <w:sz w:val="24"/>
          <w:szCs w:val="24"/>
        </w:rPr>
        <w:t xml:space="preserve"> </w:t>
      </w:r>
      <w:r>
        <w:rPr>
          <w:sz w:val="24"/>
          <w:szCs w:val="24"/>
        </w:rPr>
        <w:t>je</w:t>
      </w:r>
      <w:r w:rsidRPr="001A2AE0">
        <w:rPr>
          <w:sz w:val="24"/>
          <w:szCs w:val="24"/>
        </w:rPr>
        <w:t xml:space="preserve"> skvelým zdrojom bielkovín a</w:t>
      </w:r>
      <w:r>
        <w:rPr>
          <w:sz w:val="24"/>
          <w:szCs w:val="24"/>
        </w:rPr>
        <w:t> </w:t>
      </w:r>
      <w:r w:rsidRPr="001A2AE0">
        <w:rPr>
          <w:sz w:val="24"/>
          <w:szCs w:val="24"/>
        </w:rPr>
        <w:t>vlákniny</w:t>
      </w:r>
      <w:r>
        <w:rPr>
          <w:sz w:val="24"/>
          <w:szCs w:val="24"/>
        </w:rPr>
        <w:t xml:space="preserve">, hviezdica zdrojom celej palety dôležitých vitamínov. </w:t>
      </w:r>
    </w:p>
    <w:p w14:paraId="13D4882F" w14:textId="77777777" w:rsidR="001A2AE0" w:rsidRDefault="001A2AE0" w:rsidP="00027168">
      <w:pPr>
        <w:spacing w:after="0"/>
        <w:contextualSpacing/>
        <w:rPr>
          <w:sz w:val="24"/>
          <w:szCs w:val="24"/>
        </w:rPr>
      </w:pPr>
    </w:p>
    <w:p w14:paraId="443FEA24" w14:textId="77777777" w:rsidR="001A2AE0" w:rsidRDefault="001A2AE0" w:rsidP="00027168">
      <w:pPr>
        <w:spacing w:after="0"/>
        <w:contextualSpacing/>
        <w:rPr>
          <w:sz w:val="24"/>
          <w:szCs w:val="24"/>
        </w:rPr>
      </w:pPr>
      <w:r w:rsidRPr="001A2AE0">
        <w:rPr>
          <w:b/>
          <w:bCs/>
          <w:sz w:val="24"/>
          <w:szCs w:val="24"/>
        </w:rPr>
        <w:t>Potrebujte</w:t>
      </w:r>
      <w:r>
        <w:rPr>
          <w:sz w:val="24"/>
          <w:szCs w:val="24"/>
        </w:rPr>
        <w:t>:</w:t>
      </w:r>
    </w:p>
    <w:p w14:paraId="22177E3F" w14:textId="77777777" w:rsidR="001A2AE0" w:rsidRDefault="001A2AE0" w:rsidP="00027168">
      <w:pPr>
        <w:spacing w:after="0"/>
        <w:contextualSpacing/>
        <w:rPr>
          <w:sz w:val="24"/>
          <w:szCs w:val="24"/>
        </w:rPr>
      </w:pPr>
      <w:r w:rsidRPr="001A2AE0">
        <w:rPr>
          <w:sz w:val="24"/>
          <w:szCs w:val="24"/>
        </w:rPr>
        <w:t>250 g hnedej fazule</w:t>
      </w:r>
    </w:p>
    <w:p w14:paraId="364359C5" w14:textId="77777777" w:rsidR="001A2AE0" w:rsidRDefault="001A2AE0" w:rsidP="00027168">
      <w:pPr>
        <w:spacing w:after="0"/>
        <w:contextualSpacing/>
        <w:rPr>
          <w:sz w:val="24"/>
          <w:szCs w:val="24"/>
        </w:rPr>
      </w:pPr>
      <w:r>
        <w:rPr>
          <w:sz w:val="24"/>
          <w:szCs w:val="24"/>
        </w:rPr>
        <w:lastRenderedPageBreak/>
        <w:t>1 stredne veľkú cibuľu</w:t>
      </w:r>
    </w:p>
    <w:p w14:paraId="3620D79F" w14:textId="77777777" w:rsidR="001A2AE0" w:rsidRDefault="001A2AE0" w:rsidP="00027168">
      <w:pPr>
        <w:spacing w:after="0"/>
        <w:contextualSpacing/>
        <w:rPr>
          <w:sz w:val="24"/>
          <w:szCs w:val="24"/>
        </w:rPr>
      </w:pPr>
      <w:r>
        <w:rPr>
          <w:sz w:val="24"/>
          <w:szCs w:val="24"/>
        </w:rPr>
        <w:t>1 mrkvu</w:t>
      </w:r>
    </w:p>
    <w:p w14:paraId="4A7F2249" w14:textId="77777777" w:rsidR="001A2AE0" w:rsidRDefault="001A2AE0" w:rsidP="00027168">
      <w:pPr>
        <w:spacing w:after="0"/>
        <w:contextualSpacing/>
        <w:rPr>
          <w:sz w:val="24"/>
          <w:szCs w:val="24"/>
        </w:rPr>
      </w:pPr>
      <w:r>
        <w:rPr>
          <w:sz w:val="24"/>
          <w:szCs w:val="24"/>
        </w:rPr>
        <w:t>3 PL olivového oleja</w:t>
      </w:r>
    </w:p>
    <w:p w14:paraId="7879075F" w14:textId="77777777" w:rsidR="001A2AE0" w:rsidRDefault="001A2AE0" w:rsidP="00027168">
      <w:pPr>
        <w:spacing w:after="0"/>
        <w:contextualSpacing/>
        <w:rPr>
          <w:sz w:val="24"/>
          <w:szCs w:val="24"/>
        </w:rPr>
      </w:pPr>
      <w:r>
        <w:rPr>
          <w:sz w:val="24"/>
          <w:szCs w:val="24"/>
        </w:rPr>
        <w:t>1 malú hrsť vlašských orechov</w:t>
      </w:r>
    </w:p>
    <w:p w14:paraId="402B182C" w14:textId="77777777" w:rsidR="001A2AE0" w:rsidRDefault="001A2AE0" w:rsidP="00027168">
      <w:pPr>
        <w:spacing w:after="0"/>
        <w:contextualSpacing/>
        <w:rPr>
          <w:sz w:val="24"/>
          <w:szCs w:val="24"/>
        </w:rPr>
      </w:pPr>
      <w:r>
        <w:rPr>
          <w:sz w:val="24"/>
          <w:szCs w:val="24"/>
        </w:rPr>
        <w:t>2-3 strúčiky cesnaku</w:t>
      </w:r>
    </w:p>
    <w:p w14:paraId="3D8B5DEE" w14:textId="77777777" w:rsidR="001A2AE0" w:rsidRDefault="001A2AE0" w:rsidP="00027168">
      <w:pPr>
        <w:spacing w:after="0"/>
        <w:contextualSpacing/>
        <w:rPr>
          <w:sz w:val="24"/>
          <w:szCs w:val="24"/>
        </w:rPr>
      </w:pPr>
      <w:r>
        <w:rPr>
          <w:sz w:val="24"/>
          <w:szCs w:val="24"/>
        </w:rPr>
        <w:t>1 väčšia hrsť hviezdice</w:t>
      </w:r>
    </w:p>
    <w:p w14:paraId="33132927" w14:textId="77777777" w:rsidR="001A2AE0" w:rsidRDefault="001A2AE0" w:rsidP="00027168">
      <w:pPr>
        <w:spacing w:after="0"/>
        <w:contextualSpacing/>
        <w:rPr>
          <w:sz w:val="24"/>
          <w:szCs w:val="24"/>
        </w:rPr>
      </w:pPr>
      <w:r>
        <w:rPr>
          <w:sz w:val="24"/>
          <w:szCs w:val="24"/>
        </w:rPr>
        <w:t>Soľ, korenie</w:t>
      </w:r>
    </w:p>
    <w:p w14:paraId="45896D31" w14:textId="77777777" w:rsidR="001A2AE0" w:rsidRDefault="001A2AE0" w:rsidP="00027168">
      <w:pPr>
        <w:spacing w:after="0"/>
        <w:contextualSpacing/>
        <w:rPr>
          <w:sz w:val="24"/>
          <w:szCs w:val="24"/>
        </w:rPr>
      </w:pPr>
    </w:p>
    <w:p w14:paraId="405A5BD2" w14:textId="77777777" w:rsidR="001A2AE0" w:rsidRDefault="001A2AE0" w:rsidP="00027168">
      <w:pPr>
        <w:spacing w:after="0"/>
        <w:contextualSpacing/>
        <w:rPr>
          <w:sz w:val="24"/>
          <w:szCs w:val="24"/>
        </w:rPr>
      </w:pPr>
      <w:r w:rsidRPr="001A2AE0">
        <w:rPr>
          <w:b/>
          <w:bCs/>
          <w:sz w:val="24"/>
          <w:szCs w:val="24"/>
        </w:rPr>
        <w:t>Postup</w:t>
      </w:r>
      <w:r>
        <w:rPr>
          <w:sz w:val="24"/>
          <w:szCs w:val="24"/>
        </w:rPr>
        <w:t>:</w:t>
      </w:r>
    </w:p>
    <w:p w14:paraId="4C2AE3B1" w14:textId="098E04AA" w:rsidR="00F868D1" w:rsidRDefault="001A2AE0" w:rsidP="00027168">
      <w:pPr>
        <w:spacing w:after="0"/>
        <w:contextualSpacing/>
        <w:rPr>
          <w:sz w:val="24"/>
          <w:szCs w:val="24"/>
        </w:rPr>
      </w:pPr>
      <w:r w:rsidRPr="001A2AE0">
        <w:rPr>
          <w:sz w:val="24"/>
          <w:szCs w:val="24"/>
        </w:rPr>
        <w:t>Fazuľu</w:t>
      </w:r>
      <w:r>
        <w:rPr>
          <w:sz w:val="24"/>
          <w:szCs w:val="24"/>
        </w:rPr>
        <w:t xml:space="preserve"> cez noc namočte a ráno uvarte podľa návodu</w:t>
      </w:r>
      <w:r w:rsidR="00F868D1">
        <w:rPr>
          <w:sz w:val="24"/>
          <w:szCs w:val="24"/>
        </w:rPr>
        <w:t xml:space="preserve">. Vodu z vývaru si odložte nabok, v prípade potreby sa použije pri mixovaní. Na horúcom oleji opražte nakrájanú cibuľku do </w:t>
      </w:r>
      <w:proofErr w:type="spellStart"/>
      <w:r w:rsidR="00F868D1">
        <w:rPr>
          <w:sz w:val="24"/>
          <w:szCs w:val="24"/>
        </w:rPr>
        <w:t>sklovita</w:t>
      </w:r>
      <w:proofErr w:type="spellEnd"/>
      <w:r w:rsidR="00F868D1">
        <w:rPr>
          <w:sz w:val="24"/>
          <w:szCs w:val="24"/>
        </w:rPr>
        <w:t xml:space="preserve">. Pridajte vlašské orechy, nakrájanú mrkvu, cesnak a ešte chvíľu restujte. </w:t>
      </w:r>
    </w:p>
    <w:p w14:paraId="1395008E" w14:textId="77777777" w:rsidR="00F868D1" w:rsidRDefault="00F868D1" w:rsidP="00027168">
      <w:pPr>
        <w:spacing w:after="0"/>
        <w:contextualSpacing/>
        <w:rPr>
          <w:sz w:val="24"/>
          <w:szCs w:val="24"/>
        </w:rPr>
      </w:pPr>
      <w:r>
        <w:rPr>
          <w:sz w:val="24"/>
          <w:szCs w:val="24"/>
        </w:rPr>
        <w:t xml:space="preserve">Hviezdicu si nakrájajte na menšie kusy. Všetko preložte do mixéra a </w:t>
      </w:r>
      <w:r w:rsidRPr="00F868D1">
        <w:rPr>
          <w:sz w:val="24"/>
          <w:szCs w:val="24"/>
        </w:rPr>
        <w:t>pulzujte, kým sa všetko nespojí</w:t>
      </w:r>
      <w:r>
        <w:rPr>
          <w:sz w:val="24"/>
          <w:szCs w:val="24"/>
        </w:rPr>
        <w:t xml:space="preserve">. Podľa potreby, ak je hmota príliš suchá a tuhá, prilejte vývaru z fazule. </w:t>
      </w:r>
    </w:p>
    <w:p w14:paraId="74A902E6" w14:textId="4B109B3B" w:rsidR="000A5AE2" w:rsidRDefault="00F868D1" w:rsidP="00027168">
      <w:pPr>
        <w:spacing w:after="0"/>
        <w:contextualSpacing/>
        <w:rPr>
          <w:ins w:id="99" w:author="Martin Mozolak" w:date="2023-02-01T17:24:00Z"/>
          <w:sz w:val="24"/>
          <w:szCs w:val="24"/>
        </w:rPr>
      </w:pPr>
      <w:r>
        <w:rPr>
          <w:sz w:val="24"/>
          <w:szCs w:val="24"/>
        </w:rPr>
        <w:t xml:space="preserve">Skladujte v uzatvárateľnom pohári v chladničke. </w:t>
      </w:r>
    </w:p>
    <w:p w14:paraId="571FFDCD" w14:textId="77777777" w:rsidR="0054742E" w:rsidRPr="00027168" w:rsidRDefault="0054742E" w:rsidP="00027168">
      <w:pPr>
        <w:spacing w:after="0"/>
        <w:contextualSpacing/>
        <w:rPr>
          <w:b/>
          <w:sz w:val="24"/>
          <w:szCs w:val="24"/>
          <w:highlight w:val="yellow"/>
        </w:rPr>
      </w:pPr>
    </w:p>
    <w:p w14:paraId="16A44B6D" w14:textId="195BB748" w:rsidR="00DC073F" w:rsidRPr="007B734F" w:rsidRDefault="00DC073F" w:rsidP="00DC073F">
      <w:pPr>
        <w:spacing w:after="0"/>
        <w:contextualSpacing/>
        <w:jc w:val="center"/>
        <w:rPr>
          <w:b/>
          <w:sz w:val="24"/>
          <w:szCs w:val="24"/>
          <w:highlight w:val="cyan"/>
        </w:rPr>
      </w:pPr>
      <w:r>
        <w:rPr>
          <w:b/>
          <w:sz w:val="24"/>
          <w:szCs w:val="24"/>
          <w:highlight w:val="cyan"/>
        </w:rPr>
        <w:t>ZÁDUŠNÍK BREČTANOVITÝ</w:t>
      </w:r>
      <w:ins w:id="100" w:author="Martin Mozolak" w:date="2023-02-01T17:24:00Z">
        <w:r w:rsidR="0054742E">
          <w:rPr>
            <w:b/>
            <w:sz w:val="24"/>
            <w:szCs w:val="24"/>
            <w:highlight w:val="cyan"/>
          </w:rPr>
          <w:t xml:space="preserve">    </w:t>
        </w:r>
        <w:commentRangeStart w:id="101"/>
        <w:commentRangeEnd w:id="101"/>
        <w:r w:rsidR="0054742E">
          <w:rPr>
            <w:rStyle w:val="Odkaznakomentr"/>
          </w:rPr>
          <w:commentReference w:id="101"/>
        </w:r>
      </w:ins>
    </w:p>
    <w:p w14:paraId="37EE46CD" w14:textId="2B50FF85" w:rsidR="00DC073F" w:rsidRDefault="00DC073F" w:rsidP="00DC073F">
      <w:pPr>
        <w:spacing w:after="0"/>
        <w:contextualSpacing/>
        <w:jc w:val="center"/>
        <w:rPr>
          <w:sz w:val="24"/>
          <w:szCs w:val="24"/>
        </w:rPr>
      </w:pPr>
      <w:proofErr w:type="spellStart"/>
      <w:r w:rsidRPr="00DC073F">
        <w:rPr>
          <w:i/>
          <w:sz w:val="24"/>
          <w:szCs w:val="24"/>
        </w:rPr>
        <w:t>Popenec</w:t>
      </w:r>
      <w:proofErr w:type="spellEnd"/>
      <w:r w:rsidRPr="00DC073F">
        <w:rPr>
          <w:i/>
          <w:sz w:val="24"/>
          <w:szCs w:val="24"/>
        </w:rPr>
        <w:t xml:space="preserve"> obecný </w:t>
      </w:r>
      <w:r w:rsidRPr="007B734F">
        <w:rPr>
          <w:sz w:val="24"/>
          <w:szCs w:val="24"/>
        </w:rPr>
        <w:t xml:space="preserve">(česky) – </w:t>
      </w:r>
      <w:proofErr w:type="spellStart"/>
      <w:r w:rsidRPr="00DC073F">
        <w:rPr>
          <w:i/>
          <w:sz w:val="24"/>
          <w:szCs w:val="24"/>
        </w:rPr>
        <w:t>Glechoma</w:t>
      </w:r>
      <w:proofErr w:type="spellEnd"/>
      <w:r w:rsidRPr="00DC073F">
        <w:rPr>
          <w:i/>
          <w:sz w:val="24"/>
          <w:szCs w:val="24"/>
        </w:rPr>
        <w:t xml:space="preserve"> </w:t>
      </w:r>
      <w:proofErr w:type="spellStart"/>
      <w:r w:rsidRPr="00DC073F">
        <w:rPr>
          <w:i/>
          <w:sz w:val="24"/>
          <w:szCs w:val="24"/>
        </w:rPr>
        <w:t>hederacea</w:t>
      </w:r>
      <w:proofErr w:type="spellEnd"/>
      <w:r w:rsidRPr="00DC073F">
        <w:rPr>
          <w:i/>
          <w:sz w:val="24"/>
          <w:szCs w:val="24"/>
        </w:rPr>
        <w:t xml:space="preserve"> </w:t>
      </w:r>
      <w:r w:rsidRPr="007B734F">
        <w:rPr>
          <w:sz w:val="24"/>
          <w:szCs w:val="24"/>
        </w:rPr>
        <w:t>(latinsky)</w:t>
      </w:r>
    </w:p>
    <w:p w14:paraId="643F27B0" w14:textId="77777777" w:rsidR="00DC073F" w:rsidRPr="00027168" w:rsidRDefault="00DC073F" w:rsidP="00027168">
      <w:pPr>
        <w:spacing w:after="0"/>
        <w:contextualSpacing/>
        <w:rPr>
          <w:sz w:val="24"/>
          <w:szCs w:val="24"/>
        </w:rPr>
      </w:pPr>
    </w:p>
    <w:p w14:paraId="25F8AC3F" w14:textId="1C0DF31C" w:rsidR="001505DA" w:rsidRPr="00027168" w:rsidRDefault="001505DA" w:rsidP="00027168">
      <w:pPr>
        <w:spacing w:after="0"/>
        <w:contextualSpacing/>
        <w:jc w:val="center"/>
        <w:rPr>
          <w:b/>
          <w:sz w:val="24"/>
          <w:szCs w:val="24"/>
        </w:rPr>
      </w:pPr>
      <w:r w:rsidRPr="00027168">
        <w:rPr>
          <w:b/>
          <w:sz w:val="24"/>
          <w:szCs w:val="24"/>
        </w:rPr>
        <w:t>„Na tanier aj do domácej lekárničky“</w:t>
      </w:r>
    </w:p>
    <w:p w14:paraId="05310A0E" w14:textId="77777777" w:rsidR="006B4615" w:rsidRPr="00027168" w:rsidRDefault="006B4615" w:rsidP="00027168">
      <w:pPr>
        <w:spacing w:after="0"/>
        <w:contextualSpacing/>
        <w:rPr>
          <w:sz w:val="24"/>
          <w:szCs w:val="24"/>
        </w:rPr>
      </w:pPr>
    </w:p>
    <w:p w14:paraId="4FF4A3E2" w14:textId="78AFA3EF" w:rsidR="00AD2CDF" w:rsidRPr="00027168" w:rsidRDefault="00612AAE" w:rsidP="00027168">
      <w:pPr>
        <w:spacing w:after="0"/>
        <w:contextualSpacing/>
        <w:rPr>
          <w:sz w:val="24"/>
          <w:szCs w:val="24"/>
        </w:rPr>
      </w:pPr>
      <w:r w:rsidRPr="00027168">
        <w:rPr>
          <w:sz w:val="24"/>
          <w:szCs w:val="24"/>
        </w:rPr>
        <w:t xml:space="preserve">Pred </w:t>
      </w:r>
      <w:r w:rsidR="0056160B" w:rsidRPr="00027168">
        <w:rPr>
          <w:sz w:val="24"/>
          <w:szCs w:val="24"/>
        </w:rPr>
        <w:t>niekoľkými</w:t>
      </w:r>
      <w:r w:rsidRPr="00027168">
        <w:rPr>
          <w:sz w:val="24"/>
          <w:szCs w:val="24"/>
        </w:rPr>
        <w:t xml:space="preserve"> rokmi som pochopila, prečo volajú túto mladú rastlinku aj „mladý brečtan“. Keď sa mi nenápadne objavila na kraji úžitkovej záhrady</w:t>
      </w:r>
      <w:r w:rsidR="00AA6CE3" w:rsidRPr="00027168">
        <w:rPr>
          <w:sz w:val="24"/>
          <w:szCs w:val="24"/>
        </w:rPr>
        <w:t xml:space="preserve"> vedľa paradajok</w:t>
      </w:r>
      <w:r w:rsidRPr="00027168">
        <w:rPr>
          <w:sz w:val="24"/>
          <w:szCs w:val="24"/>
        </w:rPr>
        <w:t>, ani som netušila, že už o rok jej tam bude celý koberec. Je to prvotriedna, rýchlo</w:t>
      </w:r>
      <w:r w:rsidR="00790A57" w:rsidRPr="00027168">
        <w:rPr>
          <w:sz w:val="24"/>
          <w:szCs w:val="24"/>
        </w:rPr>
        <w:t xml:space="preserve"> sa</w:t>
      </w:r>
      <w:r w:rsidRPr="00027168">
        <w:rPr>
          <w:sz w:val="24"/>
          <w:szCs w:val="24"/>
        </w:rPr>
        <w:t xml:space="preserve"> š</w:t>
      </w:r>
      <w:r w:rsidR="00BE385F" w:rsidRPr="00027168">
        <w:rPr>
          <w:sz w:val="24"/>
          <w:szCs w:val="24"/>
        </w:rPr>
        <w:t>í</w:t>
      </w:r>
      <w:r w:rsidRPr="00027168">
        <w:rPr>
          <w:sz w:val="24"/>
          <w:szCs w:val="24"/>
        </w:rPr>
        <w:t>riaca burina, ktorá m</w:t>
      </w:r>
      <w:r w:rsidR="00BE385F" w:rsidRPr="00027168">
        <w:rPr>
          <w:sz w:val="24"/>
          <w:szCs w:val="24"/>
        </w:rPr>
        <w:t>á</w:t>
      </w:r>
      <w:r w:rsidRPr="00027168">
        <w:rPr>
          <w:sz w:val="24"/>
          <w:szCs w:val="24"/>
        </w:rPr>
        <w:t xml:space="preserve"> </w:t>
      </w:r>
      <w:r w:rsidR="00790A57" w:rsidRPr="00027168">
        <w:rPr>
          <w:sz w:val="24"/>
          <w:szCs w:val="24"/>
        </w:rPr>
        <w:t>však</w:t>
      </w:r>
      <w:r w:rsidRPr="00027168">
        <w:rPr>
          <w:sz w:val="24"/>
          <w:szCs w:val="24"/>
        </w:rPr>
        <w:t xml:space="preserve"> jednu výhodu. Krásne vonia! </w:t>
      </w:r>
    </w:p>
    <w:p w14:paraId="0E83FDE3" w14:textId="77777777" w:rsidR="006B4615" w:rsidRPr="00027168" w:rsidRDefault="006B4615" w:rsidP="00027168">
      <w:pPr>
        <w:spacing w:after="0"/>
        <w:contextualSpacing/>
        <w:rPr>
          <w:sz w:val="24"/>
          <w:szCs w:val="24"/>
        </w:rPr>
      </w:pPr>
    </w:p>
    <w:p w14:paraId="773FFB60" w14:textId="4DC71EDA" w:rsidR="00612AAE" w:rsidRPr="00027168" w:rsidRDefault="00612AAE" w:rsidP="00027168">
      <w:pPr>
        <w:spacing w:after="0"/>
        <w:contextualSpacing/>
        <w:rPr>
          <w:sz w:val="24"/>
          <w:szCs w:val="24"/>
        </w:rPr>
      </w:pPr>
      <w:r w:rsidRPr="00027168">
        <w:rPr>
          <w:sz w:val="24"/>
          <w:szCs w:val="24"/>
        </w:rPr>
        <w:t xml:space="preserve">Keďže rastie tak bujne a je zbytočné s ním v záhrade bojovať, môže byť vhodný čas naučiť </w:t>
      </w:r>
      <w:r w:rsidR="00BE385F" w:rsidRPr="00027168">
        <w:rPr>
          <w:sz w:val="24"/>
          <w:szCs w:val="24"/>
        </w:rPr>
        <w:t xml:space="preserve">sa </w:t>
      </w:r>
      <w:r w:rsidRPr="00027168">
        <w:rPr>
          <w:sz w:val="24"/>
          <w:szCs w:val="24"/>
        </w:rPr>
        <w:t xml:space="preserve">túto bylinku používať </w:t>
      </w:r>
      <w:r w:rsidR="00BE385F" w:rsidRPr="00027168">
        <w:rPr>
          <w:sz w:val="24"/>
          <w:szCs w:val="24"/>
        </w:rPr>
        <w:t xml:space="preserve">aj </w:t>
      </w:r>
      <w:r w:rsidRPr="00027168">
        <w:rPr>
          <w:sz w:val="24"/>
          <w:szCs w:val="24"/>
        </w:rPr>
        <w:t xml:space="preserve">v kuchyni. Zádušník má štipľavú, mätovú príchuť, ktorá sa dobre hodí na zvýraznenie chuti väčšinou slaných jedál. Pre </w:t>
      </w:r>
      <w:r w:rsidR="00693827" w:rsidRPr="00027168">
        <w:rPr>
          <w:sz w:val="24"/>
          <w:szCs w:val="24"/>
        </w:rPr>
        <w:t>svoju</w:t>
      </w:r>
      <w:r w:rsidRPr="00027168">
        <w:rPr>
          <w:sz w:val="24"/>
          <w:szCs w:val="24"/>
        </w:rPr>
        <w:t xml:space="preserve"> výraznú arómu sa skvele hodí ako </w:t>
      </w:r>
      <w:r w:rsidR="00AA6CE3" w:rsidRPr="00027168">
        <w:rPr>
          <w:sz w:val="24"/>
          <w:szCs w:val="24"/>
        </w:rPr>
        <w:t xml:space="preserve">základ bylinkových solí. Postup nájdete v knižke na </w:t>
      </w:r>
      <w:r w:rsidR="00AA6CE3" w:rsidRPr="00027168">
        <w:rPr>
          <w:sz w:val="24"/>
          <w:szCs w:val="24"/>
          <w:highlight w:val="yellow"/>
        </w:rPr>
        <w:t>strane ...</w:t>
      </w:r>
      <w:r w:rsidR="00AA6CE3" w:rsidRPr="00027168">
        <w:rPr>
          <w:sz w:val="24"/>
          <w:szCs w:val="24"/>
        </w:rPr>
        <w:t xml:space="preserve"> </w:t>
      </w:r>
    </w:p>
    <w:p w14:paraId="0ABF758D" w14:textId="77777777" w:rsidR="006B4615" w:rsidRPr="00027168" w:rsidRDefault="006B4615" w:rsidP="00027168">
      <w:pPr>
        <w:spacing w:after="0"/>
        <w:contextualSpacing/>
        <w:rPr>
          <w:sz w:val="24"/>
          <w:szCs w:val="24"/>
        </w:rPr>
      </w:pPr>
    </w:p>
    <w:p w14:paraId="6C9B8FC1" w14:textId="77777777" w:rsidR="00AA6CE3" w:rsidRPr="00027168" w:rsidRDefault="001505DA" w:rsidP="00027168">
      <w:pPr>
        <w:spacing w:after="0"/>
        <w:contextualSpacing/>
        <w:rPr>
          <w:sz w:val="24"/>
          <w:szCs w:val="24"/>
        </w:rPr>
      </w:pPr>
      <w:r w:rsidRPr="00027168">
        <w:rPr>
          <w:sz w:val="24"/>
          <w:szCs w:val="24"/>
        </w:rPr>
        <w:t xml:space="preserve">Listy aj kvietky </w:t>
      </w:r>
      <w:proofErr w:type="spellStart"/>
      <w:r w:rsidRPr="00027168">
        <w:rPr>
          <w:sz w:val="24"/>
          <w:szCs w:val="24"/>
        </w:rPr>
        <w:t>zádušníka</w:t>
      </w:r>
      <w:proofErr w:type="spellEnd"/>
      <w:r w:rsidRPr="00027168">
        <w:rPr>
          <w:sz w:val="24"/>
          <w:szCs w:val="24"/>
        </w:rPr>
        <w:t xml:space="preserve"> sú jedlé</w:t>
      </w:r>
      <w:r w:rsidR="00AA6CE3" w:rsidRPr="00027168">
        <w:rPr>
          <w:sz w:val="24"/>
          <w:szCs w:val="24"/>
        </w:rPr>
        <w:t xml:space="preserve">, pričom mladšie a menšie listy sú chutnejšie a menej pikantné. </w:t>
      </w:r>
    </w:p>
    <w:p w14:paraId="5A8CDA84" w14:textId="77777777" w:rsidR="006B4615" w:rsidRPr="00027168" w:rsidRDefault="006B4615" w:rsidP="00027168">
      <w:pPr>
        <w:spacing w:after="0"/>
        <w:contextualSpacing/>
        <w:rPr>
          <w:b/>
          <w:sz w:val="24"/>
          <w:szCs w:val="24"/>
        </w:rPr>
      </w:pPr>
    </w:p>
    <w:p w14:paraId="26E6BEF3" w14:textId="39D5CFAC" w:rsidR="00AD2CDF" w:rsidRPr="00027168" w:rsidRDefault="00AD2CDF" w:rsidP="00027168">
      <w:pPr>
        <w:spacing w:after="0"/>
        <w:contextualSpacing/>
        <w:rPr>
          <w:b/>
          <w:sz w:val="24"/>
          <w:szCs w:val="24"/>
        </w:rPr>
      </w:pPr>
      <w:r w:rsidRPr="00027168">
        <w:rPr>
          <w:b/>
          <w:sz w:val="24"/>
          <w:szCs w:val="24"/>
        </w:rPr>
        <w:t>Zaujímavé fakty</w:t>
      </w:r>
    </w:p>
    <w:p w14:paraId="7D38300A" w14:textId="1917734C" w:rsidR="00AD2CDF" w:rsidRPr="00027168" w:rsidRDefault="00AD2CDF" w:rsidP="00027168">
      <w:pPr>
        <w:pStyle w:val="Odsekzoznamu"/>
        <w:numPr>
          <w:ilvl w:val="0"/>
          <w:numId w:val="55"/>
        </w:numPr>
        <w:spacing w:after="0"/>
        <w:rPr>
          <w:sz w:val="24"/>
          <w:szCs w:val="24"/>
        </w:rPr>
      </w:pPr>
      <w:r w:rsidRPr="00027168">
        <w:rPr>
          <w:sz w:val="24"/>
          <w:szCs w:val="24"/>
        </w:rPr>
        <w:t xml:space="preserve">Náhrada chmeľu </w:t>
      </w:r>
      <w:r w:rsidR="00693827" w:rsidRPr="00027168">
        <w:rPr>
          <w:sz w:val="24"/>
          <w:szCs w:val="24"/>
        </w:rPr>
        <w:t>–</w:t>
      </w:r>
      <w:r w:rsidRPr="00027168">
        <w:rPr>
          <w:sz w:val="24"/>
          <w:szCs w:val="24"/>
        </w:rPr>
        <w:t xml:space="preserve"> </w:t>
      </w:r>
      <w:r w:rsidR="00F45238" w:rsidRPr="00027168">
        <w:rPr>
          <w:sz w:val="24"/>
          <w:szCs w:val="24"/>
        </w:rPr>
        <w:t>v</w:t>
      </w:r>
      <w:r w:rsidRPr="00027168">
        <w:rPr>
          <w:sz w:val="24"/>
          <w:szCs w:val="24"/>
        </w:rPr>
        <w:t xml:space="preserve"> 16. storočí v Anglicku chmeľ nebol dostupný, ale pivo áno a dochucovadlom aj konzervantom pri výrobe piva bol mletý brečtan.</w:t>
      </w:r>
    </w:p>
    <w:p w14:paraId="6F97DF93" w14:textId="189AE12D" w:rsidR="00AD2CDF" w:rsidRPr="00027168" w:rsidRDefault="00AD2CDF" w:rsidP="00027168">
      <w:pPr>
        <w:pStyle w:val="Odsekzoznamu"/>
        <w:numPr>
          <w:ilvl w:val="0"/>
          <w:numId w:val="55"/>
        </w:numPr>
        <w:spacing w:after="0"/>
        <w:rPr>
          <w:sz w:val="24"/>
          <w:szCs w:val="24"/>
        </w:rPr>
      </w:pPr>
      <w:r w:rsidRPr="00027168">
        <w:rPr>
          <w:sz w:val="24"/>
          <w:szCs w:val="24"/>
        </w:rPr>
        <w:t xml:space="preserve">Kedysi však ľudia jedli </w:t>
      </w:r>
      <w:r w:rsidR="009C4038" w:rsidRPr="00027168">
        <w:rPr>
          <w:sz w:val="24"/>
          <w:szCs w:val="24"/>
        </w:rPr>
        <w:t>„</w:t>
      </w:r>
      <w:r w:rsidRPr="00027168">
        <w:rPr>
          <w:sz w:val="24"/>
          <w:szCs w:val="24"/>
        </w:rPr>
        <w:t>plazivého Charlieho</w:t>
      </w:r>
      <w:r w:rsidR="00F45238" w:rsidRPr="00027168">
        <w:rPr>
          <w:sz w:val="24"/>
          <w:szCs w:val="24"/>
        </w:rPr>
        <w:t>“</w:t>
      </w:r>
      <w:r w:rsidRPr="00027168">
        <w:rPr>
          <w:sz w:val="24"/>
          <w:szCs w:val="24"/>
        </w:rPr>
        <w:t xml:space="preserve"> ako liek na všetky choroby, o</w:t>
      </w:r>
      <w:r w:rsidR="009C4038" w:rsidRPr="00027168">
        <w:rPr>
          <w:sz w:val="24"/>
          <w:szCs w:val="24"/>
        </w:rPr>
        <w:t xml:space="preserve">d preťaženia cez zápal až po </w:t>
      </w:r>
      <w:proofErr w:type="spellStart"/>
      <w:r w:rsidR="009C4038" w:rsidRPr="00027168">
        <w:rPr>
          <w:sz w:val="24"/>
          <w:szCs w:val="24"/>
        </w:rPr>
        <w:t>ti</w:t>
      </w:r>
      <w:r w:rsidRPr="00027168">
        <w:rPr>
          <w:sz w:val="24"/>
          <w:szCs w:val="24"/>
        </w:rPr>
        <w:t>nitus</w:t>
      </w:r>
      <w:proofErr w:type="spellEnd"/>
      <w:r w:rsidRPr="00027168">
        <w:rPr>
          <w:sz w:val="24"/>
          <w:szCs w:val="24"/>
        </w:rPr>
        <w:t>.</w:t>
      </w:r>
    </w:p>
    <w:p w14:paraId="3068F2A1" w14:textId="332D42EE" w:rsidR="00AA6CE3" w:rsidRPr="00027168" w:rsidRDefault="00AA6CE3" w:rsidP="00027168">
      <w:pPr>
        <w:pStyle w:val="Odsekzoznamu"/>
        <w:numPr>
          <w:ilvl w:val="0"/>
          <w:numId w:val="55"/>
        </w:numPr>
        <w:spacing w:after="0"/>
        <w:rPr>
          <w:sz w:val="24"/>
          <w:szCs w:val="24"/>
        </w:rPr>
      </w:pPr>
      <w:r w:rsidRPr="00027168">
        <w:rPr>
          <w:sz w:val="24"/>
          <w:szCs w:val="24"/>
        </w:rPr>
        <w:t xml:space="preserve">Bol obľúbenou prísadou pri kúzlach a mágii, pretože rástol </w:t>
      </w:r>
      <w:r w:rsidR="00F45238" w:rsidRPr="00027168">
        <w:rPr>
          <w:sz w:val="24"/>
          <w:szCs w:val="24"/>
        </w:rPr>
        <w:t xml:space="preserve">na </w:t>
      </w:r>
      <w:r w:rsidRPr="00027168">
        <w:rPr>
          <w:sz w:val="24"/>
          <w:szCs w:val="24"/>
        </w:rPr>
        <w:t>cintorínoch a tienistých miestach, o ktorých sa ľudia domnievali, že ich navštevujú čarodejnice.</w:t>
      </w:r>
    </w:p>
    <w:p w14:paraId="4530D771" w14:textId="23553290" w:rsidR="001505DA" w:rsidRPr="00027168" w:rsidRDefault="001505DA" w:rsidP="00027168">
      <w:pPr>
        <w:pStyle w:val="Odsekzoznamu"/>
        <w:numPr>
          <w:ilvl w:val="0"/>
          <w:numId w:val="55"/>
        </w:numPr>
        <w:spacing w:after="0"/>
        <w:rPr>
          <w:sz w:val="24"/>
          <w:szCs w:val="24"/>
        </w:rPr>
      </w:pPr>
      <w:r w:rsidRPr="00027168">
        <w:rPr>
          <w:sz w:val="24"/>
          <w:szCs w:val="24"/>
        </w:rPr>
        <w:lastRenderedPageBreak/>
        <w:t>Pre výraznú aromatickú chuť listov sa zádušník používa ako náhrada mäty, šalvie či tymi</w:t>
      </w:r>
      <w:r w:rsidR="00F45238" w:rsidRPr="00027168">
        <w:rPr>
          <w:sz w:val="24"/>
          <w:szCs w:val="24"/>
        </w:rPr>
        <w:t>a</w:t>
      </w:r>
      <w:r w:rsidRPr="00027168">
        <w:rPr>
          <w:sz w:val="24"/>
          <w:szCs w:val="24"/>
        </w:rPr>
        <w:t xml:space="preserve">nu. </w:t>
      </w:r>
    </w:p>
    <w:p w14:paraId="3EC13D20" w14:textId="77777777" w:rsidR="00810786" w:rsidRPr="00027168" w:rsidRDefault="00810786" w:rsidP="00027168">
      <w:pPr>
        <w:spacing w:after="0"/>
        <w:contextualSpacing/>
        <w:rPr>
          <w:b/>
          <w:sz w:val="24"/>
          <w:szCs w:val="24"/>
        </w:rPr>
      </w:pPr>
    </w:p>
    <w:p w14:paraId="7DC5D26E" w14:textId="6B47DB9E" w:rsidR="00AD2CDF" w:rsidRPr="00027168" w:rsidRDefault="00AD2CDF" w:rsidP="00027168">
      <w:pPr>
        <w:spacing w:after="0"/>
        <w:contextualSpacing/>
        <w:rPr>
          <w:b/>
          <w:sz w:val="24"/>
          <w:szCs w:val="24"/>
        </w:rPr>
      </w:pPr>
      <w:r w:rsidRPr="00027168">
        <w:rPr>
          <w:b/>
          <w:sz w:val="24"/>
          <w:szCs w:val="24"/>
        </w:rPr>
        <w:t>Ako rastlinku spoznať?</w:t>
      </w:r>
    </w:p>
    <w:p w14:paraId="2926B1A2" w14:textId="5D5DFEF3" w:rsidR="00AA6CE3" w:rsidRPr="00027168" w:rsidRDefault="001505DA" w:rsidP="00027168">
      <w:pPr>
        <w:spacing w:after="0"/>
        <w:contextualSpacing/>
        <w:rPr>
          <w:sz w:val="24"/>
          <w:szCs w:val="24"/>
        </w:rPr>
      </w:pPr>
      <w:r w:rsidRPr="00027168">
        <w:rPr>
          <w:sz w:val="24"/>
          <w:szCs w:val="24"/>
        </w:rPr>
        <w:t>Je to pomerne nízka rastlinka, ktorá na jar môže pripomínať hluchavku. Následne podľa toho</w:t>
      </w:r>
      <w:r w:rsidR="00F45238" w:rsidRPr="00027168">
        <w:rPr>
          <w:sz w:val="24"/>
          <w:szCs w:val="24"/>
        </w:rPr>
        <w:t>,</w:t>
      </w:r>
      <w:r w:rsidRPr="00027168">
        <w:rPr>
          <w:sz w:val="24"/>
          <w:szCs w:val="24"/>
        </w:rPr>
        <w:t xml:space="preserve"> koľko má priestoru, rastie do výšky, ale väčšinou je to</w:t>
      </w:r>
      <w:r w:rsidR="00590311" w:rsidRPr="00027168">
        <w:rPr>
          <w:sz w:val="24"/>
          <w:szCs w:val="24"/>
        </w:rPr>
        <w:t xml:space="preserve"> iba</w:t>
      </w:r>
      <w:r w:rsidRPr="00027168">
        <w:rPr>
          <w:sz w:val="24"/>
          <w:szCs w:val="24"/>
        </w:rPr>
        <w:t xml:space="preserve"> okolo 10 cm. </w:t>
      </w:r>
      <w:r w:rsidR="00590311" w:rsidRPr="00027168">
        <w:rPr>
          <w:sz w:val="24"/>
          <w:szCs w:val="24"/>
        </w:rPr>
        <w:t>T</w:t>
      </w:r>
      <w:r w:rsidR="00F45238" w:rsidRPr="00027168">
        <w:rPr>
          <w:sz w:val="24"/>
          <w:szCs w:val="24"/>
        </w:rPr>
        <w:t>y</w:t>
      </w:r>
      <w:r w:rsidR="00590311" w:rsidRPr="00027168">
        <w:rPr>
          <w:sz w:val="24"/>
          <w:szCs w:val="24"/>
        </w:rPr>
        <w:t>pickým znakom je, že jeho t</w:t>
      </w:r>
      <w:r w:rsidRPr="00027168">
        <w:rPr>
          <w:sz w:val="24"/>
          <w:szCs w:val="24"/>
        </w:rPr>
        <w:t>mavozelené listy</w:t>
      </w:r>
      <w:r w:rsidR="00AA6CE3" w:rsidRPr="00027168">
        <w:rPr>
          <w:sz w:val="24"/>
          <w:szCs w:val="24"/>
        </w:rPr>
        <w:t xml:space="preserve"> obličkovitého tvaru </w:t>
      </w:r>
      <w:r w:rsidR="00590311" w:rsidRPr="00027168">
        <w:rPr>
          <w:sz w:val="24"/>
          <w:szCs w:val="24"/>
        </w:rPr>
        <w:t xml:space="preserve">rastú vždy </w:t>
      </w:r>
      <w:r w:rsidR="009C4038" w:rsidRPr="00027168">
        <w:rPr>
          <w:sz w:val="24"/>
          <w:szCs w:val="24"/>
        </w:rPr>
        <w:t xml:space="preserve">po dvoch listoch oproti sebe na stonke. </w:t>
      </w:r>
      <w:r w:rsidR="00AA6CE3" w:rsidRPr="00027168">
        <w:rPr>
          <w:sz w:val="24"/>
          <w:szCs w:val="24"/>
        </w:rPr>
        <w:t>Jeho modrasté kvety s fialovým odtieňom sú viditeľné v lete a</w:t>
      </w:r>
      <w:r w:rsidR="00F45238" w:rsidRPr="00027168">
        <w:rPr>
          <w:sz w:val="24"/>
          <w:szCs w:val="24"/>
        </w:rPr>
        <w:t>j</w:t>
      </w:r>
      <w:r w:rsidR="00AA6CE3" w:rsidRPr="00027168">
        <w:rPr>
          <w:sz w:val="24"/>
          <w:szCs w:val="24"/>
        </w:rPr>
        <w:t xml:space="preserve"> na jeseň. Korene sa rýchlo šíria a bránia iným rastlinám </w:t>
      </w:r>
      <w:r w:rsidR="00894FEF" w:rsidRPr="00027168">
        <w:rPr>
          <w:sz w:val="24"/>
          <w:szCs w:val="24"/>
        </w:rPr>
        <w:t>navôkol</w:t>
      </w:r>
      <w:r w:rsidR="00AA6CE3" w:rsidRPr="00027168">
        <w:rPr>
          <w:sz w:val="24"/>
          <w:szCs w:val="24"/>
        </w:rPr>
        <w:t xml:space="preserve"> v ich raste.</w:t>
      </w:r>
    </w:p>
    <w:p w14:paraId="022378C5" w14:textId="77777777" w:rsidR="00810786" w:rsidRPr="00027168" w:rsidRDefault="00810786" w:rsidP="00027168">
      <w:pPr>
        <w:spacing w:after="0"/>
        <w:contextualSpacing/>
        <w:rPr>
          <w:b/>
          <w:sz w:val="24"/>
          <w:szCs w:val="24"/>
        </w:rPr>
      </w:pPr>
    </w:p>
    <w:p w14:paraId="4C796E70" w14:textId="1652D0DD" w:rsidR="00AD2CDF" w:rsidRPr="00027168" w:rsidRDefault="00AD2CDF" w:rsidP="00027168">
      <w:pPr>
        <w:spacing w:after="0"/>
        <w:contextualSpacing/>
        <w:rPr>
          <w:b/>
          <w:sz w:val="24"/>
          <w:szCs w:val="24"/>
        </w:rPr>
      </w:pPr>
      <w:r w:rsidRPr="00027168">
        <w:rPr>
          <w:b/>
          <w:sz w:val="24"/>
          <w:szCs w:val="24"/>
        </w:rPr>
        <w:t>Kedy ju zbierať?</w:t>
      </w:r>
    </w:p>
    <w:p w14:paraId="698EAFAD" w14:textId="6EB39A1F" w:rsidR="00AA6CE3" w:rsidRPr="00027168" w:rsidRDefault="00590311" w:rsidP="00027168">
      <w:pPr>
        <w:spacing w:after="0"/>
        <w:contextualSpacing/>
        <w:rPr>
          <w:sz w:val="24"/>
          <w:szCs w:val="24"/>
        </w:rPr>
      </w:pPr>
      <w:r w:rsidRPr="00027168">
        <w:rPr>
          <w:sz w:val="24"/>
          <w:szCs w:val="24"/>
        </w:rPr>
        <w:t xml:space="preserve">Lístky sa začínajú ukazovať už začiatkom jari a následne aj kvietky, ktoré sa dajú zbierať ešte aj v septembri. </w:t>
      </w:r>
      <w:r w:rsidR="00AA6CE3" w:rsidRPr="00027168">
        <w:rPr>
          <w:sz w:val="24"/>
          <w:szCs w:val="24"/>
        </w:rPr>
        <w:t xml:space="preserve">Vyskytuje </w:t>
      </w:r>
      <w:r w:rsidR="00894FEF" w:rsidRPr="00027168">
        <w:rPr>
          <w:sz w:val="24"/>
          <w:szCs w:val="24"/>
        </w:rPr>
        <w:t xml:space="preserve">sa </w:t>
      </w:r>
      <w:r w:rsidR="00AA6CE3" w:rsidRPr="00027168">
        <w:rPr>
          <w:sz w:val="24"/>
          <w:szCs w:val="24"/>
        </w:rPr>
        <w:t xml:space="preserve">vo vlhkých </w:t>
      </w:r>
      <w:proofErr w:type="spellStart"/>
      <w:r w:rsidR="00AA6CE3" w:rsidRPr="00027168">
        <w:rPr>
          <w:sz w:val="24"/>
          <w:szCs w:val="24"/>
        </w:rPr>
        <w:t>polotienistých</w:t>
      </w:r>
      <w:proofErr w:type="spellEnd"/>
      <w:r w:rsidR="00AA6CE3" w:rsidRPr="00027168">
        <w:rPr>
          <w:sz w:val="24"/>
          <w:szCs w:val="24"/>
        </w:rPr>
        <w:t xml:space="preserve"> oblastiach pozdĺž živých plotov či budov. Rád sa tiež plazí cez záhrady či trávniky.</w:t>
      </w:r>
    </w:p>
    <w:p w14:paraId="20B7426B" w14:textId="77777777" w:rsidR="00810786" w:rsidRPr="00027168" w:rsidRDefault="00810786" w:rsidP="00027168">
      <w:pPr>
        <w:spacing w:after="0"/>
        <w:contextualSpacing/>
        <w:rPr>
          <w:b/>
          <w:sz w:val="24"/>
          <w:szCs w:val="24"/>
        </w:rPr>
      </w:pPr>
    </w:p>
    <w:p w14:paraId="21F67CC1" w14:textId="25DCBFD0" w:rsidR="00590311" w:rsidRPr="00027168" w:rsidRDefault="00AD2CDF" w:rsidP="00027168">
      <w:pPr>
        <w:spacing w:after="0"/>
        <w:contextualSpacing/>
        <w:rPr>
          <w:sz w:val="24"/>
          <w:szCs w:val="24"/>
        </w:rPr>
      </w:pPr>
      <w:r w:rsidRPr="00027168">
        <w:rPr>
          <w:b/>
          <w:sz w:val="24"/>
          <w:szCs w:val="24"/>
        </w:rPr>
        <w:t>Čo obsahuje?</w:t>
      </w:r>
      <w:r w:rsidR="00590311" w:rsidRPr="00027168">
        <w:rPr>
          <w:sz w:val="24"/>
          <w:szCs w:val="24"/>
        </w:rPr>
        <w:t xml:space="preserve"> </w:t>
      </w:r>
    </w:p>
    <w:p w14:paraId="081CCA17" w14:textId="77777777" w:rsidR="00AD2CDF" w:rsidRPr="00027168" w:rsidRDefault="00590311" w:rsidP="00027168">
      <w:pPr>
        <w:spacing w:after="0"/>
        <w:contextualSpacing/>
        <w:rPr>
          <w:sz w:val="24"/>
          <w:szCs w:val="24"/>
        </w:rPr>
      </w:pPr>
      <w:r w:rsidRPr="00027168">
        <w:rPr>
          <w:sz w:val="24"/>
          <w:szCs w:val="24"/>
        </w:rPr>
        <w:t>Zádušník je bohatý na železo, draslík, vitamín C a</w:t>
      </w:r>
      <w:r w:rsidR="00950BB1" w:rsidRPr="00027168">
        <w:rPr>
          <w:sz w:val="24"/>
          <w:szCs w:val="24"/>
        </w:rPr>
        <w:t> </w:t>
      </w:r>
      <w:r w:rsidRPr="00027168">
        <w:rPr>
          <w:sz w:val="24"/>
          <w:szCs w:val="24"/>
        </w:rPr>
        <w:t>flavonoidy</w:t>
      </w:r>
      <w:r w:rsidR="00950BB1" w:rsidRPr="00027168">
        <w:rPr>
          <w:sz w:val="24"/>
          <w:szCs w:val="24"/>
        </w:rPr>
        <w:t>.</w:t>
      </w:r>
    </w:p>
    <w:p w14:paraId="73C15279" w14:textId="77777777" w:rsidR="00810786" w:rsidRPr="00027168" w:rsidRDefault="00810786" w:rsidP="00027168">
      <w:pPr>
        <w:spacing w:after="0"/>
        <w:contextualSpacing/>
        <w:rPr>
          <w:b/>
          <w:sz w:val="24"/>
          <w:szCs w:val="24"/>
        </w:rPr>
      </w:pPr>
    </w:p>
    <w:p w14:paraId="53817CE4" w14:textId="449C9846" w:rsidR="00AD2CDF" w:rsidRPr="00027168" w:rsidRDefault="00AD2CDF" w:rsidP="00027168">
      <w:pPr>
        <w:spacing w:after="0"/>
        <w:contextualSpacing/>
        <w:rPr>
          <w:b/>
          <w:sz w:val="24"/>
          <w:szCs w:val="24"/>
        </w:rPr>
      </w:pPr>
      <w:r w:rsidRPr="00027168">
        <w:rPr>
          <w:b/>
          <w:sz w:val="24"/>
          <w:szCs w:val="24"/>
        </w:rPr>
        <w:t xml:space="preserve">Pri akých problémoch </w:t>
      </w:r>
      <w:r w:rsidR="00810786" w:rsidRPr="00027168">
        <w:rPr>
          <w:b/>
          <w:sz w:val="24"/>
          <w:szCs w:val="24"/>
        </w:rPr>
        <w:t>vám</w:t>
      </w:r>
      <w:r w:rsidRPr="00027168">
        <w:rPr>
          <w:b/>
          <w:sz w:val="24"/>
          <w:szCs w:val="24"/>
        </w:rPr>
        <w:t xml:space="preserve"> pomôže?</w:t>
      </w:r>
    </w:p>
    <w:p w14:paraId="29A11AEF" w14:textId="2C2DD99B" w:rsidR="001505DA" w:rsidRPr="00027168" w:rsidRDefault="001505DA" w:rsidP="00027168">
      <w:pPr>
        <w:spacing w:after="0"/>
        <w:contextualSpacing/>
        <w:rPr>
          <w:sz w:val="24"/>
          <w:szCs w:val="24"/>
        </w:rPr>
      </w:pPr>
      <w:r w:rsidRPr="00027168">
        <w:rPr>
          <w:sz w:val="24"/>
          <w:szCs w:val="24"/>
        </w:rPr>
        <w:t xml:space="preserve">Výrazná chuť </w:t>
      </w:r>
      <w:proofErr w:type="spellStart"/>
      <w:r w:rsidRPr="00027168">
        <w:rPr>
          <w:sz w:val="24"/>
          <w:szCs w:val="24"/>
        </w:rPr>
        <w:t>zádušníka</w:t>
      </w:r>
      <w:proofErr w:type="spellEnd"/>
      <w:r w:rsidRPr="00027168">
        <w:rPr>
          <w:sz w:val="24"/>
          <w:szCs w:val="24"/>
        </w:rPr>
        <w:t xml:space="preserve"> podporuje tvorbu žalúdočných štiav a celkovo je vhodný pri poruchách tráviaceho systému a</w:t>
      </w:r>
      <w:r w:rsidR="00894FEF" w:rsidRPr="00027168">
        <w:rPr>
          <w:sz w:val="24"/>
          <w:szCs w:val="24"/>
        </w:rPr>
        <w:t xml:space="preserve"> pri </w:t>
      </w:r>
      <w:r w:rsidRPr="00027168">
        <w:rPr>
          <w:sz w:val="24"/>
          <w:szCs w:val="24"/>
        </w:rPr>
        <w:t xml:space="preserve">nadúvaní. </w:t>
      </w:r>
    </w:p>
    <w:p w14:paraId="24931014" w14:textId="3EEA900D" w:rsidR="001505DA" w:rsidRPr="00027168" w:rsidRDefault="001505DA" w:rsidP="00027168">
      <w:pPr>
        <w:spacing w:after="0"/>
        <w:contextualSpacing/>
        <w:rPr>
          <w:sz w:val="24"/>
          <w:szCs w:val="24"/>
        </w:rPr>
      </w:pPr>
      <w:r w:rsidRPr="00027168">
        <w:rPr>
          <w:sz w:val="24"/>
          <w:szCs w:val="24"/>
        </w:rPr>
        <w:t xml:space="preserve">Rastlinka sa vo veľkej miere používa na odstránenie bolesti hlavy, upchatia nosných dutín, kašľa a prechladnutia. Nálev zo </w:t>
      </w:r>
      <w:proofErr w:type="spellStart"/>
      <w:r w:rsidRPr="00027168">
        <w:rPr>
          <w:sz w:val="24"/>
          <w:szCs w:val="24"/>
        </w:rPr>
        <w:t>zádušníka</w:t>
      </w:r>
      <w:proofErr w:type="spellEnd"/>
      <w:r w:rsidRPr="00027168">
        <w:rPr>
          <w:sz w:val="24"/>
          <w:szCs w:val="24"/>
        </w:rPr>
        <w:t xml:space="preserve"> alebo vylisovaná šťava sa používa aj na liečenie očných chorôb alebo poranení. </w:t>
      </w:r>
    </w:p>
    <w:p w14:paraId="4A1A9918" w14:textId="77777777" w:rsidR="00810786" w:rsidRPr="00027168" w:rsidRDefault="00810786" w:rsidP="00027168">
      <w:pPr>
        <w:spacing w:after="0"/>
        <w:contextualSpacing/>
        <w:rPr>
          <w:b/>
          <w:sz w:val="24"/>
          <w:szCs w:val="24"/>
        </w:rPr>
      </w:pPr>
    </w:p>
    <w:p w14:paraId="38DC8D28" w14:textId="455B62DF" w:rsidR="00AD2CDF" w:rsidRPr="00027168" w:rsidRDefault="00AD2CDF" w:rsidP="00027168">
      <w:pPr>
        <w:spacing w:after="0"/>
        <w:contextualSpacing/>
        <w:rPr>
          <w:b/>
          <w:sz w:val="24"/>
          <w:szCs w:val="24"/>
        </w:rPr>
      </w:pPr>
      <w:r w:rsidRPr="00027168">
        <w:rPr>
          <w:b/>
          <w:sz w:val="24"/>
          <w:szCs w:val="24"/>
        </w:rPr>
        <w:t>Tip</w:t>
      </w:r>
      <w:r w:rsidR="00BE1ECA" w:rsidRPr="00027168">
        <w:rPr>
          <w:b/>
          <w:sz w:val="24"/>
          <w:szCs w:val="24"/>
        </w:rPr>
        <w:t xml:space="preserve"> na </w:t>
      </w:r>
      <w:r w:rsidRPr="00027168">
        <w:rPr>
          <w:b/>
          <w:sz w:val="24"/>
          <w:szCs w:val="24"/>
        </w:rPr>
        <w:t>najlepšie využitie</w:t>
      </w:r>
    </w:p>
    <w:p w14:paraId="5DECF028" w14:textId="77777777" w:rsidR="006B4615" w:rsidRPr="00027168" w:rsidRDefault="006B4615" w:rsidP="00027168">
      <w:pPr>
        <w:spacing w:after="0"/>
        <w:contextualSpacing/>
        <w:rPr>
          <w:b/>
          <w:sz w:val="24"/>
          <w:szCs w:val="24"/>
        </w:rPr>
      </w:pPr>
    </w:p>
    <w:p w14:paraId="002012B9" w14:textId="19991058" w:rsidR="00E65767" w:rsidRPr="00027168" w:rsidRDefault="001409DC" w:rsidP="00027168">
      <w:pPr>
        <w:spacing w:after="0"/>
        <w:contextualSpacing/>
        <w:rPr>
          <w:b/>
          <w:sz w:val="24"/>
          <w:szCs w:val="24"/>
        </w:rPr>
      </w:pPr>
      <w:r w:rsidRPr="00027168">
        <w:rPr>
          <w:b/>
          <w:sz w:val="24"/>
          <w:szCs w:val="24"/>
          <w:highlight w:val="magenta"/>
        </w:rPr>
        <w:t>Jednoduchá a rýchla b</w:t>
      </w:r>
      <w:r w:rsidR="00E65767" w:rsidRPr="00027168">
        <w:rPr>
          <w:b/>
          <w:sz w:val="24"/>
          <w:szCs w:val="24"/>
          <w:highlight w:val="magenta"/>
        </w:rPr>
        <w:t>ruschetta</w:t>
      </w:r>
    </w:p>
    <w:p w14:paraId="697AF8DA" w14:textId="2187D811" w:rsidR="00E65767" w:rsidRPr="00027168" w:rsidRDefault="00E65767" w:rsidP="00027168">
      <w:pPr>
        <w:spacing w:after="0"/>
        <w:contextualSpacing/>
        <w:rPr>
          <w:sz w:val="24"/>
          <w:szCs w:val="24"/>
        </w:rPr>
      </w:pPr>
      <w:r w:rsidRPr="00027168">
        <w:rPr>
          <w:sz w:val="24"/>
          <w:szCs w:val="24"/>
        </w:rPr>
        <w:t>Tát</w:t>
      </w:r>
      <w:r w:rsidR="000463E4" w:rsidRPr="00027168">
        <w:rPr>
          <w:sz w:val="24"/>
          <w:szCs w:val="24"/>
        </w:rPr>
        <w:t>o</w:t>
      </w:r>
      <w:r w:rsidRPr="00027168">
        <w:rPr>
          <w:sz w:val="24"/>
          <w:szCs w:val="24"/>
        </w:rPr>
        <w:t xml:space="preserve"> talianska pochúťka je vynikajúca ako rýchla</w:t>
      </w:r>
      <w:r w:rsidR="001409DC" w:rsidRPr="00027168">
        <w:rPr>
          <w:sz w:val="24"/>
          <w:szCs w:val="24"/>
        </w:rPr>
        <w:t xml:space="preserve"> a zdravá večera, ale očaríte </w:t>
      </w:r>
      <w:r w:rsidRPr="00027168">
        <w:rPr>
          <w:sz w:val="24"/>
          <w:szCs w:val="24"/>
        </w:rPr>
        <w:t>ňou aj nejednu oslavu. Namiesto kuchynského</w:t>
      </w:r>
      <w:r w:rsidR="008C2992" w:rsidRPr="00027168">
        <w:rPr>
          <w:sz w:val="24"/>
          <w:szCs w:val="24"/>
        </w:rPr>
        <w:t xml:space="preserve"> cesnaku rada používam na jar</w:t>
      </w:r>
      <w:r w:rsidR="00AD0106" w:rsidRPr="00027168">
        <w:rPr>
          <w:sz w:val="24"/>
          <w:szCs w:val="24"/>
        </w:rPr>
        <w:t xml:space="preserve"> cesnak</w:t>
      </w:r>
      <w:r w:rsidRPr="00027168">
        <w:rPr>
          <w:sz w:val="24"/>
          <w:szCs w:val="24"/>
        </w:rPr>
        <w:t xml:space="preserve"> medvedí. Recepty, kde prevláda jednoduchosť prípravy v spojení s kvalitnými potravinami</w:t>
      </w:r>
      <w:r w:rsidR="001409DC" w:rsidRPr="00027168">
        <w:rPr>
          <w:sz w:val="24"/>
          <w:szCs w:val="24"/>
        </w:rPr>
        <w:t>,</w:t>
      </w:r>
      <w:r w:rsidRPr="00027168">
        <w:rPr>
          <w:sz w:val="24"/>
          <w:szCs w:val="24"/>
        </w:rPr>
        <w:t xml:space="preserve"> sú vždy zaručeným úspechom. </w:t>
      </w:r>
    </w:p>
    <w:p w14:paraId="10576F9D" w14:textId="77777777" w:rsidR="00810786" w:rsidRPr="00027168" w:rsidRDefault="00810786" w:rsidP="00027168">
      <w:pPr>
        <w:spacing w:after="0"/>
        <w:contextualSpacing/>
        <w:rPr>
          <w:b/>
          <w:sz w:val="24"/>
          <w:szCs w:val="24"/>
        </w:rPr>
      </w:pPr>
    </w:p>
    <w:p w14:paraId="2DA9C580" w14:textId="6BC39C15" w:rsidR="008C2992" w:rsidRPr="00027168" w:rsidRDefault="00810786" w:rsidP="00027168">
      <w:pPr>
        <w:spacing w:after="0"/>
        <w:contextualSpacing/>
        <w:rPr>
          <w:b/>
          <w:sz w:val="24"/>
          <w:szCs w:val="24"/>
        </w:rPr>
      </w:pPr>
      <w:commentRangeStart w:id="102"/>
      <w:r w:rsidRPr="00027168">
        <w:rPr>
          <w:b/>
          <w:sz w:val="24"/>
          <w:szCs w:val="24"/>
        </w:rPr>
        <w:t>Potrebuje</w:t>
      </w:r>
      <w:r w:rsidR="006B4615" w:rsidRPr="00027168">
        <w:rPr>
          <w:b/>
          <w:sz w:val="24"/>
          <w:szCs w:val="24"/>
        </w:rPr>
        <w:t>t</w:t>
      </w:r>
      <w:r w:rsidRPr="00027168">
        <w:rPr>
          <w:b/>
          <w:sz w:val="24"/>
          <w:szCs w:val="24"/>
        </w:rPr>
        <w:t>e:</w:t>
      </w:r>
      <w:commentRangeEnd w:id="102"/>
      <w:r w:rsidRPr="00027168">
        <w:rPr>
          <w:rStyle w:val="Odkaznakomentr"/>
          <w:sz w:val="24"/>
          <w:szCs w:val="24"/>
        </w:rPr>
        <w:commentReference w:id="102"/>
      </w:r>
    </w:p>
    <w:p w14:paraId="650A7C7D" w14:textId="22374036" w:rsidR="008C2992" w:rsidRPr="00027168" w:rsidRDefault="00805220" w:rsidP="00027168">
      <w:pPr>
        <w:spacing w:after="0"/>
        <w:contextualSpacing/>
        <w:rPr>
          <w:sz w:val="24"/>
          <w:szCs w:val="24"/>
        </w:rPr>
      </w:pPr>
      <w:r>
        <w:rPr>
          <w:sz w:val="24"/>
          <w:szCs w:val="24"/>
          <w:lang w:val="en-GB"/>
        </w:rPr>
        <w:t xml:space="preserve">250 g </w:t>
      </w:r>
      <w:r w:rsidR="001409DC" w:rsidRPr="00027168">
        <w:rPr>
          <w:sz w:val="24"/>
          <w:szCs w:val="24"/>
        </w:rPr>
        <w:t>č</w:t>
      </w:r>
      <w:r w:rsidR="008C2992" w:rsidRPr="00027168">
        <w:rPr>
          <w:sz w:val="24"/>
          <w:szCs w:val="24"/>
        </w:rPr>
        <w:t>erstv</w:t>
      </w:r>
      <w:r>
        <w:rPr>
          <w:sz w:val="24"/>
          <w:szCs w:val="24"/>
        </w:rPr>
        <w:t>ých</w:t>
      </w:r>
      <w:r w:rsidR="008C2992" w:rsidRPr="00027168">
        <w:rPr>
          <w:sz w:val="24"/>
          <w:szCs w:val="24"/>
        </w:rPr>
        <w:t xml:space="preserve"> paradaj</w:t>
      </w:r>
      <w:r>
        <w:rPr>
          <w:sz w:val="24"/>
          <w:szCs w:val="24"/>
        </w:rPr>
        <w:t>ok</w:t>
      </w:r>
    </w:p>
    <w:p w14:paraId="5E56C211" w14:textId="219A4AE6" w:rsidR="008C2992" w:rsidRPr="00027168" w:rsidRDefault="00805220" w:rsidP="00027168">
      <w:pPr>
        <w:spacing w:after="0"/>
        <w:contextualSpacing/>
        <w:rPr>
          <w:sz w:val="24"/>
          <w:szCs w:val="24"/>
        </w:rPr>
      </w:pPr>
      <w:r>
        <w:rPr>
          <w:sz w:val="24"/>
          <w:szCs w:val="24"/>
        </w:rPr>
        <w:t xml:space="preserve">1 malá hrsť </w:t>
      </w:r>
      <w:r w:rsidR="001409DC" w:rsidRPr="00027168">
        <w:rPr>
          <w:sz w:val="24"/>
          <w:szCs w:val="24"/>
        </w:rPr>
        <w:t>d</w:t>
      </w:r>
      <w:r w:rsidR="008C2992" w:rsidRPr="00027168">
        <w:rPr>
          <w:sz w:val="24"/>
          <w:szCs w:val="24"/>
        </w:rPr>
        <w:t>ivok</w:t>
      </w:r>
      <w:r>
        <w:rPr>
          <w:sz w:val="24"/>
          <w:szCs w:val="24"/>
        </w:rPr>
        <w:t>ých</w:t>
      </w:r>
      <w:r w:rsidR="008C2992" w:rsidRPr="00027168">
        <w:rPr>
          <w:sz w:val="24"/>
          <w:szCs w:val="24"/>
        </w:rPr>
        <w:t xml:space="preserve"> bylinky, napr. zádušník, </w:t>
      </w:r>
      <w:r w:rsidR="00AD0106" w:rsidRPr="00027168">
        <w:rPr>
          <w:sz w:val="24"/>
          <w:szCs w:val="24"/>
        </w:rPr>
        <w:t xml:space="preserve">cesnak </w:t>
      </w:r>
      <w:r w:rsidR="008C2992" w:rsidRPr="00027168">
        <w:rPr>
          <w:sz w:val="24"/>
          <w:szCs w:val="24"/>
        </w:rPr>
        <w:t>medvedí, hviezdic</w:t>
      </w:r>
      <w:r w:rsidR="000463E4" w:rsidRPr="00027168">
        <w:rPr>
          <w:sz w:val="24"/>
          <w:szCs w:val="24"/>
        </w:rPr>
        <w:t>u</w:t>
      </w:r>
      <w:r w:rsidR="008C2992" w:rsidRPr="00027168">
        <w:rPr>
          <w:sz w:val="24"/>
          <w:szCs w:val="24"/>
        </w:rPr>
        <w:t xml:space="preserve"> </w:t>
      </w:r>
    </w:p>
    <w:p w14:paraId="415FED47" w14:textId="3240BC53" w:rsidR="008C2992" w:rsidRPr="00027168" w:rsidRDefault="00805220" w:rsidP="00027168">
      <w:pPr>
        <w:spacing w:after="0"/>
        <w:contextualSpacing/>
        <w:rPr>
          <w:sz w:val="24"/>
          <w:szCs w:val="24"/>
        </w:rPr>
      </w:pPr>
      <w:r>
        <w:rPr>
          <w:sz w:val="24"/>
          <w:szCs w:val="24"/>
        </w:rPr>
        <w:t xml:space="preserve">cca 10 lístkov </w:t>
      </w:r>
      <w:proofErr w:type="spellStart"/>
      <w:r w:rsidR="008C2992" w:rsidRPr="00027168">
        <w:rPr>
          <w:sz w:val="24"/>
          <w:szCs w:val="24"/>
        </w:rPr>
        <w:t>lístkov</w:t>
      </w:r>
      <w:proofErr w:type="spellEnd"/>
      <w:r w:rsidR="008C2992" w:rsidRPr="00027168">
        <w:rPr>
          <w:sz w:val="24"/>
          <w:szCs w:val="24"/>
        </w:rPr>
        <w:t xml:space="preserve"> bazalky </w:t>
      </w:r>
    </w:p>
    <w:p w14:paraId="181E943D" w14:textId="76D56890" w:rsidR="008C2992" w:rsidRPr="00027168" w:rsidRDefault="00805220" w:rsidP="00027168">
      <w:pPr>
        <w:spacing w:after="0"/>
        <w:contextualSpacing/>
        <w:rPr>
          <w:sz w:val="24"/>
          <w:szCs w:val="24"/>
        </w:rPr>
      </w:pPr>
      <w:r>
        <w:rPr>
          <w:sz w:val="24"/>
          <w:szCs w:val="24"/>
        </w:rPr>
        <w:t xml:space="preserve">1 strúčik </w:t>
      </w:r>
      <w:r w:rsidR="001409DC" w:rsidRPr="00027168">
        <w:rPr>
          <w:sz w:val="24"/>
          <w:szCs w:val="24"/>
        </w:rPr>
        <w:t>c</w:t>
      </w:r>
      <w:r w:rsidR="008C2992" w:rsidRPr="00027168">
        <w:rPr>
          <w:sz w:val="24"/>
          <w:szCs w:val="24"/>
        </w:rPr>
        <w:t>esnak</w:t>
      </w:r>
      <w:r>
        <w:rPr>
          <w:sz w:val="24"/>
          <w:szCs w:val="24"/>
        </w:rPr>
        <w:t>u</w:t>
      </w:r>
    </w:p>
    <w:p w14:paraId="68299AA9" w14:textId="09CE7ED9" w:rsidR="008C2992" w:rsidRPr="00027168" w:rsidRDefault="00805220" w:rsidP="00027168">
      <w:pPr>
        <w:spacing w:after="0"/>
        <w:contextualSpacing/>
        <w:rPr>
          <w:sz w:val="24"/>
          <w:szCs w:val="24"/>
        </w:rPr>
      </w:pPr>
      <w:r>
        <w:rPr>
          <w:sz w:val="24"/>
          <w:szCs w:val="24"/>
        </w:rPr>
        <w:t xml:space="preserve">1 </w:t>
      </w:r>
      <w:r w:rsidR="001409DC" w:rsidRPr="00027168">
        <w:rPr>
          <w:sz w:val="24"/>
          <w:szCs w:val="24"/>
        </w:rPr>
        <w:t>š</w:t>
      </w:r>
      <w:r w:rsidR="008C2992" w:rsidRPr="00027168">
        <w:rPr>
          <w:sz w:val="24"/>
          <w:szCs w:val="24"/>
        </w:rPr>
        <w:t>alotk</w:t>
      </w:r>
      <w:r w:rsidR="000463E4" w:rsidRPr="00027168">
        <w:rPr>
          <w:sz w:val="24"/>
          <w:szCs w:val="24"/>
        </w:rPr>
        <w:t>u</w:t>
      </w:r>
    </w:p>
    <w:p w14:paraId="1F1F2F92" w14:textId="6DC5CFFD" w:rsidR="008C2992" w:rsidRPr="00027168" w:rsidRDefault="00805220" w:rsidP="00027168">
      <w:pPr>
        <w:spacing w:after="0"/>
        <w:contextualSpacing/>
        <w:rPr>
          <w:sz w:val="24"/>
          <w:szCs w:val="24"/>
        </w:rPr>
      </w:pPr>
      <w:r>
        <w:rPr>
          <w:sz w:val="24"/>
          <w:szCs w:val="24"/>
        </w:rPr>
        <w:t xml:space="preserve">2 PL </w:t>
      </w:r>
      <w:r w:rsidRPr="00805220">
        <w:rPr>
          <w:sz w:val="24"/>
          <w:szCs w:val="24"/>
        </w:rPr>
        <w:t xml:space="preserve">balzamikového </w:t>
      </w:r>
      <w:r w:rsidR="008C2992" w:rsidRPr="00027168">
        <w:rPr>
          <w:sz w:val="24"/>
          <w:szCs w:val="24"/>
        </w:rPr>
        <w:t>oc</w:t>
      </w:r>
      <w:r>
        <w:rPr>
          <w:sz w:val="24"/>
          <w:szCs w:val="24"/>
        </w:rPr>
        <w:t>tu</w:t>
      </w:r>
    </w:p>
    <w:p w14:paraId="04BA42E6" w14:textId="42611A6D" w:rsidR="00805220" w:rsidRDefault="00805220" w:rsidP="00027168">
      <w:pPr>
        <w:spacing w:after="0"/>
        <w:contextualSpacing/>
        <w:rPr>
          <w:sz w:val="24"/>
          <w:szCs w:val="24"/>
        </w:rPr>
      </w:pPr>
      <w:r>
        <w:rPr>
          <w:sz w:val="24"/>
          <w:szCs w:val="24"/>
        </w:rPr>
        <w:t xml:space="preserve">3 PL </w:t>
      </w:r>
      <w:r w:rsidR="001409DC" w:rsidRPr="00027168">
        <w:rPr>
          <w:sz w:val="24"/>
          <w:szCs w:val="24"/>
        </w:rPr>
        <w:t>e</w:t>
      </w:r>
      <w:r w:rsidR="008C2992" w:rsidRPr="00027168">
        <w:rPr>
          <w:sz w:val="24"/>
          <w:szCs w:val="24"/>
        </w:rPr>
        <w:t>xtra panensk</w:t>
      </w:r>
      <w:r>
        <w:rPr>
          <w:sz w:val="24"/>
          <w:szCs w:val="24"/>
        </w:rPr>
        <w:t>ého</w:t>
      </w:r>
      <w:r w:rsidR="008C2992" w:rsidRPr="00027168">
        <w:rPr>
          <w:sz w:val="24"/>
          <w:szCs w:val="24"/>
        </w:rPr>
        <w:t xml:space="preserve"> olivov</w:t>
      </w:r>
      <w:r>
        <w:rPr>
          <w:sz w:val="24"/>
          <w:szCs w:val="24"/>
        </w:rPr>
        <w:t>ého</w:t>
      </w:r>
      <w:r w:rsidR="008C2992" w:rsidRPr="00027168">
        <w:rPr>
          <w:sz w:val="24"/>
          <w:szCs w:val="24"/>
        </w:rPr>
        <w:t xml:space="preserve"> olej</w:t>
      </w:r>
      <w:r>
        <w:rPr>
          <w:sz w:val="24"/>
          <w:szCs w:val="24"/>
        </w:rPr>
        <w:t>a</w:t>
      </w:r>
    </w:p>
    <w:p w14:paraId="0A70B647" w14:textId="719AE7D3" w:rsidR="008C2992" w:rsidRPr="00027168" w:rsidRDefault="0084351A" w:rsidP="00027168">
      <w:pPr>
        <w:spacing w:after="0"/>
        <w:contextualSpacing/>
        <w:rPr>
          <w:sz w:val="24"/>
          <w:szCs w:val="24"/>
        </w:rPr>
      </w:pPr>
      <w:r>
        <w:rPr>
          <w:sz w:val="24"/>
          <w:szCs w:val="24"/>
        </w:rPr>
        <w:lastRenderedPageBreak/>
        <w:t>1</w:t>
      </w:r>
      <w:r w:rsidR="00805220">
        <w:rPr>
          <w:sz w:val="24"/>
          <w:szCs w:val="24"/>
        </w:rPr>
        <w:t xml:space="preserve"> PL</w:t>
      </w:r>
      <w:r w:rsidR="008C2992" w:rsidRPr="00027168">
        <w:rPr>
          <w:sz w:val="24"/>
          <w:szCs w:val="24"/>
        </w:rPr>
        <w:t xml:space="preserve"> </w:t>
      </w:r>
      <w:r w:rsidR="00805220">
        <w:rPr>
          <w:sz w:val="24"/>
          <w:szCs w:val="24"/>
        </w:rPr>
        <w:t>klíčkov (voliteľné)</w:t>
      </w:r>
    </w:p>
    <w:p w14:paraId="27E997B0" w14:textId="77777777" w:rsidR="00810786" w:rsidRPr="00027168" w:rsidRDefault="001409DC" w:rsidP="00027168">
      <w:pPr>
        <w:spacing w:after="0"/>
        <w:contextualSpacing/>
        <w:rPr>
          <w:sz w:val="24"/>
          <w:szCs w:val="24"/>
        </w:rPr>
      </w:pPr>
      <w:r w:rsidRPr="00027168">
        <w:rPr>
          <w:sz w:val="24"/>
          <w:szCs w:val="24"/>
        </w:rPr>
        <w:t>s</w:t>
      </w:r>
      <w:r w:rsidR="008C2992" w:rsidRPr="00027168">
        <w:rPr>
          <w:sz w:val="24"/>
          <w:szCs w:val="24"/>
        </w:rPr>
        <w:t>oľ</w:t>
      </w:r>
    </w:p>
    <w:p w14:paraId="210D8B26" w14:textId="7F462D79" w:rsidR="008C2992" w:rsidRDefault="008C2992" w:rsidP="00027168">
      <w:pPr>
        <w:spacing w:after="0"/>
        <w:contextualSpacing/>
        <w:rPr>
          <w:sz w:val="24"/>
          <w:szCs w:val="24"/>
        </w:rPr>
      </w:pPr>
      <w:r w:rsidRPr="00027168">
        <w:rPr>
          <w:sz w:val="24"/>
          <w:szCs w:val="24"/>
        </w:rPr>
        <w:t>korenie</w:t>
      </w:r>
    </w:p>
    <w:p w14:paraId="424B76E3" w14:textId="492D22AA" w:rsidR="00805220" w:rsidRPr="00027168" w:rsidRDefault="00805220" w:rsidP="00027168">
      <w:pPr>
        <w:spacing w:after="0"/>
        <w:contextualSpacing/>
        <w:rPr>
          <w:sz w:val="24"/>
          <w:szCs w:val="24"/>
        </w:rPr>
      </w:pPr>
      <w:r>
        <w:rPr>
          <w:sz w:val="24"/>
          <w:szCs w:val="24"/>
        </w:rPr>
        <w:t>opečený chlieb</w:t>
      </w:r>
    </w:p>
    <w:p w14:paraId="6DFB60E5" w14:textId="77777777" w:rsidR="00810786" w:rsidRPr="00027168" w:rsidRDefault="00810786" w:rsidP="00027168">
      <w:pPr>
        <w:spacing w:after="0"/>
        <w:contextualSpacing/>
        <w:rPr>
          <w:b/>
          <w:sz w:val="24"/>
          <w:szCs w:val="24"/>
        </w:rPr>
      </w:pPr>
    </w:p>
    <w:p w14:paraId="1FA003FA" w14:textId="5A0E345B" w:rsidR="008C2992" w:rsidRPr="00027168" w:rsidRDefault="008C2992" w:rsidP="00027168">
      <w:pPr>
        <w:spacing w:after="0"/>
        <w:contextualSpacing/>
        <w:rPr>
          <w:b/>
          <w:sz w:val="24"/>
          <w:szCs w:val="24"/>
        </w:rPr>
      </w:pPr>
      <w:r w:rsidRPr="00027168">
        <w:rPr>
          <w:b/>
          <w:sz w:val="24"/>
          <w:szCs w:val="24"/>
        </w:rPr>
        <w:t>Postup:</w:t>
      </w:r>
    </w:p>
    <w:p w14:paraId="58C5591F" w14:textId="6910266A" w:rsidR="008C2992" w:rsidRPr="00027168" w:rsidRDefault="008C2992" w:rsidP="00027168">
      <w:pPr>
        <w:spacing w:after="0"/>
        <w:contextualSpacing/>
        <w:rPr>
          <w:sz w:val="24"/>
          <w:szCs w:val="24"/>
        </w:rPr>
      </w:pPr>
      <w:r w:rsidRPr="00027168">
        <w:rPr>
          <w:sz w:val="24"/>
          <w:szCs w:val="24"/>
        </w:rPr>
        <w:t xml:space="preserve">Vyberajte si krásne, </w:t>
      </w:r>
      <w:r w:rsidR="00FD1A72" w:rsidRPr="00027168">
        <w:rPr>
          <w:sz w:val="24"/>
          <w:szCs w:val="24"/>
        </w:rPr>
        <w:t>šťavnaté</w:t>
      </w:r>
      <w:r w:rsidRPr="00027168">
        <w:rPr>
          <w:sz w:val="24"/>
          <w:szCs w:val="24"/>
        </w:rPr>
        <w:t xml:space="preserve"> paradajky, ktoré nakrájajte na malé kúsky. Šťava a dužina je v tomt</w:t>
      </w:r>
      <w:r w:rsidR="0012794C" w:rsidRPr="00027168">
        <w:rPr>
          <w:sz w:val="24"/>
          <w:szCs w:val="24"/>
        </w:rPr>
        <w:t>o recepte dôležitá. Pridajte na</w:t>
      </w:r>
      <w:r w:rsidRPr="00027168">
        <w:rPr>
          <w:sz w:val="24"/>
          <w:szCs w:val="24"/>
        </w:rPr>
        <w:t xml:space="preserve">drobno nasekané bylinky, </w:t>
      </w:r>
      <w:r w:rsidR="0084351A">
        <w:rPr>
          <w:sz w:val="24"/>
          <w:szCs w:val="24"/>
        </w:rPr>
        <w:t xml:space="preserve">pretlačený </w:t>
      </w:r>
      <w:r w:rsidRPr="00027168">
        <w:rPr>
          <w:sz w:val="24"/>
          <w:szCs w:val="24"/>
        </w:rPr>
        <w:t>cesnak, šalotku, balzamikov</w:t>
      </w:r>
      <w:r w:rsidR="0084351A">
        <w:rPr>
          <w:sz w:val="24"/>
          <w:szCs w:val="24"/>
        </w:rPr>
        <w:t>ý</w:t>
      </w:r>
      <w:r w:rsidRPr="00027168">
        <w:rPr>
          <w:sz w:val="24"/>
          <w:szCs w:val="24"/>
        </w:rPr>
        <w:t xml:space="preserve"> oc</w:t>
      </w:r>
      <w:r w:rsidR="0084351A">
        <w:rPr>
          <w:sz w:val="24"/>
          <w:szCs w:val="24"/>
        </w:rPr>
        <w:t>ot</w:t>
      </w:r>
      <w:r w:rsidRPr="00027168">
        <w:rPr>
          <w:sz w:val="24"/>
          <w:szCs w:val="24"/>
        </w:rPr>
        <w:t xml:space="preserve"> a olivov</w:t>
      </w:r>
      <w:r w:rsidR="0084351A">
        <w:rPr>
          <w:sz w:val="24"/>
          <w:szCs w:val="24"/>
        </w:rPr>
        <w:t>ý</w:t>
      </w:r>
      <w:r w:rsidRPr="00027168">
        <w:rPr>
          <w:sz w:val="24"/>
          <w:szCs w:val="24"/>
        </w:rPr>
        <w:t xml:space="preserve"> olej.</w:t>
      </w:r>
      <w:r w:rsidR="00030CE1">
        <w:rPr>
          <w:sz w:val="24"/>
          <w:szCs w:val="24"/>
        </w:rPr>
        <w:t xml:space="preserve"> Ja som pridala ešte trochu klíčkov z lucerny.</w:t>
      </w:r>
      <w:r w:rsidRPr="00027168">
        <w:rPr>
          <w:sz w:val="24"/>
          <w:szCs w:val="24"/>
        </w:rPr>
        <w:t xml:space="preserve"> Osoľte, prípadne okore</w:t>
      </w:r>
      <w:r w:rsidR="000463E4" w:rsidRPr="00027168">
        <w:rPr>
          <w:sz w:val="24"/>
          <w:szCs w:val="24"/>
        </w:rPr>
        <w:t>ň</w:t>
      </w:r>
      <w:r w:rsidRPr="00027168">
        <w:rPr>
          <w:sz w:val="24"/>
          <w:szCs w:val="24"/>
        </w:rPr>
        <w:t>te po</w:t>
      </w:r>
      <w:r w:rsidR="00430F86" w:rsidRPr="00027168">
        <w:rPr>
          <w:sz w:val="24"/>
          <w:szCs w:val="24"/>
        </w:rPr>
        <w:t>dľa chuti. Poriadne premiešajte. Podávame na hrianke</w:t>
      </w:r>
      <w:r w:rsidR="0084351A">
        <w:rPr>
          <w:sz w:val="24"/>
          <w:szCs w:val="24"/>
        </w:rPr>
        <w:t>, alebo opečenom</w:t>
      </w:r>
      <w:r w:rsidR="00430F86" w:rsidRPr="00027168">
        <w:rPr>
          <w:sz w:val="24"/>
          <w:szCs w:val="24"/>
        </w:rPr>
        <w:t> </w:t>
      </w:r>
      <w:proofErr w:type="spellStart"/>
      <w:r w:rsidR="00430F86" w:rsidRPr="00027168">
        <w:rPr>
          <w:sz w:val="24"/>
          <w:szCs w:val="24"/>
        </w:rPr>
        <w:t>kváskov</w:t>
      </w:r>
      <w:r w:rsidR="0084351A">
        <w:rPr>
          <w:sz w:val="24"/>
          <w:szCs w:val="24"/>
        </w:rPr>
        <w:t>om</w:t>
      </w:r>
      <w:proofErr w:type="spellEnd"/>
      <w:r w:rsidR="00430F86" w:rsidRPr="00027168">
        <w:rPr>
          <w:sz w:val="24"/>
          <w:szCs w:val="24"/>
        </w:rPr>
        <w:t xml:space="preserve"> chlebík</w:t>
      </w:r>
      <w:r w:rsidR="00030CE1">
        <w:rPr>
          <w:sz w:val="24"/>
          <w:szCs w:val="24"/>
        </w:rPr>
        <w:t>u.</w:t>
      </w:r>
      <w:r w:rsidR="00430F86" w:rsidRPr="00027168">
        <w:rPr>
          <w:sz w:val="24"/>
          <w:szCs w:val="24"/>
        </w:rPr>
        <w:t xml:space="preserve"> </w:t>
      </w:r>
    </w:p>
    <w:p w14:paraId="166B1AD5" w14:textId="77777777" w:rsidR="00810786" w:rsidRPr="00027168" w:rsidRDefault="00810786" w:rsidP="00027168">
      <w:pPr>
        <w:spacing w:after="0"/>
        <w:contextualSpacing/>
        <w:rPr>
          <w:sz w:val="24"/>
          <w:szCs w:val="24"/>
        </w:rPr>
      </w:pPr>
    </w:p>
    <w:p w14:paraId="1668BDB7" w14:textId="77777777" w:rsidR="00027168" w:rsidRPr="00027168" w:rsidRDefault="00027168" w:rsidP="00027168">
      <w:pPr>
        <w:spacing w:after="0"/>
        <w:contextualSpacing/>
        <w:rPr>
          <w:sz w:val="24"/>
          <w:szCs w:val="24"/>
        </w:rPr>
      </w:pPr>
      <w:r w:rsidRPr="00027168">
        <w:rPr>
          <w:b/>
          <w:sz w:val="24"/>
          <w:szCs w:val="24"/>
          <w:highlight w:val="yellow"/>
        </w:rPr>
        <w:t>TIP</w:t>
      </w:r>
      <w:r w:rsidR="00430F86" w:rsidRPr="00027168">
        <w:rPr>
          <w:b/>
          <w:sz w:val="24"/>
          <w:szCs w:val="24"/>
          <w:highlight w:val="yellow"/>
        </w:rPr>
        <w:t>:</w:t>
      </w:r>
      <w:r w:rsidR="00430F86" w:rsidRPr="00027168">
        <w:rPr>
          <w:sz w:val="24"/>
          <w:szCs w:val="24"/>
        </w:rPr>
        <w:t xml:space="preserve"> </w:t>
      </w:r>
    </w:p>
    <w:p w14:paraId="49C5A995" w14:textId="35087834" w:rsidR="00C90A6F" w:rsidRDefault="008C2992" w:rsidP="00027168">
      <w:pPr>
        <w:spacing w:after="0"/>
        <w:contextualSpacing/>
        <w:rPr>
          <w:sz w:val="24"/>
          <w:szCs w:val="24"/>
        </w:rPr>
      </w:pPr>
      <w:r w:rsidRPr="00027168">
        <w:rPr>
          <w:sz w:val="24"/>
          <w:szCs w:val="24"/>
        </w:rPr>
        <w:t xml:space="preserve">Bruschetta má najlepšiu chuť, keď je izbovej teploty. </w:t>
      </w:r>
      <w:r w:rsidR="00430F86" w:rsidRPr="00027168">
        <w:rPr>
          <w:sz w:val="24"/>
          <w:szCs w:val="24"/>
        </w:rPr>
        <w:t xml:space="preserve">Ak ju odložíte do chladničky na neskôr, odporúčam ju vybrať cca 30 minút pred podávaním. </w:t>
      </w:r>
    </w:p>
    <w:p w14:paraId="20F83DEE" w14:textId="77777777" w:rsidR="0054742E" w:rsidRPr="00224435" w:rsidRDefault="0054742E" w:rsidP="00027168">
      <w:pPr>
        <w:spacing w:after="0"/>
        <w:contextualSpacing/>
        <w:rPr>
          <w:sz w:val="24"/>
          <w:szCs w:val="24"/>
          <w:lang w:val="en-GB"/>
        </w:rPr>
      </w:pPr>
    </w:p>
    <w:p w14:paraId="58DE66BC" w14:textId="3954D9A2" w:rsidR="0054742E" w:rsidRDefault="0054742E" w:rsidP="0054742E">
      <w:pPr>
        <w:spacing w:after="0"/>
        <w:contextualSpacing/>
        <w:rPr>
          <w:b/>
          <w:sz w:val="24"/>
          <w:szCs w:val="24"/>
          <w:highlight w:val="magenta"/>
        </w:rPr>
      </w:pPr>
      <w:r w:rsidRPr="0054742E">
        <w:rPr>
          <w:b/>
          <w:sz w:val="24"/>
          <w:szCs w:val="24"/>
          <w:highlight w:val="magenta"/>
        </w:rPr>
        <w:t xml:space="preserve">Voňavá </w:t>
      </w:r>
      <w:proofErr w:type="spellStart"/>
      <w:r w:rsidRPr="0054742E">
        <w:rPr>
          <w:b/>
          <w:sz w:val="24"/>
          <w:szCs w:val="24"/>
          <w:highlight w:val="magenta"/>
        </w:rPr>
        <w:t>focaccia</w:t>
      </w:r>
      <w:proofErr w:type="spellEnd"/>
    </w:p>
    <w:p w14:paraId="072DEDC1" w14:textId="73EBA646" w:rsidR="0054742E" w:rsidRDefault="0054742E" w:rsidP="0054742E">
      <w:pPr>
        <w:spacing w:after="0"/>
        <w:contextualSpacing/>
        <w:rPr>
          <w:ins w:id="103" w:author="Martin Mozolak" w:date="2023-02-01T17:24:00Z"/>
          <w:sz w:val="24"/>
          <w:szCs w:val="24"/>
        </w:rPr>
      </w:pPr>
      <w:r w:rsidRPr="0054742E">
        <w:rPr>
          <w:sz w:val="24"/>
          <w:szCs w:val="24"/>
        </w:rPr>
        <w:t xml:space="preserve">Táto </w:t>
      </w:r>
      <w:proofErr w:type="spellStart"/>
      <w:r w:rsidRPr="0054742E">
        <w:rPr>
          <w:sz w:val="24"/>
          <w:szCs w:val="24"/>
        </w:rPr>
        <w:t>focaccia</w:t>
      </w:r>
      <w:proofErr w:type="spellEnd"/>
      <w:r w:rsidRPr="0054742E">
        <w:rPr>
          <w:sz w:val="24"/>
          <w:szCs w:val="24"/>
        </w:rPr>
        <w:t xml:space="preserve"> je taká </w:t>
      </w:r>
      <w:r>
        <w:rPr>
          <w:sz w:val="24"/>
          <w:szCs w:val="24"/>
        </w:rPr>
        <w:t>„</w:t>
      </w:r>
      <w:proofErr w:type="spellStart"/>
      <w:r>
        <w:rPr>
          <w:sz w:val="24"/>
          <w:szCs w:val="24"/>
        </w:rPr>
        <w:t>lajt</w:t>
      </w:r>
      <w:proofErr w:type="spellEnd"/>
      <w:r>
        <w:rPr>
          <w:sz w:val="24"/>
          <w:szCs w:val="24"/>
        </w:rPr>
        <w:t xml:space="preserve">“ </w:t>
      </w:r>
      <w:r w:rsidRPr="0054742E">
        <w:rPr>
          <w:sz w:val="24"/>
          <w:szCs w:val="24"/>
        </w:rPr>
        <w:t>alternatíva namiesto chleba. Skvele sa hodí ku krémovým</w:t>
      </w:r>
      <w:r>
        <w:rPr>
          <w:sz w:val="24"/>
          <w:szCs w:val="24"/>
        </w:rPr>
        <w:t xml:space="preserve"> </w:t>
      </w:r>
      <w:r w:rsidRPr="0054742E">
        <w:rPr>
          <w:sz w:val="24"/>
          <w:szCs w:val="24"/>
        </w:rPr>
        <w:t>polievkam. Šikovné gazdinky ju môžu spraviť aj z kvásku, jej chuť to určite zvýrazní.</w:t>
      </w:r>
      <w:ins w:id="104" w:author="Martin Mozolak" w:date="2023-02-01T17:22:00Z">
        <w:r>
          <w:rPr>
            <w:sz w:val="24"/>
            <w:szCs w:val="24"/>
          </w:rPr>
          <w:t xml:space="preserve"> </w:t>
        </w:r>
        <w:proofErr w:type="spellStart"/>
        <w:r w:rsidRPr="0054742E">
          <w:rPr>
            <w:sz w:val="24"/>
            <w:szCs w:val="24"/>
          </w:rPr>
          <w:t>Focaccia</w:t>
        </w:r>
        <w:proofErr w:type="spellEnd"/>
        <w:r w:rsidRPr="0054742E">
          <w:rPr>
            <w:sz w:val="24"/>
            <w:szCs w:val="24"/>
          </w:rPr>
          <w:t xml:space="preserve"> je</w:t>
        </w:r>
      </w:ins>
      <w:ins w:id="105" w:author="Martin Mozolak" w:date="2023-02-01T17:23:00Z">
        <w:r>
          <w:rPr>
            <w:sz w:val="24"/>
            <w:szCs w:val="24"/>
          </w:rPr>
          <w:t xml:space="preserve"> pôvodom</w:t>
        </w:r>
      </w:ins>
      <w:ins w:id="106" w:author="Martin Mozolak" w:date="2023-02-01T17:22:00Z">
        <w:r w:rsidRPr="0054742E">
          <w:rPr>
            <w:sz w:val="24"/>
            <w:szCs w:val="24"/>
          </w:rPr>
          <w:t xml:space="preserve"> </w:t>
        </w:r>
      </w:ins>
      <w:ins w:id="107" w:author="Martin Mozolak" w:date="2023-02-01T17:23:00Z">
        <w:r>
          <w:rPr>
            <w:sz w:val="24"/>
            <w:szCs w:val="24"/>
          </w:rPr>
          <w:t xml:space="preserve">z talianska a je to taká </w:t>
        </w:r>
      </w:ins>
      <w:ins w:id="108" w:author="Martin Mozolak" w:date="2023-02-01T17:22:00Z">
        <w:r w:rsidRPr="0054742E">
          <w:rPr>
            <w:sz w:val="24"/>
            <w:szCs w:val="24"/>
          </w:rPr>
          <w:t xml:space="preserve">chlebová placka. Pripomína naše chlebové </w:t>
        </w:r>
      </w:ins>
      <w:ins w:id="109" w:author="Martin Mozolak" w:date="2023-02-01T17:23:00Z">
        <w:r>
          <w:rPr>
            <w:sz w:val="24"/>
            <w:szCs w:val="24"/>
          </w:rPr>
          <w:t>p</w:t>
        </w:r>
      </w:ins>
      <w:ins w:id="110" w:author="Martin Mozolak" w:date="2023-02-01T17:22:00Z">
        <w:r w:rsidRPr="0054742E">
          <w:rPr>
            <w:sz w:val="24"/>
            <w:szCs w:val="24"/>
          </w:rPr>
          <w:t>osúchy, ktoré sa piekli zo zbytkov cesta</w:t>
        </w:r>
      </w:ins>
      <w:ins w:id="111" w:author="Martin Mozolak" w:date="2023-02-01T17:23:00Z">
        <w:r>
          <w:rPr>
            <w:sz w:val="24"/>
            <w:szCs w:val="24"/>
          </w:rPr>
          <w:t xml:space="preserve">. My si ju trošku vylepšíme </w:t>
        </w:r>
      </w:ins>
      <w:ins w:id="112" w:author="Martin Mozolak" w:date="2023-02-01T17:24:00Z">
        <w:r>
          <w:rPr>
            <w:sz w:val="24"/>
            <w:szCs w:val="24"/>
          </w:rPr>
          <w:t xml:space="preserve">a doplníme o vitamíny z divokej prírody. </w:t>
        </w:r>
      </w:ins>
    </w:p>
    <w:p w14:paraId="3256CE2E" w14:textId="78E8B2A4" w:rsidR="0054742E" w:rsidRDefault="0054742E" w:rsidP="0054742E">
      <w:pPr>
        <w:spacing w:after="0"/>
        <w:contextualSpacing/>
        <w:rPr>
          <w:ins w:id="113" w:author="Martin Mozolak" w:date="2023-02-01T17:24:00Z"/>
          <w:sz w:val="24"/>
          <w:szCs w:val="24"/>
        </w:rPr>
      </w:pPr>
    </w:p>
    <w:p w14:paraId="121A2E6C" w14:textId="758121DC" w:rsidR="0054742E" w:rsidRDefault="0054742E" w:rsidP="0054742E">
      <w:pPr>
        <w:spacing w:after="0"/>
        <w:contextualSpacing/>
        <w:rPr>
          <w:ins w:id="114" w:author="Martin Mozolak" w:date="2023-02-01T17:24:00Z"/>
          <w:sz w:val="24"/>
          <w:szCs w:val="24"/>
        </w:rPr>
      </w:pPr>
      <w:ins w:id="115" w:author="Martin Mozolak" w:date="2023-02-01T17:24:00Z">
        <w:r w:rsidRPr="0054742E">
          <w:rPr>
            <w:b/>
            <w:bCs/>
            <w:sz w:val="24"/>
            <w:szCs w:val="24"/>
          </w:rPr>
          <w:t>Potrebujete</w:t>
        </w:r>
        <w:r>
          <w:rPr>
            <w:sz w:val="24"/>
            <w:szCs w:val="24"/>
          </w:rPr>
          <w:t>:</w:t>
        </w:r>
      </w:ins>
    </w:p>
    <w:p w14:paraId="3665AB07" w14:textId="77777777" w:rsidR="0054742E" w:rsidRPr="0054742E" w:rsidRDefault="0054742E" w:rsidP="0054742E">
      <w:pPr>
        <w:spacing w:after="0"/>
        <w:contextualSpacing/>
        <w:rPr>
          <w:ins w:id="116" w:author="Martin Mozolak" w:date="2023-02-01T17:24:00Z"/>
          <w:sz w:val="24"/>
          <w:szCs w:val="24"/>
        </w:rPr>
      </w:pPr>
      <w:ins w:id="117" w:author="Martin Mozolak" w:date="2023-02-01T17:24:00Z">
        <w:r w:rsidRPr="0054742E">
          <w:rPr>
            <w:sz w:val="24"/>
            <w:szCs w:val="24"/>
          </w:rPr>
          <w:t xml:space="preserve">250 </w:t>
        </w:r>
        <w:proofErr w:type="spellStart"/>
        <w:r w:rsidRPr="0054742E">
          <w:rPr>
            <w:sz w:val="24"/>
            <w:szCs w:val="24"/>
          </w:rPr>
          <w:t>gr</w:t>
        </w:r>
        <w:proofErr w:type="spellEnd"/>
        <w:r w:rsidRPr="0054742E">
          <w:rPr>
            <w:sz w:val="24"/>
            <w:szCs w:val="24"/>
          </w:rPr>
          <w:t xml:space="preserve"> </w:t>
        </w:r>
        <w:proofErr w:type="spellStart"/>
        <w:r w:rsidRPr="0054742E">
          <w:rPr>
            <w:sz w:val="24"/>
            <w:szCs w:val="24"/>
          </w:rPr>
          <w:t>špaldovej</w:t>
        </w:r>
        <w:proofErr w:type="spellEnd"/>
        <w:r w:rsidRPr="0054742E">
          <w:rPr>
            <w:sz w:val="24"/>
            <w:szCs w:val="24"/>
          </w:rPr>
          <w:t xml:space="preserve"> múky</w:t>
        </w:r>
      </w:ins>
    </w:p>
    <w:p w14:paraId="755EF160" w14:textId="77777777" w:rsidR="0054742E" w:rsidRPr="0054742E" w:rsidRDefault="0054742E" w:rsidP="0054742E">
      <w:pPr>
        <w:spacing w:after="0"/>
        <w:contextualSpacing/>
        <w:rPr>
          <w:ins w:id="118" w:author="Martin Mozolak" w:date="2023-02-01T17:24:00Z"/>
          <w:sz w:val="24"/>
          <w:szCs w:val="24"/>
        </w:rPr>
      </w:pPr>
      <w:ins w:id="119" w:author="Martin Mozolak" w:date="2023-02-01T17:24:00Z">
        <w:r w:rsidRPr="0054742E">
          <w:rPr>
            <w:sz w:val="24"/>
            <w:szCs w:val="24"/>
          </w:rPr>
          <w:t>160 ml vody</w:t>
        </w:r>
      </w:ins>
    </w:p>
    <w:p w14:paraId="565ED4CD" w14:textId="77777777" w:rsidR="0054742E" w:rsidRPr="0054742E" w:rsidRDefault="0054742E" w:rsidP="0054742E">
      <w:pPr>
        <w:spacing w:after="0"/>
        <w:contextualSpacing/>
        <w:rPr>
          <w:ins w:id="120" w:author="Martin Mozolak" w:date="2023-02-01T17:24:00Z"/>
          <w:sz w:val="24"/>
          <w:szCs w:val="24"/>
        </w:rPr>
      </w:pPr>
      <w:ins w:id="121" w:author="Martin Mozolak" w:date="2023-02-01T17:24:00Z">
        <w:r w:rsidRPr="0054742E">
          <w:rPr>
            <w:sz w:val="24"/>
            <w:szCs w:val="24"/>
          </w:rPr>
          <w:t xml:space="preserve">15 </w:t>
        </w:r>
        <w:proofErr w:type="spellStart"/>
        <w:r w:rsidRPr="0054742E">
          <w:rPr>
            <w:sz w:val="24"/>
            <w:szCs w:val="24"/>
          </w:rPr>
          <w:t>gr</w:t>
        </w:r>
        <w:proofErr w:type="spellEnd"/>
        <w:r w:rsidRPr="0054742E">
          <w:rPr>
            <w:sz w:val="24"/>
            <w:szCs w:val="24"/>
          </w:rPr>
          <w:t xml:space="preserve"> droždia (alebo </w:t>
        </w:r>
        <w:proofErr w:type="spellStart"/>
        <w:r w:rsidRPr="0054742E">
          <w:rPr>
            <w:sz w:val="24"/>
            <w:szCs w:val="24"/>
          </w:rPr>
          <w:t>sáček</w:t>
        </w:r>
        <w:proofErr w:type="spellEnd"/>
        <w:r w:rsidRPr="0054742E">
          <w:rPr>
            <w:sz w:val="24"/>
            <w:szCs w:val="24"/>
          </w:rPr>
          <w:t xml:space="preserve"> sušeného)</w:t>
        </w:r>
      </w:ins>
    </w:p>
    <w:p w14:paraId="0F16B017" w14:textId="77777777" w:rsidR="0054742E" w:rsidRPr="0054742E" w:rsidRDefault="0054742E" w:rsidP="0054742E">
      <w:pPr>
        <w:spacing w:after="0"/>
        <w:contextualSpacing/>
        <w:rPr>
          <w:ins w:id="122" w:author="Martin Mozolak" w:date="2023-02-01T17:24:00Z"/>
          <w:sz w:val="24"/>
          <w:szCs w:val="24"/>
        </w:rPr>
      </w:pPr>
      <w:ins w:id="123" w:author="Martin Mozolak" w:date="2023-02-01T17:24:00Z">
        <w:r w:rsidRPr="0054742E">
          <w:rPr>
            <w:sz w:val="24"/>
            <w:szCs w:val="24"/>
          </w:rPr>
          <w:t xml:space="preserve">1 </w:t>
        </w:r>
        <w:proofErr w:type="spellStart"/>
        <w:r w:rsidRPr="0054742E">
          <w:rPr>
            <w:sz w:val="24"/>
            <w:szCs w:val="24"/>
          </w:rPr>
          <w:t>čl</w:t>
        </w:r>
        <w:proofErr w:type="spellEnd"/>
        <w:r w:rsidRPr="0054742E">
          <w:rPr>
            <w:sz w:val="24"/>
            <w:szCs w:val="24"/>
          </w:rPr>
          <w:t xml:space="preserve"> cukru</w:t>
        </w:r>
      </w:ins>
    </w:p>
    <w:p w14:paraId="746E203E" w14:textId="77777777" w:rsidR="0054742E" w:rsidRPr="0054742E" w:rsidRDefault="0054742E" w:rsidP="0054742E">
      <w:pPr>
        <w:spacing w:after="0"/>
        <w:contextualSpacing/>
        <w:rPr>
          <w:ins w:id="124" w:author="Martin Mozolak" w:date="2023-02-01T17:24:00Z"/>
          <w:sz w:val="24"/>
          <w:szCs w:val="24"/>
        </w:rPr>
      </w:pPr>
      <w:ins w:id="125" w:author="Martin Mozolak" w:date="2023-02-01T17:24:00Z">
        <w:r w:rsidRPr="0054742E">
          <w:rPr>
            <w:sz w:val="24"/>
            <w:szCs w:val="24"/>
          </w:rPr>
          <w:t xml:space="preserve">6 </w:t>
        </w:r>
        <w:proofErr w:type="spellStart"/>
        <w:r w:rsidRPr="0054742E">
          <w:rPr>
            <w:sz w:val="24"/>
            <w:szCs w:val="24"/>
          </w:rPr>
          <w:t>pl</w:t>
        </w:r>
        <w:proofErr w:type="spellEnd"/>
        <w:r w:rsidRPr="0054742E">
          <w:rPr>
            <w:sz w:val="24"/>
            <w:szCs w:val="24"/>
          </w:rPr>
          <w:t xml:space="preserve"> olivového oleja</w:t>
        </w:r>
      </w:ins>
    </w:p>
    <w:p w14:paraId="3FD7EC13" w14:textId="77777777" w:rsidR="0054742E" w:rsidRPr="0054742E" w:rsidRDefault="0054742E" w:rsidP="0054742E">
      <w:pPr>
        <w:spacing w:after="0"/>
        <w:contextualSpacing/>
        <w:rPr>
          <w:ins w:id="126" w:author="Martin Mozolak" w:date="2023-02-01T17:24:00Z"/>
          <w:sz w:val="24"/>
          <w:szCs w:val="24"/>
        </w:rPr>
      </w:pPr>
      <w:ins w:id="127" w:author="Martin Mozolak" w:date="2023-02-01T17:24:00Z">
        <w:r w:rsidRPr="0054742E">
          <w:rPr>
            <w:sz w:val="24"/>
            <w:szCs w:val="24"/>
          </w:rPr>
          <w:t xml:space="preserve">7 </w:t>
        </w:r>
        <w:proofErr w:type="spellStart"/>
        <w:r w:rsidRPr="0054742E">
          <w:rPr>
            <w:sz w:val="24"/>
            <w:szCs w:val="24"/>
          </w:rPr>
          <w:t>gr</w:t>
        </w:r>
        <w:proofErr w:type="spellEnd"/>
        <w:r w:rsidRPr="0054742E">
          <w:rPr>
            <w:sz w:val="24"/>
            <w:szCs w:val="24"/>
          </w:rPr>
          <w:t xml:space="preserve"> soli</w:t>
        </w:r>
      </w:ins>
    </w:p>
    <w:p w14:paraId="569F4AE3" w14:textId="4D4D88BE" w:rsidR="0054742E" w:rsidRDefault="0054742E" w:rsidP="0054742E">
      <w:pPr>
        <w:spacing w:after="0"/>
        <w:contextualSpacing/>
        <w:rPr>
          <w:ins w:id="128" w:author="Martin Mozolak" w:date="2023-02-01T17:25:00Z"/>
          <w:sz w:val="24"/>
          <w:szCs w:val="24"/>
        </w:rPr>
      </w:pPr>
      <w:ins w:id="129" w:author="Martin Mozolak" w:date="2023-02-01T17:24:00Z">
        <w:r w:rsidRPr="0054742E">
          <w:rPr>
            <w:sz w:val="24"/>
            <w:szCs w:val="24"/>
          </w:rPr>
          <w:t xml:space="preserve">1 miska divokých byliniek, ako napr. žihľava, </w:t>
        </w:r>
      </w:ins>
      <w:ins w:id="130" w:author="Martin Mozolak" w:date="2023-02-01T17:25:00Z">
        <w:r>
          <w:rPr>
            <w:sz w:val="24"/>
            <w:szCs w:val="24"/>
          </w:rPr>
          <w:t xml:space="preserve">zádušník, </w:t>
        </w:r>
      </w:ins>
      <w:ins w:id="131" w:author="Martin Mozolak" w:date="2023-02-01T17:24:00Z">
        <w:r w:rsidRPr="0054742E">
          <w:rPr>
            <w:sz w:val="24"/>
            <w:szCs w:val="24"/>
          </w:rPr>
          <w:t>skorocel,</w:t>
        </w:r>
      </w:ins>
      <w:ins w:id="132" w:author="Martin Mozolak" w:date="2023-02-01T17:25:00Z">
        <w:r>
          <w:rPr>
            <w:sz w:val="24"/>
            <w:szCs w:val="24"/>
          </w:rPr>
          <w:t xml:space="preserve"> </w:t>
        </w:r>
      </w:ins>
      <w:ins w:id="133" w:author="Martin Mozolak" w:date="2023-02-01T17:24:00Z">
        <w:r w:rsidRPr="0054742E">
          <w:rPr>
            <w:sz w:val="24"/>
            <w:szCs w:val="24"/>
          </w:rPr>
          <w:t>alchemilka</w:t>
        </w:r>
      </w:ins>
      <w:ins w:id="134" w:author="Martin Mozolak" w:date="2023-02-01T17:25:00Z">
        <w:r>
          <w:rPr>
            <w:sz w:val="24"/>
            <w:szCs w:val="24"/>
          </w:rPr>
          <w:t xml:space="preserve"> či</w:t>
        </w:r>
      </w:ins>
      <w:ins w:id="135" w:author="Martin Mozolak" w:date="2023-02-01T17:24:00Z">
        <w:r w:rsidRPr="0054742E">
          <w:rPr>
            <w:sz w:val="24"/>
            <w:szCs w:val="24"/>
          </w:rPr>
          <w:t xml:space="preserve"> rebríček</w:t>
        </w:r>
      </w:ins>
    </w:p>
    <w:p w14:paraId="3283BACA" w14:textId="3281612B" w:rsidR="0054742E" w:rsidRDefault="0054742E" w:rsidP="0054742E">
      <w:pPr>
        <w:spacing w:after="0"/>
        <w:contextualSpacing/>
        <w:rPr>
          <w:ins w:id="136" w:author="Martin Mozolak" w:date="2023-02-01T17:25:00Z"/>
          <w:sz w:val="24"/>
          <w:szCs w:val="24"/>
        </w:rPr>
      </w:pPr>
    </w:p>
    <w:p w14:paraId="2879822B" w14:textId="009D9DB7" w:rsidR="0054742E" w:rsidRDefault="0054742E" w:rsidP="0054742E">
      <w:pPr>
        <w:spacing w:after="0"/>
        <w:contextualSpacing/>
        <w:rPr>
          <w:ins w:id="137" w:author="Martin Mozolak" w:date="2023-02-01T17:25:00Z"/>
          <w:sz w:val="24"/>
          <w:szCs w:val="24"/>
        </w:rPr>
      </w:pPr>
      <w:ins w:id="138" w:author="Martin Mozolak" w:date="2023-02-01T17:25:00Z">
        <w:r w:rsidRPr="0054742E">
          <w:rPr>
            <w:b/>
            <w:bCs/>
            <w:sz w:val="24"/>
            <w:szCs w:val="24"/>
          </w:rPr>
          <w:t>Postup</w:t>
        </w:r>
        <w:r>
          <w:rPr>
            <w:sz w:val="24"/>
            <w:szCs w:val="24"/>
          </w:rPr>
          <w:t>:</w:t>
        </w:r>
      </w:ins>
    </w:p>
    <w:p w14:paraId="5F87E755" w14:textId="77777777" w:rsidR="0054742E" w:rsidRPr="0054742E" w:rsidRDefault="0054742E" w:rsidP="0054742E">
      <w:pPr>
        <w:spacing w:after="0"/>
        <w:contextualSpacing/>
        <w:rPr>
          <w:ins w:id="139" w:author="Martin Mozolak" w:date="2023-02-01T17:26:00Z"/>
          <w:sz w:val="24"/>
          <w:szCs w:val="24"/>
        </w:rPr>
      </w:pPr>
      <w:ins w:id="140" w:author="Martin Mozolak" w:date="2023-02-01T17:26:00Z">
        <w:r w:rsidRPr="0054742E">
          <w:rPr>
            <w:sz w:val="24"/>
            <w:szCs w:val="24"/>
          </w:rPr>
          <w:t>Droždie zmiešajte s vodou a cukrom a odložte na 15 min. na teplé miesto aktivovať.</w:t>
        </w:r>
      </w:ins>
    </w:p>
    <w:p w14:paraId="7BC29E7D" w14:textId="77777777" w:rsidR="0054742E" w:rsidRPr="0054742E" w:rsidRDefault="0054742E" w:rsidP="0054742E">
      <w:pPr>
        <w:spacing w:after="0"/>
        <w:contextualSpacing/>
        <w:rPr>
          <w:ins w:id="141" w:author="Martin Mozolak" w:date="2023-02-01T17:26:00Z"/>
          <w:sz w:val="24"/>
          <w:szCs w:val="24"/>
        </w:rPr>
      </w:pPr>
      <w:ins w:id="142" w:author="Martin Mozolak" w:date="2023-02-01T17:26:00Z">
        <w:r w:rsidRPr="0054742E">
          <w:rPr>
            <w:sz w:val="24"/>
            <w:szCs w:val="24"/>
          </w:rPr>
          <w:t>Medzitým si nadrobno nakrájajte bylinky a spolu s ostatným prísadami zmiešajte na</w:t>
        </w:r>
      </w:ins>
    </w:p>
    <w:p w14:paraId="74470FDA" w14:textId="77777777" w:rsidR="0054742E" w:rsidRPr="0054742E" w:rsidRDefault="0054742E" w:rsidP="0054742E">
      <w:pPr>
        <w:spacing w:after="0"/>
        <w:contextualSpacing/>
        <w:rPr>
          <w:ins w:id="143" w:author="Martin Mozolak" w:date="2023-02-01T17:26:00Z"/>
          <w:sz w:val="24"/>
          <w:szCs w:val="24"/>
        </w:rPr>
      </w:pPr>
      <w:ins w:id="144" w:author="Martin Mozolak" w:date="2023-02-01T17:26:00Z">
        <w:r w:rsidRPr="0054742E">
          <w:rPr>
            <w:sz w:val="24"/>
            <w:szCs w:val="24"/>
          </w:rPr>
          <w:t>lepivé cesto.</w:t>
        </w:r>
      </w:ins>
    </w:p>
    <w:p w14:paraId="65381481" w14:textId="77777777" w:rsidR="0054742E" w:rsidRPr="0054742E" w:rsidRDefault="0054742E" w:rsidP="0054742E">
      <w:pPr>
        <w:spacing w:after="0"/>
        <w:contextualSpacing/>
        <w:rPr>
          <w:ins w:id="145" w:author="Martin Mozolak" w:date="2023-02-01T17:26:00Z"/>
          <w:sz w:val="24"/>
          <w:szCs w:val="24"/>
        </w:rPr>
      </w:pPr>
      <w:ins w:id="146" w:author="Martin Mozolak" w:date="2023-02-01T17:26:00Z">
        <w:r w:rsidRPr="0054742E">
          <w:rPr>
            <w:sz w:val="24"/>
            <w:szCs w:val="24"/>
          </w:rPr>
          <w:t>Cesto nechajte kysnúť pod utierkou asi hodinu, záleží akú máte teplotu doma.</w:t>
        </w:r>
      </w:ins>
    </w:p>
    <w:p w14:paraId="0D23FF44" w14:textId="5C955508" w:rsidR="0054742E" w:rsidRPr="0054742E" w:rsidRDefault="0054742E" w:rsidP="0054742E">
      <w:pPr>
        <w:spacing w:after="0"/>
        <w:contextualSpacing/>
        <w:rPr>
          <w:ins w:id="147" w:author="Martin Mozolak" w:date="2023-02-01T17:26:00Z"/>
          <w:sz w:val="24"/>
          <w:szCs w:val="24"/>
        </w:rPr>
      </w:pPr>
      <w:ins w:id="148" w:author="Martin Mozolak" w:date="2023-02-01T17:26:00Z">
        <w:r w:rsidRPr="0054742E">
          <w:rPr>
            <w:sz w:val="24"/>
            <w:szCs w:val="24"/>
          </w:rPr>
          <w:t>Preklopte ho do</w:t>
        </w:r>
        <w:r>
          <w:rPr>
            <w:sz w:val="24"/>
            <w:szCs w:val="24"/>
          </w:rPr>
          <w:t xml:space="preserve"> zapekacej</w:t>
        </w:r>
        <w:r w:rsidRPr="0054742E">
          <w:rPr>
            <w:sz w:val="24"/>
            <w:szCs w:val="24"/>
          </w:rPr>
          <w:t xml:space="preserve"> misy</w:t>
        </w:r>
      </w:ins>
      <w:ins w:id="149" w:author="Martin Mozolak" w:date="2023-02-01T17:27:00Z">
        <w:r>
          <w:rPr>
            <w:sz w:val="24"/>
            <w:szCs w:val="24"/>
          </w:rPr>
          <w:t xml:space="preserve"> a pravidelne rozmiestnite po celej ploche.</w:t>
        </w:r>
      </w:ins>
      <w:ins w:id="150" w:author="Martin Mozolak" w:date="2023-02-01T17:26:00Z">
        <w:r w:rsidRPr="0054742E">
          <w:rPr>
            <w:sz w:val="24"/>
            <w:szCs w:val="24"/>
          </w:rPr>
          <w:t xml:space="preserve"> </w:t>
        </w:r>
      </w:ins>
      <w:ins w:id="151" w:author="Martin Mozolak" w:date="2023-02-01T17:27:00Z">
        <w:r>
          <w:rPr>
            <w:sz w:val="24"/>
            <w:szCs w:val="24"/>
          </w:rPr>
          <w:t>M</w:t>
        </w:r>
      </w:ins>
      <w:ins w:id="152" w:author="Martin Mozolak" w:date="2023-02-01T17:26:00Z">
        <w:r w:rsidRPr="0054742E">
          <w:rPr>
            <w:sz w:val="24"/>
            <w:szCs w:val="24"/>
          </w:rPr>
          <w:t>ôžete ho rozdeliť aj napríklad na 4 malé buchtičky a</w:t>
        </w:r>
      </w:ins>
      <w:ins w:id="153" w:author="Martin Mozolak" w:date="2023-02-01T17:27:00Z">
        <w:r>
          <w:rPr>
            <w:sz w:val="24"/>
            <w:szCs w:val="24"/>
          </w:rPr>
          <w:t> </w:t>
        </w:r>
      </w:ins>
      <w:ins w:id="154" w:author="Martin Mozolak" w:date="2023-02-01T17:26:00Z">
        <w:r w:rsidRPr="0054742E">
          <w:rPr>
            <w:sz w:val="24"/>
            <w:szCs w:val="24"/>
          </w:rPr>
          <w:t>nechajte</w:t>
        </w:r>
      </w:ins>
      <w:ins w:id="155" w:author="Martin Mozolak" w:date="2023-02-01T17:27:00Z">
        <w:r>
          <w:rPr>
            <w:sz w:val="24"/>
            <w:szCs w:val="24"/>
          </w:rPr>
          <w:t xml:space="preserve"> takto </w:t>
        </w:r>
      </w:ins>
      <w:ins w:id="156" w:author="Martin Mozolak" w:date="2023-02-01T17:26:00Z">
        <w:r w:rsidRPr="0054742E">
          <w:rPr>
            <w:sz w:val="24"/>
            <w:szCs w:val="24"/>
          </w:rPr>
          <w:t>kysnúť ešte 30 minút.</w:t>
        </w:r>
      </w:ins>
    </w:p>
    <w:p w14:paraId="390492B8" w14:textId="7AC0B3C1" w:rsidR="0054742E" w:rsidRPr="0054742E" w:rsidRDefault="0054742E" w:rsidP="0054742E">
      <w:pPr>
        <w:spacing w:after="0"/>
        <w:contextualSpacing/>
        <w:rPr>
          <w:ins w:id="157" w:author="Martin Mozolak" w:date="2023-02-01T17:26:00Z"/>
          <w:sz w:val="24"/>
          <w:szCs w:val="24"/>
        </w:rPr>
      </w:pPr>
      <w:ins w:id="158" w:author="Martin Mozolak" w:date="2023-02-01T17:26:00Z">
        <w:r w:rsidRPr="0054742E">
          <w:rPr>
            <w:sz w:val="24"/>
            <w:szCs w:val="24"/>
          </w:rPr>
          <w:t>Pečte bez ventilátora pri teplote 250 °C asi 5 minút. Potom zníž</w:t>
        </w:r>
      </w:ins>
      <w:ins w:id="159" w:author="Martin Mozolak" w:date="2023-02-01T17:27:00Z">
        <w:r>
          <w:rPr>
            <w:sz w:val="24"/>
            <w:szCs w:val="24"/>
          </w:rPr>
          <w:t>t</w:t>
        </w:r>
      </w:ins>
      <w:ins w:id="160" w:author="Martin Mozolak" w:date="2023-02-01T17:26:00Z">
        <w:r w:rsidRPr="0054742E">
          <w:rPr>
            <w:sz w:val="24"/>
            <w:szCs w:val="24"/>
          </w:rPr>
          <w:t>e na 230 °C a</w:t>
        </w:r>
      </w:ins>
    </w:p>
    <w:p w14:paraId="7F7D6D77" w14:textId="791565F9" w:rsidR="0054742E" w:rsidRPr="0054742E" w:rsidRDefault="0054742E" w:rsidP="0054742E">
      <w:pPr>
        <w:spacing w:after="0"/>
        <w:contextualSpacing/>
        <w:rPr>
          <w:ins w:id="161" w:author="Martin Mozolak" w:date="2023-02-01T17:26:00Z"/>
          <w:sz w:val="24"/>
          <w:szCs w:val="24"/>
        </w:rPr>
      </w:pPr>
      <w:ins w:id="162" w:author="Martin Mozolak" w:date="2023-02-01T17:26:00Z">
        <w:r w:rsidRPr="0054742E">
          <w:rPr>
            <w:sz w:val="24"/>
            <w:szCs w:val="24"/>
          </w:rPr>
          <w:t>dope</w:t>
        </w:r>
      </w:ins>
      <w:ins w:id="163" w:author="Martin Mozolak" w:date="2023-02-01T17:27:00Z">
        <w:r>
          <w:rPr>
            <w:sz w:val="24"/>
            <w:szCs w:val="24"/>
          </w:rPr>
          <w:t>kajt</w:t>
        </w:r>
      </w:ins>
      <w:ins w:id="164" w:author="Martin Mozolak" w:date="2023-02-01T17:26:00Z">
        <w:r w:rsidRPr="0054742E">
          <w:rPr>
            <w:sz w:val="24"/>
            <w:szCs w:val="24"/>
          </w:rPr>
          <w:t>e ešte cca 6 minút.</w:t>
        </w:r>
      </w:ins>
    </w:p>
    <w:p w14:paraId="09DD5928" w14:textId="77777777" w:rsidR="0054742E" w:rsidRPr="0054742E" w:rsidRDefault="0054742E" w:rsidP="0054742E">
      <w:pPr>
        <w:spacing w:after="0"/>
        <w:contextualSpacing/>
        <w:rPr>
          <w:ins w:id="165" w:author="Martin Mozolak" w:date="2023-02-01T17:26:00Z"/>
          <w:sz w:val="24"/>
          <w:szCs w:val="24"/>
        </w:rPr>
      </w:pPr>
      <w:ins w:id="166" w:author="Martin Mozolak" w:date="2023-02-01T17:26:00Z">
        <w:r w:rsidRPr="0054742E">
          <w:rPr>
            <w:sz w:val="24"/>
            <w:szCs w:val="24"/>
          </w:rPr>
          <w:lastRenderedPageBreak/>
          <w:t>Po upečení môžete vrch potrieť olejov zmiešaným so soľou a aromatickými bylinky,</w:t>
        </w:r>
      </w:ins>
    </w:p>
    <w:p w14:paraId="39B82D9A" w14:textId="0BB20ECE" w:rsidR="0054742E" w:rsidRPr="0054742E" w:rsidRDefault="0054742E" w:rsidP="0054742E">
      <w:pPr>
        <w:spacing w:after="0"/>
        <w:contextualSpacing/>
        <w:rPr>
          <w:sz w:val="24"/>
          <w:szCs w:val="24"/>
        </w:rPr>
      </w:pPr>
      <w:ins w:id="167" w:author="Martin Mozolak" w:date="2023-02-01T17:26:00Z">
        <w:r w:rsidRPr="0054742E">
          <w:rPr>
            <w:sz w:val="24"/>
            <w:szCs w:val="24"/>
          </w:rPr>
          <w:t>ako bazalka, pažítka plus trochu mäty.</w:t>
        </w:r>
      </w:ins>
    </w:p>
    <w:p w14:paraId="4FADDFEF" w14:textId="77777777" w:rsidR="0054742E" w:rsidRPr="0054742E" w:rsidRDefault="0054742E" w:rsidP="0054742E">
      <w:pPr>
        <w:spacing w:after="0"/>
        <w:contextualSpacing/>
        <w:rPr>
          <w:b/>
          <w:sz w:val="24"/>
          <w:szCs w:val="24"/>
          <w:highlight w:val="magenta"/>
        </w:rPr>
      </w:pPr>
    </w:p>
    <w:p w14:paraId="7DF554B3" w14:textId="67182E5C" w:rsidR="002A751F" w:rsidRPr="0054742E" w:rsidRDefault="0054742E" w:rsidP="0054742E">
      <w:pPr>
        <w:spacing w:after="0"/>
        <w:contextualSpacing/>
        <w:rPr>
          <w:b/>
          <w:sz w:val="24"/>
          <w:szCs w:val="24"/>
          <w:highlight w:val="magenta"/>
        </w:rPr>
      </w:pPr>
      <w:proofErr w:type="spellStart"/>
      <w:r w:rsidRPr="0054742E">
        <w:rPr>
          <w:b/>
          <w:sz w:val="24"/>
          <w:szCs w:val="24"/>
          <w:highlight w:val="magenta"/>
        </w:rPr>
        <w:t>Vegan</w:t>
      </w:r>
      <w:proofErr w:type="spellEnd"/>
      <w:r w:rsidRPr="0054742E">
        <w:rPr>
          <w:b/>
          <w:sz w:val="24"/>
          <w:szCs w:val="24"/>
          <w:highlight w:val="magenta"/>
        </w:rPr>
        <w:t xml:space="preserve"> majonéza z chrenu a </w:t>
      </w:r>
      <w:proofErr w:type="spellStart"/>
      <w:r w:rsidRPr="0054742E">
        <w:rPr>
          <w:b/>
          <w:sz w:val="24"/>
          <w:szCs w:val="24"/>
          <w:highlight w:val="magenta"/>
        </w:rPr>
        <w:t>zádušníka</w:t>
      </w:r>
      <w:proofErr w:type="spellEnd"/>
    </w:p>
    <w:p w14:paraId="1B4CAA18" w14:textId="6852725D" w:rsidR="0054742E" w:rsidDel="00BB701E" w:rsidRDefault="0054742E" w:rsidP="00027168">
      <w:pPr>
        <w:spacing w:after="0"/>
        <w:contextualSpacing/>
        <w:rPr>
          <w:del w:id="168" w:author="Martin Mozolak" w:date="2023-02-01T17:29:00Z"/>
          <w:sz w:val="24"/>
          <w:szCs w:val="24"/>
        </w:rPr>
      </w:pPr>
    </w:p>
    <w:p w14:paraId="5A152521" w14:textId="239B0A20" w:rsidR="00BB701E" w:rsidRDefault="00BB701E" w:rsidP="00BB701E">
      <w:pPr>
        <w:spacing w:after="0"/>
        <w:contextualSpacing/>
        <w:rPr>
          <w:ins w:id="169" w:author="Martin Mozolak" w:date="2023-02-01T17:31:00Z"/>
          <w:sz w:val="24"/>
          <w:szCs w:val="24"/>
        </w:rPr>
      </w:pPr>
      <w:ins w:id="170" w:author="Martin Mozolak" w:date="2023-02-01T17:29:00Z">
        <w:r>
          <w:rPr>
            <w:sz w:val="24"/>
            <w:szCs w:val="24"/>
          </w:rPr>
          <w:t>A</w:t>
        </w:r>
        <w:r w:rsidRPr="00BB701E">
          <w:rPr>
            <w:sz w:val="24"/>
            <w:szCs w:val="24"/>
          </w:rPr>
          <w:t>j vy si radi namáčate pečené chrumkavé zemiačiky v majonéze?</w:t>
        </w:r>
        <w:r>
          <w:rPr>
            <w:sz w:val="24"/>
            <w:szCs w:val="24"/>
          </w:rPr>
          <w:t xml:space="preserve"> </w:t>
        </w:r>
      </w:ins>
      <w:ins w:id="171" w:author="Martin Mozolak" w:date="2023-02-01T17:30:00Z">
        <w:r>
          <w:rPr>
            <w:sz w:val="24"/>
            <w:szCs w:val="24"/>
          </w:rPr>
          <w:t>Tak určite vyskúšajte túto zdravú alternatívu</w:t>
        </w:r>
      </w:ins>
      <w:ins w:id="172" w:author="Martin Mozolak" w:date="2023-02-01T17:31:00Z">
        <w:r>
          <w:rPr>
            <w:sz w:val="24"/>
            <w:szCs w:val="24"/>
          </w:rPr>
          <w:t xml:space="preserve"> majonézy</w:t>
        </w:r>
      </w:ins>
      <w:ins w:id="173" w:author="Martin Mozolak" w:date="2023-02-01T17:32:00Z">
        <w:r>
          <w:rPr>
            <w:sz w:val="24"/>
            <w:szCs w:val="24"/>
          </w:rPr>
          <w:t xml:space="preserve"> </w:t>
        </w:r>
      </w:ins>
      <w:ins w:id="174" w:author="Martin Mozolak" w:date="2023-02-01T17:33:00Z">
        <w:r>
          <w:rPr>
            <w:sz w:val="24"/>
            <w:szCs w:val="24"/>
          </w:rPr>
          <w:t>bez vajec</w:t>
        </w:r>
      </w:ins>
      <w:ins w:id="175" w:author="Martin Mozolak" w:date="2023-02-01T17:31:00Z">
        <w:r>
          <w:rPr>
            <w:sz w:val="24"/>
            <w:szCs w:val="24"/>
          </w:rPr>
          <w:t xml:space="preserve">, ktorú máte hotovú za pár minút. Do receptu môžete pridať aj klasické kuchynské bylinky, ako bazalka, mäta či medovka. </w:t>
        </w:r>
      </w:ins>
      <w:ins w:id="176" w:author="Martin Mozolak" w:date="2023-02-01T17:33:00Z">
        <w:r>
          <w:rPr>
            <w:sz w:val="24"/>
            <w:szCs w:val="24"/>
          </w:rPr>
          <w:t xml:space="preserve">Pokojne ju môžete pridať aj do zemiakového šalátu. </w:t>
        </w:r>
      </w:ins>
      <w:ins w:id="177" w:author="Martin Mozolak" w:date="2023-02-01T17:34:00Z">
        <w:r w:rsidRPr="00BB701E">
          <w:rPr>
            <w:sz w:val="24"/>
            <w:szCs w:val="24"/>
          </w:rPr>
          <w:t>Je vyrobená z</w:t>
        </w:r>
        <w:r>
          <w:rPr>
            <w:sz w:val="24"/>
            <w:szCs w:val="24"/>
          </w:rPr>
          <w:t> </w:t>
        </w:r>
        <w:r w:rsidRPr="00BB701E">
          <w:rPr>
            <w:sz w:val="24"/>
            <w:szCs w:val="24"/>
          </w:rPr>
          <w:t>kešu</w:t>
        </w:r>
        <w:r>
          <w:rPr>
            <w:sz w:val="24"/>
            <w:szCs w:val="24"/>
          </w:rPr>
          <w:t xml:space="preserve"> orechov</w:t>
        </w:r>
        <w:r w:rsidRPr="00BB701E">
          <w:rPr>
            <w:sz w:val="24"/>
            <w:szCs w:val="24"/>
          </w:rPr>
          <w:t>, ktoré obsahujú prospešn</w:t>
        </w:r>
        <w:r>
          <w:rPr>
            <w:sz w:val="24"/>
            <w:szCs w:val="24"/>
          </w:rPr>
          <w:t>é</w:t>
        </w:r>
        <w:r w:rsidRPr="00BB701E">
          <w:rPr>
            <w:sz w:val="24"/>
            <w:szCs w:val="24"/>
          </w:rPr>
          <w:t xml:space="preserve"> vitamín</w:t>
        </w:r>
        <w:r>
          <w:rPr>
            <w:sz w:val="24"/>
            <w:szCs w:val="24"/>
          </w:rPr>
          <w:t>y</w:t>
        </w:r>
        <w:r w:rsidRPr="00BB701E">
          <w:rPr>
            <w:sz w:val="24"/>
            <w:szCs w:val="24"/>
          </w:rPr>
          <w:t xml:space="preserve"> a minerál</w:t>
        </w:r>
        <w:r>
          <w:rPr>
            <w:sz w:val="24"/>
            <w:szCs w:val="24"/>
          </w:rPr>
          <w:t>y</w:t>
        </w:r>
        <w:r w:rsidRPr="00BB701E">
          <w:rPr>
            <w:sz w:val="24"/>
            <w:szCs w:val="24"/>
          </w:rPr>
          <w:t xml:space="preserve">, </w:t>
        </w:r>
        <w:r>
          <w:rPr>
            <w:sz w:val="24"/>
            <w:szCs w:val="24"/>
          </w:rPr>
          <w:t>ako je</w:t>
        </w:r>
        <w:r w:rsidRPr="00BB701E">
          <w:rPr>
            <w:sz w:val="24"/>
            <w:szCs w:val="24"/>
          </w:rPr>
          <w:t xml:space="preserve"> vitamín E, K a B, a tiež horčík a draslík. Kešu sú tiež skvelým zdrojom zdravých tukov.</w:t>
        </w:r>
      </w:ins>
    </w:p>
    <w:p w14:paraId="204C8F05" w14:textId="7890FB84" w:rsidR="00BB701E" w:rsidRDefault="00BB701E" w:rsidP="00BB701E">
      <w:pPr>
        <w:spacing w:after="0"/>
        <w:contextualSpacing/>
        <w:rPr>
          <w:ins w:id="178" w:author="Martin Mozolak" w:date="2023-02-01T17:32:00Z"/>
          <w:sz w:val="24"/>
          <w:szCs w:val="24"/>
        </w:rPr>
      </w:pPr>
    </w:p>
    <w:p w14:paraId="6D0DF727" w14:textId="5F55C4BA" w:rsidR="00BB701E" w:rsidRDefault="00BB701E" w:rsidP="00BB701E">
      <w:pPr>
        <w:spacing w:after="0"/>
        <w:contextualSpacing/>
        <w:rPr>
          <w:ins w:id="179" w:author="Martin Mozolak" w:date="2023-02-01T17:32:00Z"/>
          <w:sz w:val="24"/>
          <w:szCs w:val="24"/>
        </w:rPr>
      </w:pPr>
      <w:ins w:id="180" w:author="Martin Mozolak" w:date="2023-02-01T17:32:00Z">
        <w:r w:rsidRPr="00BB701E">
          <w:rPr>
            <w:b/>
            <w:bCs/>
            <w:sz w:val="24"/>
            <w:szCs w:val="24"/>
          </w:rPr>
          <w:t>Potrebujete</w:t>
        </w:r>
        <w:r>
          <w:rPr>
            <w:sz w:val="24"/>
            <w:szCs w:val="24"/>
          </w:rPr>
          <w:t>:</w:t>
        </w:r>
      </w:ins>
    </w:p>
    <w:p w14:paraId="78690C94" w14:textId="603F7057" w:rsidR="00BB701E" w:rsidRDefault="00BB701E" w:rsidP="00BB701E">
      <w:pPr>
        <w:spacing w:after="0"/>
        <w:contextualSpacing/>
        <w:rPr>
          <w:ins w:id="181" w:author="Martin Mozolak" w:date="2023-02-01T17:35:00Z"/>
          <w:sz w:val="24"/>
          <w:szCs w:val="24"/>
        </w:rPr>
      </w:pPr>
      <w:ins w:id="182" w:author="Martin Mozolak" w:date="2023-02-01T17:35:00Z">
        <w:r>
          <w:rPr>
            <w:sz w:val="24"/>
            <w:szCs w:val="24"/>
          </w:rPr>
          <w:t>1 hrnček surových kešu orechov</w:t>
        </w:r>
      </w:ins>
    </w:p>
    <w:p w14:paraId="7CC5B5D5" w14:textId="45F143B2" w:rsidR="00BB701E" w:rsidRDefault="00BB701E" w:rsidP="00BB701E">
      <w:pPr>
        <w:spacing w:after="0"/>
        <w:contextualSpacing/>
        <w:rPr>
          <w:ins w:id="183" w:author="Martin Mozolak" w:date="2023-02-01T17:35:00Z"/>
          <w:sz w:val="24"/>
          <w:szCs w:val="24"/>
        </w:rPr>
      </w:pPr>
      <w:ins w:id="184" w:author="Martin Mozolak" w:date="2023-02-01T17:35:00Z">
        <w:r>
          <w:rPr>
            <w:sz w:val="24"/>
            <w:szCs w:val="24"/>
          </w:rPr>
          <w:t>1 PL jablčného octu (na namáčani</w:t>
        </w:r>
      </w:ins>
      <w:ins w:id="185" w:author="Martin Mozolak" w:date="2023-02-01T17:36:00Z">
        <w:r>
          <w:rPr>
            <w:sz w:val="24"/>
            <w:szCs w:val="24"/>
          </w:rPr>
          <w:t>e orechov</w:t>
        </w:r>
      </w:ins>
      <w:ins w:id="186" w:author="Martin Mozolak" w:date="2023-02-01T17:35:00Z">
        <w:r>
          <w:rPr>
            <w:sz w:val="24"/>
            <w:szCs w:val="24"/>
          </w:rPr>
          <w:t>)</w:t>
        </w:r>
      </w:ins>
    </w:p>
    <w:p w14:paraId="585D061A" w14:textId="0ED7DE4D" w:rsidR="00BB701E" w:rsidRDefault="00BB701E" w:rsidP="00BB701E">
      <w:pPr>
        <w:spacing w:after="0"/>
        <w:contextualSpacing/>
        <w:rPr>
          <w:ins w:id="187" w:author="Martin Mozolak" w:date="2023-02-01T17:38:00Z"/>
          <w:sz w:val="24"/>
          <w:szCs w:val="24"/>
        </w:rPr>
      </w:pPr>
      <w:ins w:id="188" w:author="Martin Mozolak" w:date="2023-02-01T17:36:00Z">
        <w:r>
          <w:rPr>
            <w:sz w:val="24"/>
            <w:szCs w:val="24"/>
          </w:rPr>
          <w:t xml:space="preserve">2 </w:t>
        </w:r>
      </w:ins>
      <w:ins w:id="189" w:author="Martin Mozolak" w:date="2023-02-01T17:35:00Z">
        <w:r>
          <w:rPr>
            <w:sz w:val="24"/>
            <w:szCs w:val="24"/>
          </w:rPr>
          <w:t>PL citrónovej šťavy</w:t>
        </w:r>
      </w:ins>
    </w:p>
    <w:p w14:paraId="0A77E34D" w14:textId="63E2C17A" w:rsidR="00BB701E" w:rsidRDefault="00BB701E" w:rsidP="00BB701E">
      <w:pPr>
        <w:spacing w:after="0"/>
        <w:contextualSpacing/>
        <w:rPr>
          <w:ins w:id="190" w:author="Martin Mozolak" w:date="2023-02-01T17:39:00Z"/>
          <w:sz w:val="24"/>
          <w:szCs w:val="24"/>
        </w:rPr>
      </w:pPr>
      <w:ins w:id="191" w:author="Martin Mozolak" w:date="2023-02-01T17:38:00Z">
        <w:r>
          <w:rPr>
            <w:sz w:val="24"/>
            <w:szCs w:val="24"/>
          </w:rPr>
          <w:t>2 strúčiky cesnaku</w:t>
        </w:r>
      </w:ins>
    </w:p>
    <w:p w14:paraId="0D254681" w14:textId="6BB72BF3" w:rsidR="00BB701E" w:rsidRDefault="00BB701E" w:rsidP="00BB701E">
      <w:pPr>
        <w:spacing w:after="0"/>
        <w:contextualSpacing/>
        <w:rPr>
          <w:ins w:id="192" w:author="Martin Mozolak" w:date="2023-02-01T17:36:00Z"/>
          <w:sz w:val="24"/>
          <w:szCs w:val="24"/>
        </w:rPr>
      </w:pPr>
      <w:ins w:id="193" w:author="Martin Mozolak" w:date="2023-02-01T17:39:00Z">
        <w:r>
          <w:rPr>
            <w:sz w:val="24"/>
            <w:szCs w:val="24"/>
          </w:rPr>
          <w:t>4 PL olivového oleja</w:t>
        </w:r>
      </w:ins>
    </w:p>
    <w:p w14:paraId="337ED861" w14:textId="34448FD8" w:rsidR="00BB701E" w:rsidRDefault="00BB701E" w:rsidP="00BB701E">
      <w:pPr>
        <w:spacing w:after="0"/>
        <w:contextualSpacing/>
        <w:rPr>
          <w:ins w:id="194" w:author="Martin Mozolak" w:date="2023-02-01T17:37:00Z"/>
          <w:sz w:val="24"/>
          <w:szCs w:val="24"/>
        </w:rPr>
      </w:pPr>
      <w:ins w:id="195" w:author="Martin Mozolak" w:date="2023-02-01T17:36:00Z">
        <w:r>
          <w:rPr>
            <w:sz w:val="24"/>
            <w:szCs w:val="24"/>
          </w:rPr>
          <w:t>soľ, korenie</w:t>
        </w:r>
      </w:ins>
    </w:p>
    <w:p w14:paraId="454F13A1" w14:textId="693B0FF4" w:rsidR="00BB701E" w:rsidRDefault="00BB701E" w:rsidP="00BB701E">
      <w:pPr>
        <w:spacing w:after="0"/>
        <w:contextualSpacing/>
        <w:rPr>
          <w:ins w:id="196" w:author="Martin Mozolak" w:date="2023-02-01T17:36:00Z"/>
          <w:sz w:val="24"/>
          <w:szCs w:val="24"/>
        </w:rPr>
      </w:pPr>
      <w:ins w:id="197" w:author="Martin Mozolak" w:date="2023-02-01T17:37:00Z">
        <w:r>
          <w:rPr>
            <w:sz w:val="24"/>
            <w:szCs w:val="24"/>
          </w:rPr>
          <w:t>100 ml vody</w:t>
        </w:r>
      </w:ins>
    </w:p>
    <w:p w14:paraId="208177B9" w14:textId="24169379" w:rsidR="00BB701E" w:rsidRDefault="00BB701E" w:rsidP="00BB701E">
      <w:pPr>
        <w:spacing w:after="0"/>
        <w:contextualSpacing/>
        <w:rPr>
          <w:ins w:id="198" w:author="Martin Mozolak" w:date="2023-02-01T17:37:00Z"/>
          <w:sz w:val="24"/>
          <w:szCs w:val="24"/>
        </w:rPr>
      </w:pPr>
      <w:ins w:id="199" w:author="Martin Mozolak" w:date="2023-02-01T17:36:00Z">
        <w:r>
          <w:rPr>
            <w:sz w:val="24"/>
            <w:szCs w:val="24"/>
          </w:rPr>
          <w:t xml:space="preserve">1 malá </w:t>
        </w:r>
      </w:ins>
      <w:ins w:id="200" w:author="Martin Mozolak" w:date="2023-02-01T17:37:00Z">
        <w:r>
          <w:rPr>
            <w:sz w:val="24"/>
            <w:szCs w:val="24"/>
          </w:rPr>
          <w:t xml:space="preserve">hrsť lístkov </w:t>
        </w:r>
        <w:proofErr w:type="spellStart"/>
        <w:r>
          <w:rPr>
            <w:sz w:val="24"/>
            <w:szCs w:val="24"/>
          </w:rPr>
          <w:t>zádušníka</w:t>
        </w:r>
        <w:proofErr w:type="spellEnd"/>
      </w:ins>
    </w:p>
    <w:p w14:paraId="29EA6B16" w14:textId="77777777" w:rsidR="00BB701E" w:rsidRDefault="00BB701E" w:rsidP="00BB701E">
      <w:pPr>
        <w:spacing w:after="0"/>
        <w:contextualSpacing/>
        <w:rPr>
          <w:ins w:id="201" w:author="Martin Mozolak" w:date="2023-02-01T17:31:00Z"/>
          <w:sz w:val="24"/>
          <w:szCs w:val="24"/>
        </w:rPr>
      </w:pPr>
    </w:p>
    <w:p w14:paraId="4BC47074" w14:textId="70305867" w:rsidR="00BB701E" w:rsidRPr="00BB701E" w:rsidRDefault="00BB701E" w:rsidP="00BB701E">
      <w:pPr>
        <w:spacing w:after="0"/>
        <w:contextualSpacing/>
        <w:rPr>
          <w:ins w:id="202" w:author="Martin Mozolak" w:date="2023-02-01T17:29:00Z"/>
          <w:sz w:val="24"/>
          <w:szCs w:val="24"/>
        </w:rPr>
      </w:pPr>
      <w:ins w:id="203" w:author="Martin Mozolak" w:date="2023-02-01T17:37:00Z">
        <w:r w:rsidRPr="00BB701E">
          <w:rPr>
            <w:b/>
            <w:bCs/>
            <w:sz w:val="24"/>
            <w:szCs w:val="24"/>
          </w:rPr>
          <w:t>Postup</w:t>
        </w:r>
        <w:r>
          <w:rPr>
            <w:sz w:val="24"/>
            <w:szCs w:val="24"/>
          </w:rPr>
          <w:t>:</w:t>
        </w:r>
      </w:ins>
    </w:p>
    <w:p w14:paraId="4A1AF87E" w14:textId="6C91A7FF" w:rsidR="00BB701E" w:rsidRPr="00BB701E" w:rsidRDefault="00BB701E" w:rsidP="00BB701E">
      <w:pPr>
        <w:spacing w:after="0"/>
        <w:contextualSpacing/>
        <w:rPr>
          <w:ins w:id="204" w:author="Martin Mozolak" w:date="2023-02-01T17:29:00Z"/>
          <w:sz w:val="24"/>
          <w:szCs w:val="24"/>
        </w:rPr>
      </w:pPr>
      <w:ins w:id="205" w:author="Martin Mozolak" w:date="2023-02-01T17:29:00Z">
        <w:r w:rsidRPr="00BB701E">
          <w:rPr>
            <w:sz w:val="24"/>
            <w:szCs w:val="24"/>
          </w:rPr>
          <w:t>Kešu orechy aspoň na polhodinu namoč</w:t>
        </w:r>
      </w:ins>
      <w:ins w:id="206" w:author="Martin Mozolak" w:date="2023-02-01T17:38:00Z">
        <w:r>
          <w:rPr>
            <w:sz w:val="24"/>
            <w:szCs w:val="24"/>
          </w:rPr>
          <w:t>t</w:t>
        </w:r>
      </w:ins>
      <w:ins w:id="207" w:author="Martin Mozolak" w:date="2023-02-01T17:29:00Z">
        <w:r w:rsidRPr="00BB701E">
          <w:rPr>
            <w:sz w:val="24"/>
            <w:szCs w:val="24"/>
          </w:rPr>
          <w:t>e do vody</w:t>
        </w:r>
      </w:ins>
      <w:ins w:id="208" w:author="Martin Mozolak" w:date="2023-02-01T17:38:00Z">
        <w:r>
          <w:rPr>
            <w:sz w:val="24"/>
            <w:szCs w:val="24"/>
          </w:rPr>
          <w:t xml:space="preserve"> s jablčným octom</w:t>
        </w:r>
      </w:ins>
      <w:ins w:id="209" w:author="Martin Mozolak" w:date="2023-02-01T17:29:00Z">
        <w:r w:rsidRPr="00BB701E">
          <w:rPr>
            <w:sz w:val="24"/>
            <w:szCs w:val="24"/>
          </w:rPr>
          <w:t xml:space="preserve"> (ideál</w:t>
        </w:r>
      </w:ins>
      <w:ins w:id="210" w:author="Martin Mozolak" w:date="2023-02-01T17:38:00Z">
        <w:r>
          <w:rPr>
            <w:sz w:val="24"/>
            <w:szCs w:val="24"/>
          </w:rPr>
          <w:t>ne</w:t>
        </w:r>
      </w:ins>
      <w:ins w:id="211" w:author="Martin Mozolak" w:date="2023-02-01T17:29:00Z">
        <w:r w:rsidRPr="00BB701E">
          <w:rPr>
            <w:sz w:val="24"/>
            <w:szCs w:val="24"/>
          </w:rPr>
          <w:t xml:space="preserve"> je tak 2-3).</w:t>
        </w:r>
      </w:ins>
    </w:p>
    <w:p w14:paraId="11EA194C" w14:textId="7AF48B2B" w:rsidR="002A751F" w:rsidRDefault="00BB701E" w:rsidP="00BB701E">
      <w:pPr>
        <w:spacing w:after="0"/>
        <w:contextualSpacing/>
        <w:rPr>
          <w:ins w:id="212" w:author="Martin Mozolak" w:date="2023-02-01T17:40:00Z"/>
          <w:sz w:val="24"/>
          <w:szCs w:val="24"/>
        </w:rPr>
      </w:pPr>
      <w:ins w:id="213" w:author="Martin Mozolak" w:date="2023-02-01T17:29:00Z">
        <w:r w:rsidRPr="00BB701E">
          <w:rPr>
            <w:sz w:val="24"/>
            <w:szCs w:val="24"/>
          </w:rPr>
          <w:t>Zlej</w:t>
        </w:r>
      </w:ins>
      <w:ins w:id="214" w:author="Martin Mozolak" w:date="2023-02-01T17:38:00Z">
        <w:r>
          <w:rPr>
            <w:sz w:val="24"/>
            <w:szCs w:val="24"/>
          </w:rPr>
          <w:t>t</w:t>
        </w:r>
      </w:ins>
      <w:ins w:id="215" w:author="Martin Mozolak" w:date="2023-02-01T17:29:00Z">
        <w:r w:rsidRPr="00BB701E">
          <w:rPr>
            <w:sz w:val="24"/>
            <w:szCs w:val="24"/>
          </w:rPr>
          <w:t xml:space="preserve">e a spolu so soľou, </w:t>
        </w:r>
      </w:ins>
      <w:ins w:id="216" w:author="Martin Mozolak" w:date="2023-02-01T17:38:00Z">
        <w:r>
          <w:rPr>
            <w:sz w:val="24"/>
            <w:szCs w:val="24"/>
          </w:rPr>
          <w:t>korením,</w:t>
        </w:r>
      </w:ins>
      <w:ins w:id="217" w:author="Martin Mozolak" w:date="2023-02-01T17:29:00Z">
        <w:r w:rsidRPr="00BB701E">
          <w:rPr>
            <w:sz w:val="24"/>
            <w:szCs w:val="24"/>
          </w:rPr>
          <w:t xml:space="preserve"> olivovým olejom, citrónom, cesnakom a vodou rozmixuj</w:t>
        </w:r>
      </w:ins>
      <w:ins w:id="218" w:author="Martin Mozolak" w:date="2023-02-01T17:40:00Z">
        <w:r w:rsidR="00D63C4E">
          <w:rPr>
            <w:sz w:val="24"/>
            <w:szCs w:val="24"/>
          </w:rPr>
          <w:t>te</w:t>
        </w:r>
      </w:ins>
      <w:ins w:id="219" w:author="Martin Mozolak" w:date="2023-02-01T17:29:00Z">
        <w:r w:rsidRPr="00BB701E">
          <w:rPr>
            <w:sz w:val="24"/>
            <w:szCs w:val="24"/>
          </w:rPr>
          <w:t xml:space="preserve"> do hladka.</w:t>
        </w:r>
      </w:ins>
      <w:ins w:id="220" w:author="Martin Mozolak" w:date="2023-02-01T17:40:00Z">
        <w:r w:rsidR="00D63C4E">
          <w:rPr>
            <w:sz w:val="24"/>
            <w:szCs w:val="24"/>
          </w:rPr>
          <w:t xml:space="preserve"> </w:t>
        </w:r>
      </w:ins>
      <w:ins w:id="221" w:author="Martin Mozolak" w:date="2023-02-01T17:29:00Z">
        <w:r w:rsidRPr="00BB701E">
          <w:rPr>
            <w:sz w:val="24"/>
            <w:szCs w:val="24"/>
          </w:rPr>
          <w:t>Vmieša</w:t>
        </w:r>
      </w:ins>
      <w:ins w:id="222" w:author="Martin Mozolak" w:date="2023-02-01T17:40:00Z">
        <w:r w:rsidR="00D63C4E">
          <w:rPr>
            <w:sz w:val="24"/>
            <w:szCs w:val="24"/>
          </w:rPr>
          <w:t>jte nadrobno</w:t>
        </w:r>
      </w:ins>
      <w:ins w:id="223" w:author="Martin Mozolak" w:date="2023-02-01T17:29:00Z">
        <w:r w:rsidRPr="00BB701E">
          <w:rPr>
            <w:sz w:val="24"/>
            <w:szCs w:val="24"/>
          </w:rPr>
          <w:t xml:space="preserve"> nasekané bylinky.</w:t>
        </w:r>
      </w:ins>
    </w:p>
    <w:p w14:paraId="128BF6BF" w14:textId="0E218BD5" w:rsidR="00D63C4E" w:rsidRDefault="00D63C4E" w:rsidP="00BB701E">
      <w:pPr>
        <w:spacing w:after="0"/>
        <w:contextualSpacing/>
        <w:rPr>
          <w:ins w:id="224" w:author="Martin Mozolak" w:date="2023-02-01T17:40:00Z"/>
          <w:sz w:val="24"/>
          <w:szCs w:val="24"/>
        </w:rPr>
      </w:pPr>
    </w:p>
    <w:p w14:paraId="37FE2D11" w14:textId="77777777" w:rsidR="001851EF" w:rsidRDefault="001851EF" w:rsidP="00BB701E">
      <w:pPr>
        <w:spacing w:after="0"/>
        <w:contextualSpacing/>
        <w:rPr>
          <w:sz w:val="24"/>
          <w:szCs w:val="24"/>
        </w:rPr>
      </w:pPr>
    </w:p>
    <w:p w14:paraId="5E85B6A1" w14:textId="4A318034" w:rsidR="002A751F" w:rsidRPr="002A751F" w:rsidRDefault="002A751F" w:rsidP="002A751F">
      <w:pPr>
        <w:spacing w:after="0"/>
        <w:contextualSpacing/>
        <w:jc w:val="center"/>
        <w:rPr>
          <w:b/>
          <w:sz w:val="24"/>
          <w:szCs w:val="24"/>
          <w:highlight w:val="cyan"/>
        </w:rPr>
      </w:pPr>
      <w:r w:rsidRPr="002A751F">
        <w:rPr>
          <w:b/>
          <w:sz w:val="24"/>
          <w:szCs w:val="24"/>
          <w:highlight w:val="cyan"/>
        </w:rPr>
        <w:t>ŽLTNICA MALOÚBOROVÁ</w:t>
      </w:r>
      <w:r w:rsidR="00041CE8" w:rsidRPr="00041CE8">
        <w:rPr>
          <w:b/>
          <w:sz w:val="24"/>
          <w:szCs w:val="24"/>
        </w:rPr>
        <w:t xml:space="preserve">                                       </w:t>
      </w:r>
      <w:r w:rsidR="00041CE8">
        <w:rPr>
          <w:b/>
          <w:sz w:val="24"/>
          <w:szCs w:val="24"/>
          <w:highlight w:val="cyan"/>
        </w:rPr>
        <w:t xml:space="preserve"> </w:t>
      </w:r>
      <w:commentRangeStart w:id="225"/>
      <w:r w:rsidR="00041CE8" w:rsidRPr="00041CE8">
        <w:rPr>
          <w:b/>
          <w:sz w:val="24"/>
          <w:szCs w:val="24"/>
          <w:highlight w:val="red"/>
        </w:rPr>
        <w:t>FOTO</w:t>
      </w:r>
      <w:commentRangeEnd w:id="225"/>
      <w:r w:rsidR="00041CE8">
        <w:rPr>
          <w:rStyle w:val="Odkaznakomentr"/>
        </w:rPr>
        <w:commentReference w:id="225"/>
      </w:r>
      <w:r w:rsidR="00041CE8">
        <w:rPr>
          <w:b/>
          <w:sz w:val="24"/>
          <w:szCs w:val="24"/>
          <w:highlight w:val="red"/>
        </w:rPr>
        <w:t xml:space="preserve"> </w:t>
      </w:r>
    </w:p>
    <w:p w14:paraId="4BD9354F" w14:textId="0FD4249B" w:rsidR="006213DC" w:rsidRDefault="002A751F" w:rsidP="006213DC">
      <w:pPr>
        <w:spacing w:after="0"/>
        <w:contextualSpacing/>
        <w:jc w:val="center"/>
        <w:rPr>
          <w:sz w:val="24"/>
          <w:szCs w:val="24"/>
        </w:rPr>
      </w:pPr>
      <w:proofErr w:type="spellStart"/>
      <w:r w:rsidRPr="002A751F">
        <w:rPr>
          <w:i/>
          <w:sz w:val="24"/>
          <w:szCs w:val="24"/>
        </w:rPr>
        <w:t>Peťour</w:t>
      </w:r>
      <w:proofErr w:type="spellEnd"/>
      <w:r w:rsidRPr="002A751F">
        <w:rPr>
          <w:i/>
          <w:sz w:val="24"/>
          <w:szCs w:val="24"/>
        </w:rPr>
        <w:t xml:space="preserve"> </w:t>
      </w:r>
      <w:proofErr w:type="spellStart"/>
      <w:r w:rsidRPr="002A751F">
        <w:rPr>
          <w:i/>
          <w:sz w:val="24"/>
          <w:szCs w:val="24"/>
        </w:rPr>
        <w:t>maloúborný</w:t>
      </w:r>
      <w:proofErr w:type="spellEnd"/>
      <w:r w:rsidRPr="002A751F">
        <w:rPr>
          <w:i/>
          <w:sz w:val="24"/>
          <w:szCs w:val="24"/>
        </w:rPr>
        <w:t xml:space="preserve"> </w:t>
      </w:r>
      <w:r w:rsidRPr="007B734F">
        <w:rPr>
          <w:sz w:val="24"/>
          <w:szCs w:val="24"/>
        </w:rPr>
        <w:t xml:space="preserve">(česky) – </w:t>
      </w:r>
      <w:proofErr w:type="spellStart"/>
      <w:r w:rsidRPr="002A751F">
        <w:rPr>
          <w:i/>
          <w:sz w:val="24"/>
          <w:szCs w:val="24"/>
        </w:rPr>
        <w:t>Galinsoga</w:t>
      </w:r>
      <w:proofErr w:type="spellEnd"/>
      <w:r w:rsidRPr="002A751F">
        <w:rPr>
          <w:i/>
          <w:sz w:val="24"/>
          <w:szCs w:val="24"/>
        </w:rPr>
        <w:t xml:space="preserve"> </w:t>
      </w:r>
      <w:proofErr w:type="spellStart"/>
      <w:r w:rsidRPr="002A751F">
        <w:rPr>
          <w:i/>
          <w:sz w:val="24"/>
          <w:szCs w:val="24"/>
        </w:rPr>
        <w:t>parviflora</w:t>
      </w:r>
      <w:proofErr w:type="spellEnd"/>
      <w:r w:rsidRPr="002A751F">
        <w:rPr>
          <w:i/>
          <w:sz w:val="24"/>
          <w:szCs w:val="24"/>
        </w:rPr>
        <w:t xml:space="preserve"> </w:t>
      </w:r>
      <w:r w:rsidRPr="007B734F">
        <w:rPr>
          <w:sz w:val="24"/>
          <w:szCs w:val="24"/>
        </w:rPr>
        <w:t>(latinsky)</w:t>
      </w:r>
    </w:p>
    <w:p w14:paraId="588CF858" w14:textId="79D2DBAB" w:rsidR="006213DC" w:rsidRPr="006213DC" w:rsidRDefault="006213DC" w:rsidP="006213DC">
      <w:pPr>
        <w:spacing w:after="0"/>
        <w:contextualSpacing/>
        <w:jc w:val="center"/>
        <w:rPr>
          <w:b/>
          <w:bCs/>
          <w:sz w:val="24"/>
          <w:szCs w:val="24"/>
        </w:rPr>
      </w:pPr>
      <w:r w:rsidRPr="006213DC">
        <w:rPr>
          <w:b/>
          <w:bCs/>
          <w:sz w:val="24"/>
          <w:szCs w:val="24"/>
        </w:rPr>
        <w:t>„Nemá to s nami ľahké.“</w:t>
      </w:r>
    </w:p>
    <w:p w14:paraId="29421A1F" w14:textId="77777777" w:rsidR="006213DC" w:rsidRDefault="006213DC" w:rsidP="006213DC">
      <w:pPr>
        <w:spacing w:after="0"/>
        <w:contextualSpacing/>
        <w:jc w:val="center"/>
        <w:rPr>
          <w:sz w:val="24"/>
          <w:szCs w:val="24"/>
        </w:rPr>
      </w:pPr>
    </w:p>
    <w:p w14:paraId="1DD1ECFD" w14:textId="7D723746" w:rsidR="006213DC" w:rsidRDefault="002A751F" w:rsidP="002A751F">
      <w:pPr>
        <w:spacing w:after="0"/>
        <w:contextualSpacing/>
        <w:rPr>
          <w:sz w:val="24"/>
          <w:szCs w:val="24"/>
        </w:rPr>
      </w:pPr>
      <w:r>
        <w:rPr>
          <w:sz w:val="24"/>
          <w:szCs w:val="24"/>
        </w:rPr>
        <w:t xml:space="preserve">Ak máte </w:t>
      </w:r>
      <w:proofErr w:type="spellStart"/>
      <w:r>
        <w:rPr>
          <w:sz w:val="24"/>
          <w:szCs w:val="24"/>
        </w:rPr>
        <w:t>žltnicu</w:t>
      </w:r>
      <w:proofErr w:type="spellEnd"/>
      <w:r>
        <w:rPr>
          <w:sz w:val="24"/>
          <w:szCs w:val="24"/>
        </w:rPr>
        <w:t xml:space="preserve"> v záhrade, zabudnite na </w:t>
      </w:r>
      <w:r w:rsidRPr="002A751F">
        <w:rPr>
          <w:sz w:val="24"/>
          <w:szCs w:val="24"/>
        </w:rPr>
        <w:t>vitamínové doplnky</w:t>
      </w:r>
      <w:r>
        <w:rPr>
          <w:sz w:val="24"/>
          <w:szCs w:val="24"/>
        </w:rPr>
        <w:t xml:space="preserve">. </w:t>
      </w:r>
      <w:r w:rsidRPr="002A751F">
        <w:rPr>
          <w:sz w:val="24"/>
          <w:szCs w:val="24"/>
        </w:rPr>
        <w:t>Táto</w:t>
      </w:r>
      <w:r>
        <w:rPr>
          <w:sz w:val="24"/>
          <w:szCs w:val="24"/>
        </w:rPr>
        <w:t xml:space="preserve">, pre mnohých záhradkárov invazívna </w:t>
      </w:r>
      <w:r w:rsidRPr="002A751F">
        <w:rPr>
          <w:sz w:val="24"/>
          <w:szCs w:val="24"/>
        </w:rPr>
        <w:t>burina</w:t>
      </w:r>
      <w:r>
        <w:rPr>
          <w:sz w:val="24"/>
          <w:szCs w:val="24"/>
        </w:rPr>
        <w:t>,</w:t>
      </w:r>
      <w:r w:rsidRPr="002A751F">
        <w:rPr>
          <w:sz w:val="24"/>
          <w:szCs w:val="24"/>
        </w:rPr>
        <w:t xml:space="preserve"> je taká nabitá živinami a minerálmi, že by ľahko prekonala špenát z obchodu v akejkoľvek súťaži o zdravie. </w:t>
      </w:r>
      <w:r w:rsidR="006213DC" w:rsidRPr="006213DC">
        <w:rPr>
          <w:sz w:val="24"/>
          <w:szCs w:val="24"/>
        </w:rPr>
        <w:t>Je to naozaj liečivá „burina“.</w:t>
      </w:r>
    </w:p>
    <w:p w14:paraId="7013A1EB" w14:textId="0CF45C4E" w:rsidR="006213DC" w:rsidRPr="006213DC" w:rsidRDefault="006213DC" w:rsidP="006213DC">
      <w:pPr>
        <w:spacing w:after="0"/>
        <w:contextualSpacing/>
        <w:rPr>
          <w:sz w:val="24"/>
          <w:szCs w:val="24"/>
        </w:rPr>
      </w:pPr>
      <w:r w:rsidRPr="006213DC">
        <w:rPr>
          <w:sz w:val="24"/>
          <w:szCs w:val="24"/>
        </w:rPr>
        <w:t>Poviem vám v</w:t>
      </w:r>
      <w:r>
        <w:rPr>
          <w:sz w:val="24"/>
          <w:szCs w:val="24"/>
        </w:rPr>
        <w:t> </w:t>
      </w:r>
      <w:r w:rsidRPr="006213DC">
        <w:rPr>
          <w:sz w:val="24"/>
          <w:szCs w:val="24"/>
        </w:rPr>
        <w:t>časoch</w:t>
      </w:r>
      <w:r>
        <w:rPr>
          <w:sz w:val="24"/>
          <w:szCs w:val="24"/>
        </w:rPr>
        <w:t>,</w:t>
      </w:r>
      <w:r w:rsidRPr="006213DC">
        <w:rPr>
          <w:sz w:val="24"/>
          <w:szCs w:val="24"/>
        </w:rPr>
        <w:t xml:space="preserve"> keď som burina poctivo trhala v záhradke mi mrkva nikdy tak pekne nerástla, ako teraz, keď pozorujem a nechávam v hriadkach aj tieto jedlé buriny.</w:t>
      </w:r>
      <w:r>
        <w:rPr>
          <w:sz w:val="24"/>
          <w:szCs w:val="24"/>
        </w:rPr>
        <w:t xml:space="preserve"> </w:t>
      </w:r>
      <w:r w:rsidRPr="006213DC">
        <w:rPr>
          <w:sz w:val="24"/>
          <w:szCs w:val="24"/>
        </w:rPr>
        <w:t>Jedno je jasné, keď už ju raz máte, tak tam zvyčajne aj ostane.</w:t>
      </w:r>
    </w:p>
    <w:p w14:paraId="668B7E23" w14:textId="206D3760" w:rsidR="00771680" w:rsidRDefault="0056268C" w:rsidP="002A751F">
      <w:pPr>
        <w:spacing w:after="0"/>
        <w:contextualSpacing/>
        <w:rPr>
          <w:sz w:val="24"/>
          <w:szCs w:val="24"/>
        </w:rPr>
      </w:pPr>
      <w:r>
        <w:rPr>
          <w:sz w:val="24"/>
          <w:szCs w:val="24"/>
        </w:rPr>
        <w:tab/>
      </w:r>
    </w:p>
    <w:p w14:paraId="27E84504" w14:textId="5D1AF3C1" w:rsidR="00771680" w:rsidRDefault="00771680" w:rsidP="002A751F">
      <w:pPr>
        <w:spacing w:after="0"/>
        <w:contextualSpacing/>
        <w:rPr>
          <w:sz w:val="24"/>
          <w:szCs w:val="24"/>
        </w:rPr>
      </w:pPr>
      <w:r>
        <w:rPr>
          <w:sz w:val="24"/>
          <w:szCs w:val="24"/>
        </w:rPr>
        <w:t xml:space="preserve">Keďže je to pomerne vysoká rastlinka, ktorá rastie v celých trsoch, dobre sa zbiera. Za malú chvíľu máte nazbierané aj na večeru aj na sušenie na čajík. </w:t>
      </w:r>
    </w:p>
    <w:p w14:paraId="6A0D12F4" w14:textId="129D16BA" w:rsidR="002A751F" w:rsidRDefault="002A751F" w:rsidP="002A751F">
      <w:pPr>
        <w:spacing w:after="0"/>
        <w:contextualSpacing/>
        <w:rPr>
          <w:sz w:val="24"/>
          <w:szCs w:val="24"/>
        </w:rPr>
      </w:pPr>
    </w:p>
    <w:p w14:paraId="0A94186D" w14:textId="6B5FA62F" w:rsidR="002A751F" w:rsidRDefault="002A751F" w:rsidP="002A751F">
      <w:pPr>
        <w:spacing w:after="0"/>
        <w:contextualSpacing/>
        <w:rPr>
          <w:b/>
          <w:sz w:val="24"/>
          <w:szCs w:val="24"/>
        </w:rPr>
      </w:pPr>
      <w:r w:rsidRPr="002A751F">
        <w:rPr>
          <w:b/>
          <w:sz w:val="24"/>
          <w:szCs w:val="24"/>
        </w:rPr>
        <w:t>Zaujímavé fakty</w:t>
      </w:r>
    </w:p>
    <w:p w14:paraId="4F774F3C" w14:textId="284B4E48" w:rsidR="002A751F" w:rsidRDefault="00F37340" w:rsidP="00F37340">
      <w:pPr>
        <w:pStyle w:val="Odsekzoznamu"/>
        <w:numPr>
          <w:ilvl w:val="0"/>
          <w:numId w:val="61"/>
        </w:numPr>
        <w:spacing w:after="0"/>
        <w:rPr>
          <w:bCs/>
          <w:sz w:val="24"/>
          <w:szCs w:val="24"/>
        </w:rPr>
      </w:pPr>
      <w:r w:rsidRPr="00F37340">
        <w:rPr>
          <w:bCs/>
          <w:sz w:val="24"/>
          <w:szCs w:val="24"/>
        </w:rPr>
        <w:t>Kvôli nepravidelnému rastu okvetných lístkov ju v niektorých krajinách prezývajú ako „sedmokráska, ktorá prehrala boj.“</w:t>
      </w:r>
    </w:p>
    <w:p w14:paraId="6C06D880" w14:textId="4F92895C" w:rsidR="00F37340" w:rsidRDefault="00771680" w:rsidP="00F37340">
      <w:pPr>
        <w:pStyle w:val="Odsekzoznamu"/>
        <w:numPr>
          <w:ilvl w:val="0"/>
          <w:numId w:val="61"/>
        </w:numPr>
        <w:spacing w:after="0"/>
        <w:rPr>
          <w:bCs/>
          <w:sz w:val="24"/>
          <w:szCs w:val="24"/>
        </w:rPr>
      </w:pPr>
      <w:proofErr w:type="spellStart"/>
      <w:r>
        <w:rPr>
          <w:bCs/>
          <w:sz w:val="24"/>
          <w:szCs w:val="24"/>
        </w:rPr>
        <w:t>Žltnica</w:t>
      </w:r>
      <w:proofErr w:type="spellEnd"/>
      <w:r>
        <w:rPr>
          <w:bCs/>
          <w:sz w:val="24"/>
          <w:szCs w:val="24"/>
        </w:rPr>
        <w:t xml:space="preserve"> prišla do strednej Európy v 19. storočí z južnej Ameriky, kde je bežne používaná a obľúbená v tradičnej kuchyni. Ale keďže tu ju ľudia nepoznali, dostala označenie ako invazívna a ničím zaujímavá burina. </w:t>
      </w:r>
    </w:p>
    <w:p w14:paraId="43AC76DF" w14:textId="352C7A06" w:rsidR="00771680" w:rsidRDefault="0056268C" w:rsidP="00F37340">
      <w:pPr>
        <w:pStyle w:val="Odsekzoznamu"/>
        <w:numPr>
          <w:ilvl w:val="0"/>
          <w:numId w:val="61"/>
        </w:numPr>
        <w:spacing w:after="0"/>
        <w:rPr>
          <w:bCs/>
          <w:sz w:val="24"/>
          <w:szCs w:val="24"/>
        </w:rPr>
      </w:pPr>
      <w:r w:rsidRPr="0056268C">
        <w:rPr>
          <w:bCs/>
          <w:sz w:val="24"/>
          <w:szCs w:val="24"/>
        </w:rPr>
        <w:t xml:space="preserve">Používajú sa listy najmä, stonky a dokonca aj kvety do </w:t>
      </w:r>
      <w:proofErr w:type="spellStart"/>
      <w:r w:rsidRPr="0056268C">
        <w:rPr>
          <w:bCs/>
          <w:sz w:val="24"/>
          <w:szCs w:val="24"/>
        </w:rPr>
        <w:t>smoothies</w:t>
      </w:r>
      <w:proofErr w:type="spellEnd"/>
      <w:r w:rsidRPr="0056268C">
        <w:rPr>
          <w:bCs/>
          <w:sz w:val="24"/>
          <w:szCs w:val="24"/>
        </w:rPr>
        <w:t>, šalátov, dusených jedál, dusené alebo odšťavené či zmiešané s inými šťavami. Má jemnú chuť a na zimné použitie sa dá sušiť.</w:t>
      </w:r>
    </w:p>
    <w:p w14:paraId="06520B81" w14:textId="6BD1DC57" w:rsidR="00C74B8A" w:rsidRDefault="00C74B8A" w:rsidP="00F37340">
      <w:pPr>
        <w:pStyle w:val="Odsekzoznamu"/>
        <w:numPr>
          <w:ilvl w:val="0"/>
          <w:numId w:val="61"/>
        </w:numPr>
        <w:spacing w:after="0"/>
        <w:rPr>
          <w:bCs/>
          <w:sz w:val="24"/>
          <w:szCs w:val="24"/>
        </w:rPr>
      </w:pPr>
      <w:r w:rsidRPr="00C74B8A">
        <w:rPr>
          <w:bCs/>
          <w:sz w:val="24"/>
          <w:szCs w:val="24"/>
        </w:rPr>
        <w:t>Šťava z</w:t>
      </w:r>
      <w:r>
        <w:rPr>
          <w:bCs/>
          <w:sz w:val="24"/>
          <w:szCs w:val="24"/>
        </w:rPr>
        <w:t xml:space="preserve">o </w:t>
      </w:r>
      <w:proofErr w:type="spellStart"/>
      <w:r>
        <w:rPr>
          <w:bCs/>
          <w:sz w:val="24"/>
          <w:szCs w:val="24"/>
        </w:rPr>
        <w:t>žltnice</w:t>
      </w:r>
      <w:proofErr w:type="spellEnd"/>
      <w:r>
        <w:rPr>
          <w:bCs/>
          <w:sz w:val="24"/>
          <w:szCs w:val="24"/>
        </w:rPr>
        <w:t xml:space="preserve"> </w:t>
      </w:r>
      <w:r w:rsidRPr="00C74B8A">
        <w:rPr>
          <w:bCs/>
          <w:sz w:val="24"/>
          <w:szCs w:val="24"/>
        </w:rPr>
        <w:t>pomáha rýchlejšie zrážať krv a pôsobí aj ako antibiotikum.</w:t>
      </w:r>
    </w:p>
    <w:p w14:paraId="387145EC" w14:textId="7C45FE5B" w:rsidR="00F37340" w:rsidRDefault="00F37340" w:rsidP="00F37340">
      <w:pPr>
        <w:spacing w:after="0"/>
        <w:rPr>
          <w:bCs/>
          <w:sz w:val="24"/>
          <w:szCs w:val="24"/>
        </w:rPr>
      </w:pPr>
    </w:p>
    <w:p w14:paraId="243BE19F" w14:textId="77777777" w:rsidR="00F37340" w:rsidRPr="00F37340" w:rsidRDefault="00F37340" w:rsidP="00F37340">
      <w:pPr>
        <w:spacing w:after="0"/>
        <w:rPr>
          <w:bCs/>
          <w:sz w:val="24"/>
          <w:szCs w:val="24"/>
        </w:rPr>
      </w:pPr>
    </w:p>
    <w:p w14:paraId="6E79B77B" w14:textId="3F1AE0B5" w:rsidR="002A751F" w:rsidRDefault="002A751F" w:rsidP="002A751F">
      <w:pPr>
        <w:spacing w:after="0"/>
        <w:contextualSpacing/>
        <w:rPr>
          <w:b/>
          <w:sz w:val="24"/>
          <w:szCs w:val="24"/>
        </w:rPr>
      </w:pPr>
      <w:r w:rsidRPr="002A751F">
        <w:rPr>
          <w:b/>
          <w:sz w:val="24"/>
          <w:szCs w:val="24"/>
        </w:rPr>
        <w:t>Ako rastlinku spoznať?</w:t>
      </w:r>
    </w:p>
    <w:p w14:paraId="38711E64" w14:textId="04370E23" w:rsidR="002A751F" w:rsidRDefault="002A751F" w:rsidP="002A751F">
      <w:pPr>
        <w:spacing w:after="0"/>
        <w:contextualSpacing/>
        <w:rPr>
          <w:bCs/>
          <w:sz w:val="24"/>
          <w:szCs w:val="24"/>
        </w:rPr>
      </w:pPr>
      <w:r w:rsidRPr="002A751F">
        <w:rPr>
          <w:bCs/>
          <w:sz w:val="24"/>
          <w:szCs w:val="24"/>
        </w:rPr>
        <w:t>Listy, kvety, semená a stonka sú jedlé.</w:t>
      </w:r>
      <w:r w:rsidR="00771680">
        <w:rPr>
          <w:bCs/>
          <w:sz w:val="24"/>
          <w:szCs w:val="24"/>
        </w:rPr>
        <w:t xml:space="preserve"> Najlepšie sú však </w:t>
      </w:r>
      <w:r w:rsidR="000E452A">
        <w:rPr>
          <w:bCs/>
          <w:sz w:val="24"/>
          <w:szCs w:val="24"/>
        </w:rPr>
        <w:t xml:space="preserve">oválne, ozubené </w:t>
      </w:r>
      <w:r w:rsidR="00771680">
        <w:rPr>
          <w:bCs/>
          <w:sz w:val="24"/>
          <w:szCs w:val="24"/>
        </w:rPr>
        <w:t xml:space="preserve">listy, </w:t>
      </w:r>
      <w:r w:rsidR="000E452A" w:rsidRPr="000E452A">
        <w:rPr>
          <w:bCs/>
          <w:sz w:val="24"/>
          <w:szCs w:val="24"/>
        </w:rPr>
        <w:t xml:space="preserve"> </w:t>
      </w:r>
      <w:r w:rsidR="000E452A">
        <w:rPr>
          <w:bCs/>
          <w:sz w:val="24"/>
          <w:szCs w:val="24"/>
        </w:rPr>
        <w:t xml:space="preserve">ktoré rastú </w:t>
      </w:r>
      <w:r w:rsidR="000E452A" w:rsidRPr="000E452A">
        <w:rPr>
          <w:bCs/>
          <w:sz w:val="24"/>
          <w:szCs w:val="24"/>
        </w:rPr>
        <w:t>na protiľahlo rozvetvených stonkách</w:t>
      </w:r>
      <w:r w:rsidR="00C74B8A">
        <w:rPr>
          <w:bCs/>
          <w:sz w:val="24"/>
          <w:szCs w:val="24"/>
        </w:rPr>
        <w:t xml:space="preserve">, </w:t>
      </w:r>
      <w:r w:rsidR="00C74B8A" w:rsidRPr="00C74B8A">
        <w:rPr>
          <w:bCs/>
          <w:sz w:val="24"/>
          <w:szCs w:val="24"/>
        </w:rPr>
        <w:t>s chĺpkami na okrajoch</w:t>
      </w:r>
      <w:r w:rsidR="00C74B8A">
        <w:rPr>
          <w:bCs/>
          <w:sz w:val="24"/>
          <w:szCs w:val="24"/>
        </w:rPr>
        <w:t>.</w:t>
      </w:r>
    </w:p>
    <w:p w14:paraId="2022DED9" w14:textId="11E62973" w:rsidR="0056268C" w:rsidRPr="002A751F" w:rsidRDefault="0056268C" w:rsidP="002A751F">
      <w:pPr>
        <w:spacing w:after="0"/>
        <w:contextualSpacing/>
        <w:rPr>
          <w:bCs/>
          <w:sz w:val="24"/>
          <w:szCs w:val="24"/>
        </w:rPr>
      </w:pPr>
      <w:r w:rsidRPr="0056268C">
        <w:rPr>
          <w:bCs/>
          <w:sz w:val="24"/>
          <w:szCs w:val="24"/>
        </w:rPr>
        <w:t xml:space="preserve">Charakteristický je </w:t>
      </w:r>
      <w:r>
        <w:rPr>
          <w:bCs/>
          <w:sz w:val="24"/>
          <w:szCs w:val="24"/>
        </w:rPr>
        <w:t xml:space="preserve">ale </w:t>
      </w:r>
      <w:r w:rsidRPr="0056268C">
        <w:rPr>
          <w:bCs/>
          <w:sz w:val="24"/>
          <w:szCs w:val="24"/>
        </w:rPr>
        <w:t>pre ňu kvet, ktorý vyzerá ako keby mu niekto vytrhal lupienky. Má iba 5 bielych 3-zubých kvetov. Trochu mi pripomína kvietok harmančeku.</w:t>
      </w:r>
    </w:p>
    <w:p w14:paraId="14972E81" w14:textId="77777777" w:rsidR="002A751F" w:rsidRPr="002A751F" w:rsidRDefault="002A751F" w:rsidP="002A751F">
      <w:pPr>
        <w:spacing w:after="0"/>
        <w:contextualSpacing/>
        <w:rPr>
          <w:b/>
          <w:sz w:val="24"/>
          <w:szCs w:val="24"/>
        </w:rPr>
      </w:pPr>
    </w:p>
    <w:p w14:paraId="4E80D821" w14:textId="66A7A5B0" w:rsidR="002A751F" w:rsidRDefault="002A751F" w:rsidP="002A751F">
      <w:pPr>
        <w:spacing w:after="0"/>
        <w:contextualSpacing/>
        <w:rPr>
          <w:b/>
          <w:sz w:val="24"/>
          <w:szCs w:val="24"/>
        </w:rPr>
      </w:pPr>
      <w:r w:rsidRPr="002A751F">
        <w:rPr>
          <w:b/>
          <w:sz w:val="24"/>
          <w:szCs w:val="24"/>
        </w:rPr>
        <w:t>Kedy ju zbierať?</w:t>
      </w:r>
    </w:p>
    <w:p w14:paraId="46B563D7" w14:textId="07CBDE21" w:rsidR="006213DC" w:rsidRDefault="006213DC" w:rsidP="006213DC">
      <w:pPr>
        <w:spacing w:after="0"/>
        <w:contextualSpacing/>
        <w:rPr>
          <w:bCs/>
          <w:sz w:val="24"/>
          <w:szCs w:val="24"/>
        </w:rPr>
      </w:pPr>
      <w:r w:rsidRPr="006213DC">
        <w:rPr>
          <w:bCs/>
          <w:sz w:val="24"/>
          <w:szCs w:val="24"/>
        </w:rPr>
        <w:t xml:space="preserve">Kvitne od apríla do prvých mrazov a rada rastie medzi vašou zeleninou a kvetmi na obrábanej pôde. </w:t>
      </w:r>
      <w:proofErr w:type="spellStart"/>
      <w:r>
        <w:rPr>
          <w:bCs/>
          <w:sz w:val="24"/>
          <w:szCs w:val="24"/>
        </w:rPr>
        <w:t>Žltnicu</w:t>
      </w:r>
      <w:proofErr w:type="spellEnd"/>
      <w:r>
        <w:rPr>
          <w:bCs/>
          <w:sz w:val="24"/>
          <w:szCs w:val="24"/>
        </w:rPr>
        <w:t xml:space="preserve"> okrem záhrady </w:t>
      </w:r>
      <w:r w:rsidRPr="002A751F">
        <w:rPr>
          <w:bCs/>
          <w:sz w:val="24"/>
          <w:szCs w:val="24"/>
        </w:rPr>
        <w:t xml:space="preserve">pravdepodobne </w:t>
      </w:r>
      <w:r>
        <w:rPr>
          <w:bCs/>
          <w:sz w:val="24"/>
          <w:szCs w:val="24"/>
        </w:rPr>
        <w:t>nájdete aj</w:t>
      </w:r>
      <w:r w:rsidRPr="002A751F">
        <w:rPr>
          <w:bCs/>
          <w:sz w:val="24"/>
          <w:szCs w:val="24"/>
        </w:rPr>
        <w:t xml:space="preserve"> vo vašich kvetináčoch, záhradných záhonoch a pozdĺž okrajov parkov.</w:t>
      </w:r>
    </w:p>
    <w:p w14:paraId="488C3617" w14:textId="37C3FA56" w:rsidR="002A751F" w:rsidRDefault="002A751F" w:rsidP="002A751F">
      <w:pPr>
        <w:spacing w:after="0"/>
        <w:contextualSpacing/>
        <w:rPr>
          <w:bCs/>
          <w:sz w:val="24"/>
          <w:szCs w:val="24"/>
        </w:rPr>
      </w:pPr>
    </w:p>
    <w:p w14:paraId="3FF039F0" w14:textId="06FC6920" w:rsidR="002A751F" w:rsidRDefault="002A751F" w:rsidP="002A751F">
      <w:pPr>
        <w:spacing w:after="0"/>
        <w:contextualSpacing/>
        <w:rPr>
          <w:b/>
          <w:sz w:val="24"/>
          <w:szCs w:val="24"/>
        </w:rPr>
      </w:pPr>
      <w:r w:rsidRPr="002A751F">
        <w:rPr>
          <w:b/>
          <w:sz w:val="24"/>
          <w:szCs w:val="24"/>
        </w:rPr>
        <w:t>Čo obsahuje?</w:t>
      </w:r>
    </w:p>
    <w:p w14:paraId="1C599D23" w14:textId="7728F134" w:rsidR="006213DC" w:rsidRPr="006213DC" w:rsidRDefault="0056268C" w:rsidP="002A751F">
      <w:pPr>
        <w:spacing w:after="0"/>
        <w:contextualSpacing/>
        <w:rPr>
          <w:bCs/>
          <w:sz w:val="24"/>
          <w:szCs w:val="24"/>
        </w:rPr>
      </w:pPr>
      <w:r w:rsidRPr="002A751F">
        <w:rPr>
          <w:sz w:val="24"/>
          <w:szCs w:val="24"/>
        </w:rPr>
        <w:t xml:space="preserve">Železo, vápnik, horčík, zinok, vitamín A, vitamín C...na čo si </w:t>
      </w:r>
      <w:r>
        <w:rPr>
          <w:sz w:val="24"/>
          <w:szCs w:val="24"/>
        </w:rPr>
        <w:t xml:space="preserve">len </w:t>
      </w:r>
      <w:r w:rsidRPr="002A751F">
        <w:rPr>
          <w:sz w:val="24"/>
          <w:szCs w:val="24"/>
        </w:rPr>
        <w:t>spomeniete, máte to!</w:t>
      </w:r>
      <w:r>
        <w:rPr>
          <w:sz w:val="24"/>
          <w:szCs w:val="24"/>
        </w:rPr>
        <w:t xml:space="preserve"> Ž</w:t>
      </w:r>
      <w:r w:rsidR="006213DC">
        <w:rPr>
          <w:bCs/>
          <w:sz w:val="24"/>
          <w:szCs w:val="24"/>
        </w:rPr>
        <w:t>elez</w:t>
      </w:r>
      <w:r>
        <w:rPr>
          <w:bCs/>
          <w:sz w:val="24"/>
          <w:szCs w:val="24"/>
        </w:rPr>
        <w:t>a</w:t>
      </w:r>
      <w:r w:rsidR="006213DC">
        <w:rPr>
          <w:bCs/>
          <w:sz w:val="24"/>
          <w:szCs w:val="24"/>
        </w:rPr>
        <w:t xml:space="preserve"> obsahuje raz toľko ako špenát</w:t>
      </w:r>
      <w:r>
        <w:rPr>
          <w:bCs/>
          <w:sz w:val="24"/>
          <w:szCs w:val="24"/>
        </w:rPr>
        <w:t>, až 5,3 mg na 100 g a </w:t>
      </w:r>
      <w:r w:rsidRPr="0056268C">
        <w:rPr>
          <w:bCs/>
          <w:sz w:val="24"/>
          <w:szCs w:val="24"/>
        </w:rPr>
        <w:t>vápnika</w:t>
      </w:r>
      <w:r>
        <w:rPr>
          <w:bCs/>
          <w:sz w:val="24"/>
          <w:szCs w:val="24"/>
        </w:rPr>
        <w:t xml:space="preserve"> až</w:t>
      </w:r>
      <w:r w:rsidRPr="0056268C">
        <w:rPr>
          <w:bCs/>
          <w:sz w:val="24"/>
          <w:szCs w:val="24"/>
        </w:rPr>
        <w:t xml:space="preserve"> 284 mg na 100 g (petržlen 140 mg)</w:t>
      </w:r>
      <w:r>
        <w:rPr>
          <w:bCs/>
          <w:sz w:val="24"/>
          <w:szCs w:val="24"/>
        </w:rPr>
        <w:t xml:space="preserve">. </w:t>
      </w:r>
    </w:p>
    <w:p w14:paraId="2078839D" w14:textId="77777777" w:rsidR="002A751F" w:rsidRPr="002A751F" w:rsidRDefault="002A751F" w:rsidP="002A751F">
      <w:pPr>
        <w:spacing w:after="0"/>
        <w:contextualSpacing/>
        <w:rPr>
          <w:b/>
          <w:sz w:val="24"/>
          <w:szCs w:val="24"/>
        </w:rPr>
      </w:pPr>
    </w:p>
    <w:p w14:paraId="7DEB7EC1" w14:textId="06EC56B5" w:rsidR="002A751F" w:rsidRDefault="002A751F" w:rsidP="002A751F">
      <w:pPr>
        <w:spacing w:after="0"/>
        <w:contextualSpacing/>
        <w:rPr>
          <w:b/>
          <w:sz w:val="24"/>
          <w:szCs w:val="24"/>
        </w:rPr>
      </w:pPr>
      <w:r w:rsidRPr="002A751F">
        <w:rPr>
          <w:b/>
          <w:sz w:val="24"/>
          <w:szCs w:val="24"/>
        </w:rPr>
        <w:t>Pri akých problémoch vám pomôže?</w:t>
      </w:r>
    </w:p>
    <w:p w14:paraId="33C70338" w14:textId="568EA5CE" w:rsidR="000E452A" w:rsidRPr="000E452A" w:rsidRDefault="000E452A" w:rsidP="002A751F">
      <w:pPr>
        <w:spacing w:after="0"/>
        <w:contextualSpacing/>
        <w:rPr>
          <w:bCs/>
          <w:sz w:val="24"/>
          <w:szCs w:val="24"/>
        </w:rPr>
      </w:pPr>
      <w:r>
        <w:rPr>
          <w:bCs/>
          <w:sz w:val="24"/>
          <w:szCs w:val="24"/>
        </w:rPr>
        <w:t>Bylinka sa</w:t>
      </w:r>
      <w:r w:rsidRPr="000E452A">
        <w:rPr>
          <w:bCs/>
          <w:sz w:val="24"/>
          <w:szCs w:val="24"/>
        </w:rPr>
        <w:t xml:space="preserve"> </w:t>
      </w:r>
      <w:proofErr w:type="spellStart"/>
      <w:r w:rsidRPr="000E452A">
        <w:rPr>
          <w:bCs/>
          <w:sz w:val="24"/>
          <w:szCs w:val="24"/>
        </w:rPr>
        <w:t>používan</w:t>
      </w:r>
      <w:r w:rsidR="00C74B8A">
        <w:rPr>
          <w:bCs/>
          <w:sz w:val="24"/>
          <w:szCs w:val="24"/>
        </w:rPr>
        <w:t>a</w:t>
      </w:r>
      <w:proofErr w:type="spellEnd"/>
      <w:r w:rsidRPr="000E452A">
        <w:rPr>
          <w:bCs/>
          <w:sz w:val="24"/>
          <w:szCs w:val="24"/>
        </w:rPr>
        <w:t xml:space="preserve"> proti lupienke, ekzémom, </w:t>
      </w:r>
      <w:r w:rsidR="00C74B8A">
        <w:rPr>
          <w:bCs/>
          <w:sz w:val="24"/>
          <w:szCs w:val="24"/>
        </w:rPr>
        <w:t xml:space="preserve">ale aj </w:t>
      </w:r>
      <w:r w:rsidRPr="000E452A">
        <w:rPr>
          <w:bCs/>
          <w:sz w:val="24"/>
          <w:szCs w:val="24"/>
        </w:rPr>
        <w:t xml:space="preserve">na zle sa hojace rany </w:t>
      </w:r>
      <w:r w:rsidR="00C74B8A">
        <w:rPr>
          <w:bCs/>
          <w:sz w:val="24"/>
          <w:szCs w:val="24"/>
        </w:rPr>
        <w:t>či</w:t>
      </w:r>
      <w:r w:rsidRPr="000E452A">
        <w:rPr>
          <w:bCs/>
          <w:sz w:val="24"/>
          <w:szCs w:val="24"/>
        </w:rPr>
        <w:t xml:space="preserve"> paradentózu.</w:t>
      </w:r>
      <w:r w:rsidR="00C74B8A">
        <w:rPr>
          <w:bCs/>
          <w:sz w:val="24"/>
          <w:szCs w:val="24"/>
        </w:rPr>
        <w:t xml:space="preserve"> </w:t>
      </w:r>
      <w:proofErr w:type="spellStart"/>
      <w:r w:rsidR="00C74B8A">
        <w:rPr>
          <w:bCs/>
          <w:sz w:val="24"/>
          <w:szCs w:val="24"/>
        </w:rPr>
        <w:t>Žltnica</w:t>
      </w:r>
      <w:proofErr w:type="spellEnd"/>
      <w:r w:rsidR="00C74B8A">
        <w:rPr>
          <w:bCs/>
          <w:sz w:val="24"/>
          <w:szCs w:val="24"/>
        </w:rPr>
        <w:t xml:space="preserve"> </w:t>
      </w:r>
      <w:r w:rsidR="00C74B8A" w:rsidRPr="00C74B8A">
        <w:rPr>
          <w:bCs/>
          <w:sz w:val="24"/>
          <w:szCs w:val="24"/>
        </w:rPr>
        <w:t xml:space="preserve">obsahuje </w:t>
      </w:r>
      <w:r w:rsidR="00C74B8A">
        <w:rPr>
          <w:bCs/>
          <w:sz w:val="24"/>
          <w:szCs w:val="24"/>
        </w:rPr>
        <w:t xml:space="preserve">tzv. </w:t>
      </w:r>
      <w:r w:rsidR="00C74B8A" w:rsidRPr="00C74B8A">
        <w:rPr>
          <w:bCs/>
          <w:sz w:val="24"/>
          <w:szCs w:val="24"/>
        </w:rPr>
        <w:t>ACE inhibítory, ktoré pomáhajú pri liečbe vysokého krvného tlaku a srdcových chorôb.</w:t>
      </w:r>
    </w:p>
    <w:p w14:paraId="5A22DFB0" w14:textId="77777777" w:rsidR="000E452A" w:rsidRDefault="000E452A" w:rsidP="002A751F">
      <w:pPr>
        <w:spacing w:after="0"/>
        <w:contextualSpacing/>
        <w:rPr>
          <w:b/>
          <w:sz w:val="24"/>
          <w:szCs w:val="24"/>
        </w:rPr>
      </w:pPr>
    </w:p>
    <w:p w14:paraId="0D3854E2" w14:textId="77777777" w:rsidR="002A751F" w:rsidRPr="002A751F" w:rsidRDefault="002A751F" w:rsidP="002A751F">
      <w:pPr>
        <w:spacing w:after="0"/>
        <w:contextualSpacing/>
        <w:rPr>
          <w:b/>
          <w:sz w:val="24"/>
          <w:szCs w:val="24"/>
        </w:rPr>
      </w:pPr>
    </w:p>
    <w:p w14:paraId="2F7D8941" w14:textId="4E6AB8C2" w:rsidR="002A751F" w:rsidRPr="002A751F" w:rsidRDefault="002A751F" w:rsidP="002A751F">
      <w:pPr>
        <w:spacing w:after="0"/>
        <w:contextualSpacing/>
        <w:rPr>
          <w:b/>
          <w:sz w:val="24"/>
          <w:szCs w:val="24"/>
        </w:rPr>
      </w:pPr>
      <w:r w:rsidRPr="002A751F">
        <w:rPr>
          <w:b/>
          <w:sz w:val="24"/>
          <w:szCs w:val="24"/>
        </w:rPr>
        <w:t>Tipy na najlepšie využitie</w:t>
      </w:r>
    </w:p>
    <w:p w14:paraId="4037C194" w14:textId="33FBCD6F" w:rsidR="002A751F" w:rsidRDefault="002A751F" w:rsidP="002A751F">
      <w:pPr>
        <w:spacing w:after="0"/>
        <w:contextualSpacing/>
        <w:jc w:val="center"/>
        <w:rPr>
          <w:sz w:val="24"/>
          <w:szCs w:val="24"/>
        </w:rPr>
      </w:pPr>
    </w:p>
    <w:p w14:paraId="5E04E79A" w14:textId="721B2BE6" w:rsidR="008C2437" w:rsidRPr="008C2437" w:rsidRDefault="008C2437" w:rsidP="008C2437">
      <w:pPr>
        <w:spacing w:after="0"/>
        <w:contextualSpacing/>
        <w:rPr>
          <w:b/>
          <w:bCs/>
          <w:sz w:val="24"/>
          <w:szCs w:val="24"/>
        </w:rPr>
      </w:pPr>
      <w:r>
        <w:rPr>
          <w:b/>
          <w:bCs/>
          <w:sz w:val="24"/>
          <w:szCs w:val="24"/>
          <w:highlight w:val="magenta"/>
        </w:rPr>
        <w:t>Tekvicovo - b</w:t>
      </w:r>
      <w:r w:rsidRPr="008C2437">
        <w:rPr>
          <w:b/>
          <w:bCs/>
          <w:sz w:val="24"/>
          <w:szCs w:val="24"/>
          <w:highlight w:val="magenta"/>
        </w:rPr>
        <w:t xml:space="preserve">ylinkové </w:t>
      </w:r>
      <w:proofErr w:type="spellStart"/>
      <w:r w:rsidRPr="008C2437">
        <w:rPr>
          <w:b/>
          <w:bCs/>
          <w:sz w:val="24"/>
          <w:szCs w:val="24"/>
          <w:highlight w:val="magenta"/>
        </w:rPr>
        <w:t>lasagne</w:t>
      </w:r>
      <w:proofErr w:type="spellEnd"/>
    </w:p>
    <w:p w14:paraId="05C7917E" w14:textId="77777777" w:rsidR="008C2437" w:rsidRDefault="008C2437" w:rsidP="008C2437">
      <w:pPr>
        <w:spacing w:after="0"/>
        <w:contextualSpacing/>
        <w:rPr>
          <w:sz w:val="24"/>
          <w:szCs w:val="24"/>
        </w:rPr>
      </w:pPr>
    </w:p>
    <w:p w14:paraId="2AA1E8D0" w14:textId="5C117A35" w:rsidR="0056268C" w:rsidRDefault="008C2437" w:rsidP="0056268C">
      <w:pPr>
        <w:spacing w:after="0"/>
        <w:contextualSpacing/>
        <w:rPr>
          <w:sz w:val="24"/>
          <w:szCs w:val="24"/>
        </w:rPr>
      </w:pPr>
      <w:proofErr w:type="spellStart"/>
      <w:r>
        <w:rPr>
          <w:sz w:val="24"/>
          <w:szCs w:val="24"/>
        </w:rPr>
        <w:t>Žltnicu</w:t>
      </w:r>
      <w:proofErr w:type="spellEnd"/>
      <w:r>
        <w:rPr>
          <w:sz w:val="24"/>
          <w:szCs w:val="24"/>
        </w:rPr>
        <w:t xml:space="preserve"> radi</w:t>
      </w:r>
      <w:r w:rsidR="0056268C" w:rsidRPr="002A751F">
        <w:rPr>
          <w:sz w:val="24"/>
          <w:szCs w:val="24"/>
        </w:rPr>
        <w:t xml:space="preserve"> pridávame ako náplň</w:t>
      </w:r>
      <w:r w:rsidR="0056268C">
        <w:rPr>
          <w:sz w:val="24"/>
          <w:szCs w:val="24"/>
        </w:rPr>
        <w:t xml:space="preserve"> do rôznych slaných </w:t>
      </w:r>
      <w:r>
        <w:rPr>
          <w:sz w:val="24"/>
          <w:szCs w:val="24"/>
        </w:rPr>
        <w:t xml:space="preserve">jedál a </w:t>
      </w:r>
      <w:r w:rsidR="0056268C">
        <w:rPr>
          <w:sz w:val="24"/>
          <w:szCs w:val="24"/>
        </w:rPr>
        <w:t>koláčov</w:t>
      </w:r>
      <w:r w:rsidR="0056268C" w:rsidRPr="002A751F">
        <w:rPr>
          <w:sz w:val="24"/>
          <w:szCs w:val="24"/>
        </w:rPr>
        <w:t>, pretože j</w:t>
      </w:r>
      <w:r w:rsidR="0056268C">
        <w:rPr>
          <w:sz w:val="24"/>
          <w:szCs w:val="24"/>
        </w:rPr>
        <w:t xml:space="preserve">ej chuť neutrálna. </w:t>
      </w:r>
      <w:proofErr w:type="spellStart"/>
      <w:r>
        <w:rPr>
          <w:sz w:val="24"/>
          <w:szCs w:val="24"/>
        </w:rPr>
        <w:t>Lasagne</w:t>
      </w:r>
      <w:proofErr w:type="spellEnd"/>
      <w:r>
        <w:rPr>
          <w:sz w:val="24"/>
          <w:szCs w:val="24"/>
        </w:rPr>
        <w:t xml:space="preserve"> je jednoduché, univerzálne a rýchle jedlo, ktoré môžete naplniť prakticky </w:t>
      </w:r>
      <w:r>
        <w:rPr>
          <w:sz w:val="24"/>
          <w:szCs w:val="24"/>
        </w:rPr>
        <w:lastRenderedPageBreak/>
        <w:t xml:space="preserve">čím chcete. Sladká maslová tekvica je na jednu vrstvu </w:t>
      </w:r>
      <w:proofErr w:type="spellStart"/>
      <w:r>
        <w:rPr>
          <w:sz w:val="24"/>
          <w:szCs w:val="24"/>
        </w:rPr>
        <w:t>lasagní</w:t>
      </w:r>
      <w:proofErr w:type="spellEnd"/>
      <w:r>
        <w:rPr>
          <w:sz w:val="24"/>
          <w:szCs w:val="24"/>
        </w:rPr>
        <w:t xml:space="preserve"> ako stvorená. Druhá vrstva je falošná špenátová. Samozrejme s ešte výživnejšou </w:t>
      </w:r>
      <w:proofErr w:type="spellStart"/>
      <w:r>
        <w:rPr>
          <w:sz w:val="24"/>
          <w:szCs w:val="24"/>
        </w:rPr>
        <w:t>žltnicou</w:t>
      </w:r>
      <w:proofErr w:type="spellEnd"/>
      <w:r>
        <w:rPr>
          <w:sz w:val="24"/>
          <w:szCs w:val="24"/>
        </w:rPr>
        <w:t xml:space="preserve">. </w:t>
      </w:r>
    </w:p>
    <w:p w14:paraId="3F1115A2" w14:textId="77777777" w:rsidR="002A751F" w:rsidRDefault="002A751F" w:rsidP="002A751F">
      <w:pPr>
        <w:spacing w:after="0"/>
        <w:contextualSpacing/>
        <w:rPr>
          <w:sz w:val="24"/>
          <w:szCs w:val="24"/>
        </w:rPr>
      </w:pPr>
    </w:p>
    <w:p w14:paraId="369A53AB" w14:textId="2436A6F2" w:rsidR="002A751F" w:rsidRPr="004B5807" w:rsidRDefault="008C2437" w:rsidP="00027168">
      <w:pPr>
        <w:spacing w:after="0"/>
        <w:contextualSpacing/>
        <w:rPr>
          <w:b/>
          <w:bCs/>
          <w:sz w:val="24"/>
          <w:szCs w:val="24"/>
        </w:rPr>
      </w:pPr>
      <w:r w:rsidRPr="004B5807">
        <w:rPr>
          <w:b/>
          <w:bCs/>
          <w:sz w:val="24"/>
          <w:szCs w:val="24"/>
        </w:rPr>
        <w:t>Na tekvicovú vrstvu potrebujete:</w:t>
      </w:r>
    </w:p>
    <w:p w14:paraId="62ABA607" w14:textId="09F6122A" w:rsidR="004B5807" w:rsidRDefault="004B5807" w:rsidP="00027168">
      <w:pPr>
        <w:spacing w:after="0"/>
        <w:contextualSpacing/>
        <w:rPr>
          <w:sz w:val="24"/>
          <w:szCs w:val="24"/>
        </w:rPr>
      </w:pPr>
      <w:r>
        <w:rPr>
          <w:sz w:val="24"/>
          <w:szCs w:val="24"/>
        </w:rPr>
        <w:t>1 stredne veľkú maslové tekvicu</w:t>
      </w:r>
    </w:p>
    <w:p w14:paraId="40238F1A" w14:textId="7F74008F" w:rsidR="004B5807" w:rsidRDefault="004B5807" w:rsidP="00027168">
      <w:pPr>
        <w:spacing w:after="0"/>
        <w:contextualSpacing/>
        <w:rPr>
          <w:sz w:val="24"/>
          <w:szCs w:val="24"/>
        </w:rPr>
      </w:pPr>
      <w:r>
        <w:rPr>
          <w:sz w:val="24"/>
          <w:szCs w:val="24"/>
        </w:rPr>
        <w:t>2 mrkvy</w:t>
      </w:r>
    </w:p>
    <w:p w14:paraId="77FE1CB1" w14:textId="3E84D445" w:rsidR="004B5807" w:rsidRDefault="004B5807" w:rsidP="00027168">
      <w:pPr>
        <w:spacing w:after="0"/>
        <w:contextualSpacing/>
        <w:rPr>
          <w:sz w:val="24"/>
          <w:szCs w:val="24"/>
        </w:rPr>
      </w:pPr>
      <w:r>
        <w:rPr>
          <w:sz w:val="24"/>
          <w:szCs w:val="24"/>
        </w:rPr>
        <w:t>Soľ, korenie</w:t>
      </w:r>
    </w:p>
    <w:p w14:paraId="65A6E46F" w14:textId="46AC4087" w:rsidR="004B5807" w:rsidRDefault="004B5807" w:rsidP="00027168">
      <w:pPr>
        <w:spacing w:after="0"/>
        <w:contextualSpacing/>
        <w:rPr>
          <w:sz w:val="24"/>
          <w:szCs w:val="24"/>
        </w:rPr>
      </w:pPr>
      <w:r>
        <w:rPr>
          <w:sz w:val="24"/>
          <w:szCs w:val="24"/>
        </w:rPr>
        <w:t xml:space="preserve">1 </w:t>
      </w:r>
      <w:proofErr w:type="spellStart"/>
      <w:r>
        <w:rPr>
          <w:sz w:val="24"/>
          <w:szCs w:val="24"/>
        </w:rPr>
        <w:t>čl</w:t>
      </w:r>
      <w:proofErr w:type="spellEnd"/>
      <w:r>
        <w:rPr>
          <w:sz w:val="24"/>
          <w:szCs w:val="24"/>
        </w:rPr>
        <w:t xml:space="preserve"> </w:t>
      </w:r>
      <w:proofErr w:type="spellStart"/>
      <w:r>
        <w:rPr>
          <w:sz w:val="24"/>
          <w:szCs w:val="24"/>
        </w:rPr>
        <w:t>kurkumy</w:t>
      </w:r>
      <w:proofErr w:type="spellEnd"/>
      <w:r>
        <w:rPr>
          <w:sz w:val="24"/>
          <w:szCs w:val="24"/>
        </w:rPr>
        <w:t xml:space="preserve"> </w:t>
      </w:r>
    </w:p>
    <w:p w14:paraId="39D79F32" w14:textId="59345614" w:rsidR="004B5807" w:rsidRDefault="004B5807" w:rsidP="00027168">
      <w:pPr>
        <w:spacing w:after="0"/>
        <w:contextualSpacing/>
        <w:rPr>
          <w:sz w:val="24"/>
          <w:szCs w:val="24"/>
        </w:rPr>
      </w:pPr>
      <w:proofErr w:type="spellStart"/>
      <w:r>
        <w:rPr>
          <w:sz w:val="24"/>
          <w:szCs w:val="24"/>
        </w:rPr>
        <w:t>Tymián</w:t>
      </w:r>
      <w:proofErr w:type="spellEnd"/>
    </w:p>
    <w:p w14:paraId="3BF8FE23" w14:textId="2981FF1C" w:rsidR="004B5807" w:rsidRDefault="004B5807" w:rsidP="00027168">
      <w:pPr>
        <w:spacing w:after="0"/>
        <w:contextualSpacing/>
        <w:rPr>
          <w:sz w:val="24"/>
          <w:szCs w:val="24"/>
        </w:rPr>
      </w:pPr>
      <w:r>
        <w:rPr>
          <w:sz w:val="24"/>
          <w:szCs w:val="24"/>
        </w:rPr>
        <w:t>Trochu vody, cca 2</w:t>
      </w:r>
      <w:r w:rsidR="0007575D">
        <w:rPr>
          <w:sz w:val="24"/>
          <w:szCs w:val="24"/>
        </w:rPr>
        <w:t>-3</w:t>
      </w:r>
      <w:r>
        <w:rPr>
          <w:sz w:val="24"/>
          <w:szCs w:val="24"/>
        </w:rPr>
        <w:t xml:space="preserve"> d</w:t>
      </w:r>
      <w:r w:rsidR="0007575D">
        <w:rPr>
          <w:sz w:val="24"/>
          <w:szCs w:val="24"/>
        </w:rPr>
        <w:t>l</w:t>
      </w:r>
    </w:p>
    <w:p w14:paraId="4778914C" w14:textId="776AFD41" w:rsidR="004B5807" w:rsidRDefault="004B5807" w:rsidP="00027168">
      <w:pPr>
        <w:spacing w:after="0"/>
        <w:contextualSpacing/>
        <w:rPr>
          <w:sz w:val="24"/>
          <w:szCs w:val="24"/>
        </w:rPr>
      </w:pPr>
    </w:p>
    <w:p w14:paraId="5E828EFD" w14:textId="6E7CD085" w:rsidR="004B5807" w:rsidRPr="004B5807" w:rsidRDefault="004B5807" w:rsidP="00027168">
      <w:pPr>
        <w:spacing w:after="0"/>
        <w:contextualSpacing/>
        <w:rPr>
          <w:b/>
          <w:bCs/>
          <w:sz w:val="24"/>
          <w:szCs w:val="24"/>
        </w:rPr>
      </w:pPr>
      <w:r w:rsidRPr="004B5807">
        <w:rPr>
          <w:b/>
          <w:bCs/>
          <w:sz w:val="24"/>
          <w:szCs w:val="24"/>
        </w:rPr>
        <w:t>Na bylinkovú vrstvu potrebujete:</w:t>
      </w:r>
    </w:p>
    <w:p w14:paraId="45587DEB" w14:textId="1CF26696" w:rsidR="004B5807" w:rsidRDefault="004B5807" w:rsidP="00027168">
      <w:pPr>
        <w:spacing w:after="0"/>
        <w:contextualSpacing/>
        <w:rPr>
          <w:sz w:val="24"/>
          <w:szCs w:val="24"/>
        </w:rPr>
      </w:pPr>
      <w:r>
        <w:rPr>
          <w:sz w:val="24"/>
          <w:szCs w:val="24"/>
        </w:rPr>
        <w:t xml:space="preserve">1 veľkú misu </w:t>
      </w:r>
      <w:proofErr w:type="spellStart"/>
      <w:r>
        <w:rPr>
          <w:sz w:val="24"/>
          <w:szCs w:val="24"/>
        </w:rPr>
        <w:t>žltnice</w:t>
      </w:r>
      <w:proofErr w:type="spellEnd"/>
    </w:p>
    <w:p w14:paraId="05ED9E51" w14:textId="77777777" w:rsidR="004B5807" w:rsidRDefault="004B5807" w:rsidP="00027168">
      <w:pPr>
        <w:spacing w:after="0"/>
        <w:contextualSpacing/>
        <w:rPr>
          <w:sz w:val="24"/>
          <w:szCs w:val="24"/>
        </w:rPr>
      </w:pPr>
      <w:r>
        <w:rPr>
          <w:sz w:val="24"/>
          <w:szCs w:val="24"/>
        </w:rPr>
        <w:t xml:space="preserve">3 strúčiky </w:t>
      </w:r>
      <w:r w:rsidRPr="004B5807">
        <w:rPr>
          <w:sz w:val="24"/>
          <w:szCs w:val="24"/>
        </w:rPr>
        <w:t>cesnak</w:t>
      </w:r>
      <w:r>
        <w:rPr>
          <w:sz w:val="24"/>
          <w:szCs w:val="24"/>
        </w:rPr>
        <w:t>u</w:t>
      </w:r>
    </w:p>
    <w:p w14:paraId="1A564F87" w14:textId="343FC2D1" w:rsidR="004B5807" w:rsidRDefault="004B5807" w:rsidP="00027168">
      <w:pPr>
        <w:spacing w:after="0"/>
        <w:contextualSpacing/>
        <w:rPr>
          <w:sz w:val="24"/>
          <w:szCs w:val="24"/>
        </w:rPr>
      </w:pPr>
      <w:r>
        <w:rPr>
          <w:sz w:val="24"/>
          <w:szCs w:val="24"/>
        </w:rPr>
        <w:t>1</w:t>
      </w:r>
      <w:r w:rsidRPr="004B5807">
        <w:rPr>
          <w:sz w:val="24"/>
          <w:szCs w:val="24"/>
        </w:rPr>
        <w:t xml:space="preserve"> cibuľ</w:t>
      </w:r>
      <w:r>
        <w:rPr>
          <w:sz w:val="24"/>
          <w:szCs w:val="24"/>
        </w:rPr>
        <w:t>u</w:t>
      </w:r>
      <w:r w:rsidRPr="004B5807">
        <w:rPr>
          <w:sz w:val="24"/>
          <w:szCs w:val="24"/>
        </w:rPr>
        <w:t xml:space="preserve">, </w:t>
      </w:r>
      <w:r>
        <w:rPr>
          <w:sz w:val="24"/>
          <w:szCs w:val="24"/>
        </w:rPr>
        <w:t xml:space="preserve">prípadne </w:t>
      </w:r>
      <w:r w:rsidRPr="004B5807">
        <w:rPr>
          <w:sz w:val="24"/>
          <w:szCs w:val="24"/>
        </w:rPr>
        <w:t>p</w:t>
      </w:r>
      <w:r>
        <w:rPr>
          <w:sz w:val="24"/>
          <w:szCs w:val="24"/>
        </w:rPr>
        <w:t>ór</w:t>
      </w:r>
    </w:p>
    <w:p w14:paraId="0D219D00" w14:textId="76811A23" w:rsidR="0007575D" w:rsidRDefault="0007575D" w:rsidP="00027168">
      <w:pPr>
        <w:spacing w:after="0"/>
        <w:contextualSpacing/>
        <w:rPr>
          <w:sz w:val="24"/>
          <w:szCs w:val="24"/>
        </w:rPr>
      </w:pPr>
      <w:r>
        <w:rPr>
          <w:sz w:val="24"/>
          <w:szCs w:val="24"/>
        </w:rPr>
        <w:t>Trochu olivového oleja</w:t>
      </w:r>
    </w:p>
    <w:p w14:paraId="5B957DD4" w14:textId="7AE1170C" w:rsidR="004B5807" w:rsidRDefault="004B5807" w:rsidP="00027168">
      <w:pPr>
        <w:spacing w:after="0"/>
        <w:contextualSpacing/>
        <w:rPr>
          <w:sz w:val="24"/>
          <w:szCs w:val="24"/>
        </w:rPr>
      </w:pPr>
      <w:r>
        <w:rPr>
          <w:sz w:val="24"/>
          <w:szCs w:val="24"/>
        </w:rPr>
        <w:t xml:space="preserve">1 </w:t>
      </w:r>
      <w:proofErr w:type="spellStart"/>
      <w:r>
        <w:rPr>
          <w:sz w:val="24"/>
          <w:szCs w:val="24"/>
        </w:rPr>
        <w:t>pl</w:t>
      </w:r>
      <w:proofErr w:type="spellEnd"/>
      <w:r>
        <w:rPr>
          <w:sz w:val="24"/>
          <w:szCs w:val="24"/>
        </w:rPr>
        <w:t xml:space="preserve"> bio zeleninového bujónu</w:t>
      </w:r>
    </w:p>
    <w:p w14:paraId="70A671E8" w14:textId="6672E954" w:rsidR="004B5807" w:rsidRDefault="004B5807" w:rsidP="004B5807">
      <w:pPr>
        <w:spacing w:after="0"/>
        <w:contextualSpacing/>
        <w:rPr>
          <w:sz w:val="24"/>
          <w:szCs w:val="24"/>
        </w:rPr>
      </w:pPr>
      <w:r>
        <w:rPr>
          <w:sz w:val="24"/>
          <w:szCs w:val="24"/>
        </w:rPr>
        <w:t>Trochu vody, cca 2 d</w:t>
      </w:r>
      <w:r w:rsidR="0007575D">
        <w:rPr>
          <w:sz w:val="24"/>
          <w:szCs w:val="24"/>
        </w:rPr>
        <w:t>l</w:t>
      </w:r>
    </w:p>
    <w:p w14:paraId="36714B84" w14:textId="336AEA29" w:rsidR="004B5807" w:rsidRDefault="004B5807" w:rsidP="00027168">
      <w:pPr>
        <w:spacing w:after="0"/>
        <w:contextualSpacing/>
        <w:rPr>
          <w:sz w:val="24"/>
          <w:szCs w:val="24"/>
        </w:rPr>
      </w:pPr>
    </w:p>
    <w:p w14:paraId="27A5ED41" w14:textId="0AF8FC78" w:rsidR="004B5807" w:rsidRDefault="004B5807" w:rsidP="00027168">
      <w:pPr>
        <w:spacing w:after="0"/>
        <w:contextualSpacing/>
        <w:rPr>
          <w:sz w:val="24"/>
          <w:szCs w:val="24"/>
        </w:rPr>
      </w:pPr>
      <w:r w:rsidRPr="004B5807">
        <w:rPr>
          <w:b/>
          <w:bCs/>
          <w:sz w:val="24"/>
          <w:szCs w:val="24"/>
        </w:rPr>
        <w:t>Postup</w:t>
      </w:r>
      <w:r>
        <w:rPr>
          <w:sz w:val="24"/>
          <w:szCs w:val="24"/>
        </w:rPr>
        <w:t>:</w:t>
      </w:r>
    </w:p>
    <w:p w14:paraId="0CFA5167" w14:textId="3E0156FA" w:rsidR="004B5807" w:rsidRDefault="004B5807" w:rsidP="00027168">
      <w:pPr>
        <w:spacing w:after="0"/>
        <w:contextualSpacing/>
        <w:rPr>
          <w:sz w:val="24"/>
          <w:szCs w:val="24"/>
        </w:rPr>
      </w:pPr>
      <w:r w:rsidRPr="004B5807">
        <w:rPr>
          <w:sz w:val="24"/>
          <w:szCs w:val="24"/>
        </w:rPr>
        <w:t>Maslovú tekvicu olúp</w:t>
      </w:r>
      <w:r>
        <w:rPr>
          <w:sz w:val="24"/>
          <w:szCs w:val="24"/>
        </w:rPr>
        <w:t>te</w:t>
      </w:r>
      <w:r w:rsidRPr="004B5807">
        <w:rPr>
          <w:sz w:val="24"/>
          <w:szCs w:val="24"/>
        </w:rPr>
        <w:t>, odstrá</w:t>
      </w:r>
      <w:r>
        <w:rPr>
          <w:sz w:val="24"/>
          <w:szCs w:val="24"/>
        </w:rPr>
        <w:t>ňt</w:t>
      </w:r>
      <w:r w:rsidRPr="004B5807">
        <w:rPr>
          <w:sz w:val="24"/>
          <w:szCs w:val="24"/>
        </w:rPr>
        <w:t xml:space="preserve">e </w:t>
      </w:r>
      <w:r>
        <w:rPr>
          <w:sz w:val="24"/>
          <w:szCs w:val="24"/>
        </w:rPr>
        <w:t>jadierka</w:t>
      </w:r>
      <w:r w:rsidRPr="004B5807">
        <w:rPr>
          <w:sz w:val="24"/>
          <w:szCs w:val="24"/>
        </w:rPr>
        <w:t xml:space="preserve"> a nakrája</w:t>
      </w:r>
      <w:r>
        <w:rPr>
          <w:sz w:val="24"/>
          <w:szCs w:val="24"/>
        </w:rPr>
        <w:t>jte</w:t>
      </w:r>
      <w:r w:rsidRPr="004B5807">
        <w:rPr>
          <w:sz w:val="24"/>
          <w:szCs w:val="24"/>
        </w:rPr>
        <w:t xml:space="preserve">. </w:t>
      </w:r>
      <w:r>
        <w:rPr>
          <w:sz w:val="24"/>
          <w:szCs w:val="24"/>
        </w:rPr>
        <w:t xml:space="preserve">Mrkvu tak isto ošúpte a nakrájajte. </w:t>
      </w:r>
      <w:r w:rsidRPr="004B5807">
        <w:rPr>
          <w:sz w:val="24"/>
          <w:szCs w:val="24"/>
        </w:rPr>
        <w:t>Var</w:t>
      </w:r>
      <w:r>
        <w:rPr>
          <w:sz w:val="24"/>
          <w:szCs w:val="24"/>
        </w:rPr>
        <w:t>te</w:t>
      </w:r>
      <w:r w:rsidRPr="004B5807">
        <w:rPr>
          <w:sz w:val="24"/>
          <w:szCs w:val="24"/>
        </w:rPr>
        <w:t xml:space="preserve"> domäkka v osolenej vode. Prece</w:t>
      </w:r>
      <w:r>
        <w:rPr>
          <w:sz w:val="24"/>
          <w:szCs w:val="24"/>
        </w:rPr>
        <w:t>ďt</w:t>
      </w:r>
      <w:r w:rsidRPr="004B5807">
        <w:rPr>
          <w:sz w:val="24"/>
          <w:szCs w:val="24"/>
        </w:rPr>
        <w:t xml:space="preserve">e, </w:t>
      </w:r>
      <w:r>
        <w:rPr>
          <w:sz w:val="24"/>
          <w:szCs w:val="24"/>
        </w:rPr>
        <w:t xml:space="preserve">pridajte </w:t>
      </w:r>
      <w:proofErr w:type="spellStart"/>
      <w:r>
        <w:rPr>
          <w:sz w:val="24"/>
          <w:szCs w:val="24"/>
        </w:rPr>
        <w:t>kurkumu</w:t>
      </w:r>
      <w:proofErr w:type="spellEnd"/>
      <w:r>
        <w:rPr>
          <w:sz w:val="24"/>
          <w:szCs w:val="24"/>
        </w:rPr>
        <w:t xml:space="preserve">, korenie, </w:t>
      </w:r>
      <w:proofErr w:type="spellStart"/>
      <w:r>
        <w:rPr>
          <w:sz w:val="24"/>
          <w:szCs w:val="24"/>
        </w:rPr>
        <w:t>tymián</w:t>
      </w:r>
      <w:proofErr w:type="spellEnd"/>
      <w:r>
        <w:rPr>
          <w:sz w:val="24"/>
          <w:szCs w:val="24"/>
        </w:rPr>
        <w:t xml:space="preserve"> a </w:t>
      </w:r>
      <w:r w:rsidRPr="004B5807">
        <w:rPr>
          <w:sz w:val="24"/>
          <w:szCs w:val="24"/>
        </w:rPr>
        <w:t>rozmixuj</w:t>
      </w:r>
      <w:r>
        <w:rPr>
          <w:sz w:val="24"/>
          <w:szCs w:val="24"/>
        </w:rPr>
        <w:t>t</w:t>
      </w:r>
      <w:r w:rsidRPr="004B5807">
        <w:rPr>
          <w:sz w:val="24"/>
          <w:szCs w:val="24"/>
        </w:rPr>
        <w:t>e.</w:t>
      </w:r>
      <w:r>
        <w:rPr>
          <w:sz w:val="24"/>
          <w:szCs w:val="24"/>
        </w:rPr>
        <w:t xml:space="preserve"> V prípade potreby ešte dosoľte.</w:t>
      </w:r>
    </w:p>
    <w:p w14:paraId="5472940E" w14:textId="1C4B2887" w:rsidR="004B5807" w:rsidRDefault="004B5807" w:rsidP="00027168">
      <w:pPr>
        <w:spacing w:after="0"/>
        <w:contextualSpacing/>
        <w:rPr>
          <w:sz w:val="24"/>
          <w:szCs w:val="24"/>
        </w:rPr>
      </w:pPr>
    </w:p>
    <w:p w14:paraId="0A5E81D6" w14:textId="5BCAB55D" w:rsidR="0007575D" w:rsidRDefault="0007575D" w:rsidP="00027168">
      <w:pPr>
        <w:spacing w:after="0"/>
        <w:contextualSpacing/>
        <w:rPr>
          <w:sz w:val="24"/>
          <w:szCs w:val="24"/>
        </w:rPr>
      </w:pPr>
      <w:r>
        <w:rPr>
          <w:sz w:val="24"/>
          <w:szCs w:val="24"/>
        </w:rPr>
        <w:t xml:space="preserve">Nakrájanú cibuľku, cesnak prípadne pór </w:t>
      </w:r>
      <w:proofErr w:type="spellStart"/>
      <w:r>
        <w:rPr>
          <w:sz w:val="24"/>
          <w:szCs w:val="24"/>
        </w:rPr>
        <w:t>orestujte</w:t>
      </w:r>
      <w:proofErr w:type="spellEnd"/>
      <w:r>
        <w:rPr>
          <w:sz w:val="24"/>
          <w:szCs w:val="24"/>
        </w:rPr>
        <w:t xml:space="preserve"> na olivovom oleji do zlatista. Pridajte nadrobno nakrájanú </w:t>
      </w:r>
      <w:proofErr w:type="spellStart"/>
      <w:r>
        <w:rPr>
          <w:sz w:val="24"/>
          <w:szCs w:val="24"/>
        </w:rPr>
        <w:t>žltnicu</w:t>
      </w:r>
      <w:proofErr w:type="spellEnd"/>
      <w:r>
        <w:rPr>
          <w:sz w:val="24"/>
          <w:szCs w:val="24"/>
        </w:rPr>
        <w:t xml:space="preserve">, bujón, vodu a chvíľu poduste, cca 10 min. Rozmixujete do hladka. </w:t>
      </w:r>
    </w:p>
    <w:p w14:paraId="0A9C9558" w14:textId="3419FB4E" w:rsidR="0007575D" w:rsidRDefault="0007575D" w:rsidP="00027168">
      <w:pPr>
        <w:spacing w:after="0"/>
        <w:contextualSpacing/>
        <w:rPr>
          <w:sz w:val="24"/>
          <w:szCs w:val="24"/>
        </w:rPr>
      </w:pPr>
    </w:p>
    <w:p w14:paraId="16D3C6DA" w14:textId="77777777" w:rsidR="00025DB1" w:rsidRDefault="0007575D" w:rsidP="00027168">
      <w:pPr>
        <w:spacing w:after="0"/>
        <w:contextualSpacing/>
        <w:rPr>
          <w:sz w:val="24"/>
          <w:szCs w:val="24"/>
        </w:rPr>
      </w:pPr>
      <w:r>
        <w:rPr>
          <w:sz w:val="24"/>
          <w:szCs w:val="24"/>
        </w:rPr>
        <w:t xml:space="preserve">Do vymastenej zapekacej misy </w:t>
      </w:r>
      <w:r w:rsidR="00025DB1">
        <w:rPr>
          <w:sz w:val="24"/>
          <w:szCs w:val="24"/>
        </w:rPr>
        <w:t xml:space="preserve">vrstvite náplne na striedačku medzi plátky </w:t>
      </w:r>
      <w:proofErr w:type="spellStart"/>
      <w:r w:rsidR="00025DB1">
        <w:rPr>
          <w:sz w:val="24"/>
          <w:szCs w:val="24"/>
        </w:rPr>
        <w:t>lasagní</w:t>
      </w:r>
      <w:proofErr w:type="spellEnd"/>
      <w:r w:rsidR="00025DB1">
        <w:rPr>
          <w:sz w:val="24"/>
          <w:szCs w:val="24"/>
        </w:rPr>
        <w:t xml:space="preserve">. Posledná vrstva je náplň. Na vrch môžete nastrúhať ešte syr, aj keď my ho nedávame. </w:t>
      </w:r>
    </w:p>
    <w:p w14:paraId="0E4E7B6D" w14:textId="31369A8C" w:rsidR="004B5807" w:rsidRDefault="004B5807" w:rsidP="00027168">
      <w:pPr>
        <w:spacing w:after="0"/>
        <w:contextualSpacing/>
        <w:rPr>
          <w:sz w:val="24"/>
          <w:szCs w:val="24"/>
        </w:rPr>
      </w:pPr>
      <w:r w:rsidRPr="004B5807">
        <w:rPr>
          <w:sz w:val="24"/>
          <w:szCs w:val="24"/>
        </w:rPr>
        <w:t>Pečieme do zlat</w:t>
      </w:r>
      <w:r>
        <w:rPr>
          <w:sz w:val="24"/>
          <w:szCs w:val="24"/>
        </w:rPr>
        <w:t>ista cca</w:t>
      </w:r>
      <w:r w:rsidRPr="004B5807">
        <w:rPr>
          <w:sz w:val="24"/>
          <w:szCs w:val="24"/>
        </w:rPr>
        <w:t xml:space="preserve"> 20 minút</w:t>
      </w:r>
      <w:r>
        <w:rPr>
          <w:sz w:val="24"/>
          <w:szCs w:val="24"/>
        </w:rPr>
        <w:t xml:space="preserve">, alebo podľa návodu na </w:t>
      </w:r>
      <w:proofErr w:type="spellStart"/>
      <w:r>
        <w:rPr>
          <w:sz w:val="24"/>
          <w:szCs w:val="24"/>
        </w:rPr>
        <w:t>lasagniach</w:t>
      </w:r>
      <w:proofErr w:type="spellEnd"/>
      <w:r>
        <w:rPr>
          <w:sz w:val="24"/>
          <w:szCs w:val="24"/>
        </w:rPr>
        <w:t>.</w:t>
      </w:r>
    </w:p>
    <w:p w14:paraId="462B8C08" w14:textId="77777777" w:rsidR="004B5807" w:rsidRDefault="004B5807" w:rsidP="00027168">
      <w:pPr>
        <w:spacing w:after="0"/>
        <w:contextualSpacing/>
        <w:rPr>
          <w:sz w:val="24"/>
          <w:szCs w:val="24"/>
        </w:rPr>
      </w:pPr>
    </w:p>
    <w:p w14:paraId="1621F3F3" w14:textId="7B85DFA0" w:rsidR="001E116D" w:rsidRDefault="001E116D" w:rsidP="001E116D">
      <w:pPr>
        <w:spacing w:after="0"/>
        <w:contextualSpacing/>
        <w:rPr>
          <w:b/>
          <w:bCs/>
          <w:sz w:val="24"/>
          <w:szCs w:val="24"/>
          <w:highlight w:val="magenta"/>
        </w:rPr>
      </w:pPr>
      <w:proofErr w:type="spellStart"/>
      <w:r w:rsidRPr="001E116D">
        <w:rPr>
          <w:b/>
          <w:bCs/>
          <w:sz w:val="24"/>
          <w:szCs w:val="24"/>
          <w:highlight w:val="magenta"/>
        </w:rPr>
        <w:t>Vegan</w:t>
      </w:r>
      <w:proofErr w:type="spellEnd"/>
      <w:r w:rsidRPr="001E116D">
        <w:rPr>
          <w:b/>
          <w:bCs/>
          <w:sz w:val="24"/>
          <w:szCs w:val="24"/>
          <w:highlight w:val="magenta"/>
        </w:rPr>
        <w:t xml:space="preserve"> bylinková praženica</w:t>
      </w:r>
    </w:p>
    <w:p w14:paraId="59E0F682" w14:textId="265DBCF5" w:rsidR="001E116D" w:rsidRDefault="001E116D" w:rsidP="001E116D">
      <w:pPr>
        <w:spacing w:after="0"/>
        <w:contextualSpacing/>
        <w:rPr>
          <w:b/>
          <w:bCs/>
          <w:sz w:val="24"/>
          <w:szCs w:val="24"/>
          <w:highlight w:val="magenta"/>
        </w:rPr>
      </w:pPr>
    </w:p>
    <w:p w14:paraId="2074A4DE" w14:textId="3E7098D2" w:rsidR="004B5807" w:rsidRDefault="00926963" w:rsidP="00027168">
      <w:pPr>
        <w:spacing w:after="0"/>
        <w:contextualSpacing/>
        <w:rPr>
          <w:sz w:val="24"/>
          <w:szCs w:val="24"/>
        </w:rPr>
      </w:pPr>
      <w:r>
        <w:rPr>
          <w:sz w:val="24"/>
          <w:szCs w:val="24"/>
        </w:rPr>
        <w:t>Či už ste v</w:t>
      </w:r>
      <w:r w:rsidRPr="00926963">
        <w:rPr>
          <w:sz w:val="24"/>
          <w:szCs w:val="24"/>
        </w:rPr>
        <w:t>egáni</w:t>
      </w:r>
      <w:r>
        <w:rPr>
          <w:sz w:val="24"/>
          <w:szCs w:val="24"/>
        </w:rPr>
        <w:t>, alebo</w:t>
      </w:r>
      <w:r w:rsidRPr="00926963">
        <w:rPr>
          <w:sz w:val="24"/>
          <w:szCs w:val="24"/>
        </w:rPr>
        <w:t xml:space="preserve"> </w:t>
      </w:r>
      <w:proofErr w:type="spellStart"/>
      <w:r w:rsidRPr="00926963">
        <w:rPr>
          <w:sz w:val="24"/>
          <w:szCs w:val="24"/>
        </w:rPr>
        <w:t>nevegáni</w:t>
      </w:r>
      <w:proofErr w:type="spellEnd"/>
      <w:r>
        <w:rPr>
          <w:sz w:val="24"/>
          <w:szCs w:val="24"/>
        </w:rPr>
        <w:t>, tento</w:t>
      </w:r>
      <w:r w:rsidRPr="00926963">
        <w:rPr>
          <w:sz w:val="24"/>
          <w:szCs w:val="24"/>
        </w:rPr>
        <w:t xml:space="preserve"> super zdravý recept</w:t>
      </w:r>
      <w:r>
        <w:rPr>
          <w:sz w:val="24"/>
          <w:szCs w:val="24"/>
        </w:rPr>
        <w:t xml:space="preserve"> si zamilujete. Určite ho vyskúšajte a nezabudnite pridať divoké bylinky! Je to pomerne sýte jedlo, ktoré poľahky nahradí aj neskorý obed. A </w:t>
      </w:r>
      <w:r w:rsidRPr="00926963">
        <w:rPr>
          <w:sz w:val="24"/>
          <w:szCs w:val="24"/>
        </w:rPr>
        <w:t>celý recept sa dá pripraviť len za 15 minút</w:t>
      </w:r>
      <w:r>
        <w:rPr>
          <w:sz w:val="24"/>
          <w:szCs w:val="24"/>
        </w:rPr>
        <w:t>.</w:t>
      </w:r>
    </w:p>
    <w:p w14:paraId="2018AF1B" w14:textId="6E0251C2" w:rsidR="00926963" w:rsidRDefault="00926963" w:rsidP="00027168">
      <w:pPr>
        <w:spacing w:after="0"/>
        <w:contextualSpacing/>
        <w:rPr>
          <w:sz w:val="24"/>
          <w:szCs w:val="24"/>
        </w:rPr>
      </w:pPr>
    </w:p>
    <w:p w14:paraId="6A076D18" w14:textId="23C0DCE6" w:rsidR="00926963" w:rsidRPr="00027168" w:rsidRDefault="00926963" w:rsidP="00027168">
      <w:pPr>
        <w:spacing w:after="0"/>
        <w:contextualSpacing/>
        <w:rPr>
          <w:sz w:val="24"/>
          <w:szCs w:val="24"/>
        </w:rPr>
      </w:pPr>
      <w:r w:rsidRPr="00926963">
        <w:rPr>
          <w:b/>
          <w:bCs/>
          <w:sz w:val="24"/>
          <w:szCs w:val="24"/>
        </w:rPr>
        <w:t>Potrebujete</w:t>
      </w:r>
      <w:r>
        <w:rPr>
          <w:sz w:val="24"/>
          <w:szCs w:val="24"/>
        </w:rPr>
        <w:t>:</w:t>
      </w:r>
    </w:p>
    <w:p w14:paraId="4F6EB7B0" w14:textId="62F822AE" w:rsidR="00AD1AAC" w:rsidRDefault="002A6BA5" w:rsidP="00027168">
      <w:pPr>
        <w:spacing w:after="0"/>
        <w:contextualSpacing/>
        <w:rPr>
          <w:sz w:val="24"/>
          <w:szCs w:val="24"/>
        </w:rPr>
      </w:pPr>
      <w:r>
        <w:rPr>
          <w:sz w:val="24"/>
          <w:szCs w:val="24"/>
        </w:rPr>
        <w:t xml:space="preserve">1 </w:t>
      </w:r>
      <w:r w:rsidRPr="002A6BA5">
        <w:rPr>
          <w:sz w:val="24"/>
          <w:szCs w:val="24"/>
        </w:rPr>
        <w:t>jemné</w:t>
      </w:r>
      <w:r>
        <w:rPr>
          <w:sz w:val="24"/>
          <w:szCs w:val="24"/>
        </w:rPr>
        <w:t xml:space="preserve"> </w:t>
      </w:r>
      <w:r w:rsidRPr="002A6BA5">
        <w:rPr>
          <w:sz w:val="24"/>
          <w:szCs w:val="24"/>
        </w:rPr>
        <w:t>”</w:t>
      </w:r>
      <w:proofErr w:type="spellStart"/>
      <w:r w:rsidRPr="002A6BA5">
        <w:rPr>
          <w:sz w:val="24"/>
          <w:szCs w:val="24"/>
        </w:rPr>
        <w:t>silken</w:t>
      </w:r>
      <w:proofErr w:type="spellEnd"/>
      <w:r w:rsidRPr="002A6BA5">
        <w:rPr>
          <w:sz w:val="24"/>
          <w:szCs w:val="24"/>
        </w:rPr>
        <w:t>” tofu alebo tvrdé biele tofu</w:t>
      </w:r>
    </w:p>
    <w:p w14:paraId="64576A44" w14:textId="3F76B409" w:rsidR="002A6BA5" w:rsidRDefault="002A6BA5" w:rsidP="00027168">
      <w:pPr>
        <w:spacing w:after="0"/>
        <w:contextualSpacing/>
        <w:rPr>
          <w:sz w:val="24"/>
          <w:szCs w:val="24"/>
        </w:rPr>
      </w:pPr>
      <w:r>
        <w:rPr>
          <w:sz w:val="24"/>
          <w:szCs w:val="24"/>
        </w:rPr>
        <w:t>1 ks cibule</w:t>
      </w:r>
    </w:p>
    <w:p w14:paraId="0185980F" w14:textId="60EE38D0" w:rsidR="002A6BA5" w:rsidRPr="002A6BA5" w:rsidRDefault="002A6BA5" w:rsidP="002A6BA5">
      <w:pPr>
        <w:spacing w:after="0"/>
        <w:contextualSpacing/>
        <w:rPr>
          <w:sz w:val="24"/>
          <w:szCs w:val="24"/>
        </w:rPr>
      </w:pPr>
      <w:r>
        <w:rPr>
          <w:sz w:val="24"/>
          <w:szCs w:val="24"/>
        </w:rPr>
        <w:lastRenderedPageBreak/>
        <w:t>Olivový olej</w:t>
      </w:r>
    </w:p>
    <w:p w14:paraId="7D27253A" w14:textId="6FC32F0F" w:rsidR="002A6BA5" w:rsidRPr="002A6BA5" w:rsidRDefault="002A6BA5" w:rsidP="002A6BA5">
      <w:pPr>
        <w:spacing w:after="0"/>
        <w:contextualSpacing/>
        <w:rPr>
          <w:sz w:val="24"/>
          <w:szCs w:val="24"/>
        </w:rPr>
      </w:pPr>
      <w:r w:rsidRPr="002A6BA5">
        <w:rPr>
          <w:sz w:val="24"/>
          <w:szCs w:val="24"/>
        </w:rPr>
        <w:t xml:space="preserve">2 PL </w:t>
      </w:r>
      <w:r>
        <w:rPr>
          <w:sz w:val="24"/>
          <w:szCs w:val="24"/>
        </w:rPr>
        <w:t>sušeného lahôdkového</w:t>
      </w:r>
      <w:r w:rsidRPr="002A6BA5">
        <w:rPr>
          <w:sz w:val="24"/>
          <w:szCs w:val="24"/>
        </w:rPr>
        <w:t xml:space="preserve"> droždi</w:t>
      </w:r>
      <w:r>
        <w:rPr>
          <w:sz w:val="24"/>
          <w:szCs w:val="24"/>
        </w:rPr>
        <w:t>a</w:t>
      </w:r>
    </w:p>
    <w:p w14:paraId="61CC2199" w14:textId="2DF1502E" w:rsidR="002A6BA5" w:rsidRPr="002A6BA5" w:rsidRDefault="002A6BA5" w:rsidP="002A6BA5">
      <w:pPr>
        <w:spacing w:after="0"/>
        <w:contextualSpacing/>
        <w:rPr>
          <w:sz w:val="24"/>
          <w:szCs w:val="24"/>
        </w:rPr>
      </w:pPr>
      <w:r w:rsidRPr="002A6BA5">
        <w:rPr>
          <w:sz w:val="24"/>
          <w:szCs w:val="24"/>
        </w:rPr>
        <w:t xml:space="preserve">½ ČL </w:t>
      </w:r>
      <w:proofErr w:type="spellStart"/>
      <w:r w:rsidRPr="002A6BA5">
        <w:rPr>
          <w:sz w:val="24"/>
          <w:szCs w:val="24"/>
        </w:rPr>
        <w:t>kurkumy</w:t>
      </w:r>
      <w:proofErr w:type="spellEnd"/>
    </w:p>
    <w:p w14:paraId="6F31D5CD" w14:textId="1D9DC6C3" w:rsidR="002A6BA5" w:rsidRPr="002A6BA5" w:rsidRDefault="002A6BA5" w:rsidP="002A6BA5">
      <w:pPr>
        <w:spacing w:after="0"/>
        <w:contextualSpacing/>
        <w:rPr>
          <w:sz w:val="24"/>
          <w:szCs w:val="24"/>
        </w:rPr>
      </w:pPr>
      <w:r w:rsidRPr="002A6BA5">
        <w:rPr>
          <w:sz w:val="24"/>
          <w:szCs w:val="24"/>
        </w:rPr>
        <w:t>½ ČL papriky</w:t>
      </w:r>
    </w:p>
    <w:p w14:paraId="7A4F7874" w14:textId="48DED658" w:rsidR="002A6BA5" w:rsidRPr="002A6BA5" w:rsidRDefault="002A6BA5" w:rsidP="002A6BA5">
      <w:pPr>
        <w:spacing w:after="0"/>
        <w:contextualSpacing/>
        <w:rPr>
          <w:sz w:val="24"/>
          <w:szCs w:val="24"/>
        </w:rPr>
      </w:pPr>
      <w:r w:rsidRPr="002A6BA5">
        <w:rPr>
          <w:sz w:val="24"/>
          <w:szCs w:val="24"/>
        </w:rPr>
        <w:t>½ ČL cesnakového prášku</w:t>
      </w:r>
    </w:p>
    <w:p w14:paraId="55CCE07E" w14:textId="5ECD4AD4" w:rsidR="002A6BA5" w:rsidRPr="002A6BA5" w:rsidRDefault="002A6BA5" w:rsidP="002A6BA5">
      <w:pPr>
        <w:spacing w:after="0"/>
        <w:contextualSpacing/>
        <w:rPr>
          <w:sz w:val="24"/>
          <w:szCs w:val="24"/>
        </w:rPr>
      </w:pPr>
      <w:r w:rsidRPr="002A6BA5">
        <w:rPr>
          <w:sz w:val="24"/>
          <w:szCs w:val="24"/>
        </w:rPr>
        <w:t xml:space="preserve">¼ ČL čiernej </w:t>
      </w:r>
      <w:r>
        <w:rPr>
          <w:sz w:val="24"/>
          <w:szCs w:val="24"/>
        </w:rPr>
        <w:t>himalájskej soli (môže byť ako klasická, ale čierna má špecifickú vajcovú chuť)</w:t>
      </w:r>
    </w:p>
    <w:p w14:paraId="47E5A605" w14:textId="587BE3F8" w:rsidR="002A6BA5" w:rsidRDefault="002A6BA5" w:rsidP="002A6BA5">
      <w:pPr>
        <w:spacing w:after="0"/>
        <w:contextualSpacing/>
        <w:rPr>
          <w:sz w:val="24"/>
          <w:szCs w:val="24"/>
        </w:rPr>
      </w:pPr>
      <w:r w:rsidRPr="002A6BA5">
        <w:rPr>
          <w:rFonts w:ascii="Calibri" w:hAnsi="Calibri" w:cs="Calibri"/>
          <w:sz w:val="24"/>
          <w:szCs w:val="24"/>
        </w:rPr>
        <w:t>⅓</w:t>
      </w:r>
      <w:r w:rsidRPr="002A6BA5">
        <w:rPr>
          <w:sz w:val="24"/>
          <w:szCs w:val="24"/>
        </w:rPr>
        <w:t xml:space="preserve"> šálka sójového mlieka (80 ml)</w:t>
      </w:r>
      <w:r>
        <w:rPr>
          <w:sz w:val="24"/>
          <w:szCs w:val="24"/>
        </w:rPr>
        <w:t>, alebo vody</w:t>
      </w:r>
    </w:p>
    <w:p w14:paraId="23E5740B" w14:textId="44C9088A" w:rsidR="002A6BA5" w:rsidRDefault="002A6BA5" w:rsidP="002A6BA5">
      <w:pPr>
        <w:spacing w:after="0"/>
        <w:contextualSpacing/>
        <w:rPr>
          <w:sz w:val="24"/>
          <w:szCs w:val="24"/>
        </w:rPr>
      </w:pPr>
      <w:r>
        <w:rPr>
          <w:sz w:val="24"/>
          <w:szCs w:val="24"/>
        </w:rPr>
        <w:t xml:space="preserve">Malá hrsť nadrobno nakrájanej </w:t>
      </w:r>
      <w:proofErr w:type="spellStart"/>
      <w:r>
        <w:rPr>
          <w:sz w:val="24"/>
          <w:szCs w:val="24"/>
        </w:rPr>
        <w:t>žltnice</w:t>
      </w:r>
      <w:proofErr w:type="spellEnd"/>
    </w:p>
    <w:p w14:paraId="6F5965EE" w14:textId="53A84675" w:rsidR="002A6BA5" w:rsidRDefault="002A6BA5" w:rsidP="002A6BA5">
      <w:pPr>
        <w:spacing w:after="0"/>
        <w:contextualSpacing/>
        <w:rPr>
          <w:sz w:val="24"/>
          <w:szCs w:val="24"/>
        </w:rPr>
      </w:pPr>
    </w:p>
    <w:p w14:paraId="79A3DF07" w14:textId="59BC7C73" w:rsidR="002A6BA5" w:rsidRDefault="002A6BA5" w:rsidP="002A6BA5">
      <w:pPr>
        <w:spacing w:after="0"/>
        <w:contextualSpacing/>
        <w:rPr>
          <w:sz w:val="24"/>
          <w:szCs w:val="24"/>
        </w:rPr>
      </w:pPr>
      <w:r w:rsidRPr="002A6BA5">
        <w:rPr>
          <w:b/>
          <w:bCs/>
          <w:sz w:val="24"/>
          <w:szCs w:val="24"/>
        </w:rPr>
        <w:t>Postup</w:t>
      </w:r>
      <w:r>
        <w:rPr>
          <w:sz w:val="24"/>
          <w:szCs w:val="24"/>
        </w:rPr>
        <w:t>:</w:t>
      </w:r>
    </w:p>
    <w:p w14:paraId="6A4FDA6D" w14:textId="694159F0" w:rsidR="002A6BA5" w:rsidRPr="002A6BA5" w:rsidRDefault="002A6BA5" w:rsidP="002A6BA5">
      <w:pPr>
        <w:spacing w:after="0"/>
        <w:contextualSpacing/>
        <w:rPr>
          <w:sz w:val="24"/>
          <w:szCs w:val="24"/>
        </w:rPr>
      </w:pPr>
      <w:r w:rsidRPr="002A6BA5">
        <w:rPr>
          <w:sz w:val="24"/>
          <w:szCs w:val="24"/>
        </w:rPr>
        <w:t>Tofu roztlačte vidličkou</w:t>
      </w:r>
      <w:r>
        <w:rPr>
          <w:sz w:val="24"/>
          <w:szCs w:val="24"/>
        </w:rPr>
        <w:t xml:space="preserve"> na menšie kúsky</w:t>
      </w:r>
      <w:r w:rsidRPr="002A6BA5">
        <w:rPr>
          <w:sz w:val="24"/>
          <w:szCs w:val="24"/>
        </w:rPr>
        <w:t>.</w:t>
      </w:r>
      <w:r>
        <w:rPr>
          <w:sz w:val="24"/>
          <w:szCs w:val="24"/>
        </w:rPr>
        <w:t xml:space="preserve"> </w:t>
      </w:r>
      <w:r w:rsidRPr="002A6BA5">
        <w:rPr>
          <w:sz w:val="24"/>
          <w:szCs w:val="24"/>
        </w:rPr>
        <w:t xml:space="preserve">Do misky pridajte </w:t>
      </w:r>
      <w:r>
        <w:rPr>
          <w:sz w:val="24"/>
          <w:szCs w:val="24"/>
        </w:rPr>
        <w:t>sušené</w:t>
      </w:r>
      <w:r w:rsidRPr="002A6BA5">
        <w:rPr>
          <w:sz w:val="24"/>
          <w:szCs w:val="24"/>
        </w:rPr>
        <w:t xml:space="preserve"> droždie, </w:t>
      </w:r>
      <w:proofErr w:type="spellStart"/>
      <w:r w:rsidRPr="002A6BA5">
        <w:rPr>
          <w:sz w:val="24"/>
          <w:szCs w:val="24"/>
        </w:rPr>
        <w:t>kurkumu</w:t>
      </w:r>
      <w:proofErr w:type="spellEnd"/>
      <w:r w:rsidRPr="002A6BA5">
        <w:rPr>
          <w:sz w:val="24"/>
          <w:szCs w:val="24"/>
        </w:rPr>
        <w:t>, papriku, cesnakový prášok, čiernu soľ a</w:t>
      </w:r>
      <w:r>
        <w:rPr>
          <w:sz w:val="24"/>
          <w:szCs w:val="24"/>
        </w:rPr>
        <w:t xml:space="preserve"> </w:t>
      </w:r>
      <w:proofErr w:type="spellStart"/>
      <w:r>
        <w:rPr>
          <w:sz w:val="24"/>
          <w:szCs w:val="24"/>
        </w:rPr>
        <w:t>žltnicu</w:t>
      </w:r>
      <w:proofErr w:type="spellEnd"/>
      <w:r w:rsidRPr="002A6BA5">
        <w:rPr>
          <w:sz w:val="24"/>
          <w:szCs w:val="24"/>
        </w:rPr>
        <w:t>. Potom pridajte sójové mlieko</w:t>
      </w:r>
      <w:r>
        <w:rPr>
          <w:sz w:val="24"/>
          <w:szCs w:val="24"/>
        </w:rPr>
        <w:t>, alebo vodu</w:t>
      </w:r>
      <w:r w:rsidRPr="002A6BA5">
        <w:rPr>
          <w:sz w:val="24"/>
          <w:szCs w:val="24"/>
        </w:rPr>
        <w:t xml:space="preserve"> a rozšľahajte, aby ste</w:t>
      </w:r>
      <w:r>
        <w:rPr>
          <w:sz w:val="24"/>
          <w:szCs w:val="24"/>
        </w:rPr>
        <w:t xml:space="preserve"> dostali kompaktnú hmotu</w:t>
      </w:r>
      <w:r w:rsidRPr="002A6BA5">
        <w:rPr>
          <w:sz w:val="24"/>
          <w:szCs w:val="24"/>
        </w:rPr>
        <w:t>.</w:t>
      </w:r>
    </w:p>
    <w:p w14:paraId="147B6EED" w14:textId="54DF772C" w:rsidR="002A6BA5" w:rsidRPr="002A6BA5" w:rsidRDefault="00B21524" w:rsidP="002A6BA5">
      <w:pPr>
        <w:spacing w:after="0"/>
        <w:contextualSpacing/>
        <w:rPr>
          <w:sz w:val="24"/>
          <w:szCs w:val="24"/>
        </w:rPr>
      </w:pPr>
      <w:r>
        <w:rPr>
          <w:sz w:val="24"/>
          <w:szCs w:val="24"/>
        </w:rPr>
        <w:t>N</w:t>
      </w:r>
      <w:r w:rsidR="002A6BA5" w:rsidRPr="002A6BA5">
        <w:rPr>
          <w:sz w:val="24"/>
          <w:szCs w:val="24"/>
        </w:rPr>
        <w:t>a panvic</w:t>
      </w:r>
      <w:r>
        <w:rPr>
          <w:sz w:val="24"/>
          <w:szCs w:val="24"/>
        </w:rPr>
        <w:t>i zohrejte olivový olej, opražte nakrájanú cibuľu, p</w:t>
      </w:r>
      <w:r w:rsidR="002A6BA5" w:rsidRPr="002A6BA5">
        <w:rPr>
          <w:sz w:val="24"/>
          <w:szCs w:val="24"/>
        </w:rPr>
        <w:t xml:space="preserve">ridajte tofu </w:t>
      </w:r>
      <w:r>
        <w:rPr>
          <w:sz w:val="24"/>
          <w:szCs w:val="24"/>
        </w:rPr>
        <w:t xml:space="preserve">hmotu. Jemne miešajte a opekajte, kým sa všetko spolu poriadne neprepojí. </w:t>
      </w:r>
    </w:p>
    <w:p w14:paraId="6A6B7CB3" w14:textId="389BCE26" w:rsidR="002A6BA5" w:rsidRDefault="002A6BA5" w:rsidP="00027168">
      <w:pPr>
        <w:spacing w:after="0"/>
        <w:contextualSpacing/>
        <w:rPr>
          <w:sz w:val="24"/>
          <w:szCs w:val="24"/>
        </w:rPr>
      </w:pPr>
    </w:p>
    <w:p w14:paraId="4C404997" w14:textId="59541220" w:rsidR="002A6BA5" w:rsidRDefault="002A6BA5" w:rsidP="00027168">
      <w:pPr>
        <w:spacing w:after="0"/>
        <w:contextualSpacing/>
        <w:rPr>
          <w:sz w:val="24"/>
          <w:szCs w:val="24"/>
        </w:rPr>
      </w:pPr>
    </w:p>
    <w:p w14:paraId="1B9D3ABE" w14:textId="5BD7AA7B" w:rsidR="00DC7F52" w:rsidRPr="002A751F" w:rsidRDefault="00DC7F52" w:rsidP="00DC7F52">
      <w:pPr>
        <w:spacing w:after="0"/>
        <w:contextualSpacing/>
        <w:jc w:val="center"/>
        <w:rPr>
          <w:b/>
          <w:sz w:val="24"/>
          <w:szCs w:val="24"/>
          <w:highlight w:val="cyan"/>
        </w:rPr>
      </w:pPr>
      <w:r w:rsidRPr="00DC7F52">
        <w:rPr>
          <w:b/>
          <w:sz w:val="24"/>
          <w:szCs w:val="24"/>
          <w:highlight w:val="cyan"/>
        </w:rPr>
        <w:t>MRLÍK BIELY</w:t>
      </w:r>
      <w:r>
        <w:rPr>
          <w:b/>
          <w:sz w:val="24"/>
          <w:szCs w:val="24"/>
        </w:rPr>
        <w:t xml:space="preserve"> </w:t>
      </w:r>
      <w:commentRangeStart w:id="226"/>
      <w:r w:rsidRPr="00041CE8">
        <w:rPr>
          <w:b/>
          <w:sz w:val="24"/>
          <w:szCs w:val="24"/>
          <w:highlight w:val="red"/>
        </w:rPr>
        <w:t>FOTO</w:t>
      </w:r>
      <w:commentRangeEnd w:id="226"/>
      <w:r>
        <w:rPr>
          <w:rStyle w:val="Odkaznakomentr"/>
        </w:rPr>
        <w:commentReference w:id="226"/>
      </w:r>
      <w:r>
        <w:rPr>
          <w:b/>
          <w:sz w:val="24"/>
          <w:szCs w:val="24"/>
          <w:highlight w:val="red"/>
        </w:rPr>
        <w:t xml:space="preserve"> </w:t>
      </w:r>
    </w:p>
    <w:p w14:paraId="79E338E0" w14:textId="1B7F6600" w:rsidR="00DC7F52" w:rsidRDefault="00DC7F52" w:rsidP="00DC7F52">
      <w:pPr>
        <w:spacing w:after="0"/>
        <w:contextualSpacing/>
        <w:jc w:val="center"/>
        <w:rPr>
          <w:sz w:val="24"/>
          <w:szCs w:val="24"/>
        </w:rPr>
      </w:pPr>
      <w:proofErr w:type="spellStart"/>
      <w:r w:rsidRPr="00DC7F52">
        <w:rPr>
          <w:i/>
          <w:sz w:val="24"/>
          <w:szCs w:val="24"/>
        </w:rPr>
        <w:t>Merlík</w:t>
      </w:r>
      <w:proofErr w:type="spellEnd"/>
      <w:r w:rsidRPr="00DC7F52">
        <w:rPr>
          <w:i/>
          <w:sz w:val="24"/>
          <w:szCs w:val="24"/>
        </w:rPr>
        <w:t xml:space="preserve"> </w:t>
      </w:r>
      <w:proofErr w:type="spellStart"/>
      <w:r w:rsidRPr="00DC7F52">
        <w:rPr>
          <w:i/>
          <w:sz w:val="24"/>
          <w:szCs w:val="24"/>
        </w:rPr>
        <w:t>bílý</w:t>
      </w:r>
      <w:proofErr w:type="spellEnd"/>
      <w:r w:rsidRPr="00DC7F52">
        <w:rPr>
          <w:i/>
          <w:sz w:val="24"/>
          <w:szCs w:val="24"/>
        </w:rPr>
        <w:t xml:space="preserve"> </w:t>
      </w:r>
      <w:r w:rsidRPr="007B734F">
        <w:rPr>
          <w:sz w:val="24"/>
          <w:szCs w:val="24"/>
        </w:rPr>
        <w:t xml:space="preserve">(česky) – </w:t>
      </w:r>
      <w:proofErr w:type="spellStart"/>
      <w:r w:rsidRPr="00DC7F52">
        <w:rPr>
          <w:i/>
          <w:sz w:val="24"/>
          <w:szCs w:val="24"/>
        </w:rPr>
        <w:t>Chenopodium</w:t>
      </w:r>
      <w:proofErr w:type="spellEnd"/>
      <w:r w:rsidRPr="00DC7F52">
        <w:rPr>
          <w:i/>
          <w:sz w:val="24"/>
          <w:szCs w:val="24"/>
        </w:rPr>
        <w:t xml:space="preserve"> album </w:t>
      </w:r>
      <w:r w:rsidRPr="007B734F">
        <w:rPr>
          <w:sz w:val="24"/>
          <w:szCs w:val="24"/>
        </w:rPr>
        <w:t>(latinsky)</w:t>
      </w:r>
    </w:p>
    <w:p w14:paraId="0178CFCB" w14:textId="77777777" w:rsidR="004131B6" w:rsidRDefault="004131B6" w:rsidP="00DC7F52">
      <w:pPr>
        <w:spacing w:after="0"/>
        <w:contextualSpacing/>
        <w:jc w:val="center"/>
        <w:rPr>
          <w:sz w:val="24"/>
          <w:szCs w:val="24"/>
        </w:rPr>
      </w:pPr>
    </w:p>
    <w:p w14:paraId="2CED0256" w14:textId="13A1A5D8" w:rsidR="004131B6" w:rsidRPr="006213DC" w:rsidRDefault="004131B6" w:rsidP="004131B6">
      <w:pPr>
        <w:spacing w:after="0"/>
        <w:contextualSpacing/>
        <w:jc w:val="center"/>
        <w:rPr>
          <w:b/>
          <w:bCs/>
          <w:sz w:val="24"/>
          <w:szCs w:val="24"/>
        </w:rPr>
      </w:pPr>
      <w:r w:rsidRPr="006213DC">
        <w:rPr>
          <w:b/>
          <w:bCs/>
          <w:sz w:val="24"/>
          <w:szCs w:val="24"/>
        </w:rPr>
        <w:t>„</w:t>
      </w:r>
      <w:r>
        <w:rPr>
          <w:b/>
          <w:bCs/>
          <w:sz w:val="24"/>
          <w:szCs w:val="24"/>
        </w:rPr>
        <w:t>Ozajstná pochúťka v záhrade</w:t>
      </w:r>
      <w:r w:rsidRPr="006213DC">
        <w:rPr>
          <w:b/>
          <w:bCs/>
          <w:sz w:val="24"/>
          <w:szCs w:val="24"/>
        </w:rPr>
        <w:t>.“</w:t>
      </w:r>
    </w:p>
    <w:p w14:paraId="619EE258" w14:textId="275E3C63" w:rsidR="00DC7F52" w:rsidRDefault="00DC7F52" w:rsidP="00DC7F52">
      <w:pPr>
        <w:spacing w:after="0"/>
        <w:contextualSpacing/>
        <w:jc w:val="center"/>
        <w:rPr>
          <w:sz w:val="24"/>
          <w:szCs w:val="24"/>
        </w:rPr>
      </w:pPr>
    </w:p>
    <w:p w14:paraId="09484187" w14:textId="2CE797C9" w:rsidR="002A6BA5" w:rsidRDefault="00795773" w:rsidP="00027168">
      <w:pPr>
        <w:spacing w:after="0"/>
        <w:contextualSpacing/>
        <w:rPr>
          <w:sz w:val="24"/>
          <w:szCs w:val="24"/>
        </w:rPr>
      </w:pPr>
      <w:r>
        <w:rPr>
          <w:sz w:val="24"/>
          <w:szCs w:val="24"/>
        </w:rPr>
        <w:t xml:space="preserve">Ďalšia </w:t>
      </w:r>
      <w:r w:rsidR="008F56C1">
        <w:rPr>
          <w:sz w:val="24"/>
          <w:szCs w:val="24"/>
        </w:rPr>
        <w:t xml:space="preserve">výnimočná bylinka, ktorá je neprávom označovaná za nepríjemnú burinu v záhrade. </w:t>
      </w:r>
      <w:r w:rsidR="00D82E5E">
        <w:rPr>
          <w:sz w:val="24"/>
          <w:szCs w:val="24"/>
        </w:rPr>
        <w:t xml:space="preserve">Existuje mnoho druhov </w:t>
      </w:r>
      <w:proofErr w:type="spellStart"/>
      <w:r w:rsidR="00D82E5E">
        <w:rPr>
          <w:sz w:val="24"/>
          <w:szCs w:val="24"/>
        </w:rPr>
        <w:t>mrlíkov</w:t>
      </w:r>
      <w:proofErr w:type="spellEnd"/>
      <w:r w:rsidR="00D82E5E">
        <w:rPr>
          <w:sz w:val="24"/>
          <w:szCs w:val="24"/>
        </w:rPr>
        <w:t xml:space="preserve">, niektorí ho označujú aj ako </w:t>
      </w:r>
      <w:proofErr w:type="spellStart"/>
      <w:r w:rsidR="00D82E5E">
        <w:rPr>
          <w:sz w:val="24"/>
          <w:szCs w:val="24"/>
        </w:rPr>
        <w:t>loboda</w:t>
      </w:r>
      <w:proofErr w:type="spellEnd"/>
      <w:r w:rsidR="00D82E5E">
        <w:rPr>
          <w:sz w:val="24"/>
          <w:szCs w:val="24"/>
        </w:rPr>
        <w:t xml:space="preserve">, aj keď to je iná záhradná rastlina. Výživná a jedlá tiež. Najčastejšie sa ale stretnete s Mrlíkom bielym. Bielym preto, lebo je pre neho charakteristický biely, dakedy až fialový prach na vrchných listoch. Nie, nie je to špina, netreba ho umývať, ak viete, že zbierate v čistom prostredí. </w:t>
      </w:r>
    </w:p>
    <w:p w14:paraId="77C7CA7C" w14:textId="77777777" w:rsidR="00D82E5E" w:rsidRDefault="00D82E5E" w:rsidP="00D82E5E">
      <w:pPr>
        <w:spacing w:after="0"/>
        <w:contextualSpacing/>
        <w:rPr>
          <w:sz w:val="24"/>
          <w:szCs w:val="24"/>
        </w:rPr>
      </w:pPr>
    </w:p>
    <w:p w14:paraId="4BB6BF07" w14:textId="704B1386" w:rsidR="00D82E5E" w:rsidRDefault="00D82E5E" w:rsidP="00D82E5E">
      <w:pPr>
        <w:spacing w:after="0"/>
        <w:contextualSpacing/>
        <w:rPr>
          <w:sz w:val="24"/>
          <w:szCs w:val="24"/>
        </w:rPr>
      </w:pPr>
      <w:r>
        <w:rPr>
          <w:sz w:val="24"/>
          <w:szCs w:val="24"/>
        </w:rPr>
        <w:t>Chutné</w:t>
      </w:r>
      <w:r w:rsidRPr="00D82E5E">
        <w:rPr>
          <w:sz w:val="24"/>
          <w:szCs w:val="24"/>
        </w:rPr>
        <w:t xml:space="preserve"> list</w:t>
      </w:r>
      <w:r>
        <w:rPr>
          <w:sz w:val="24"/>
          <w:szCs w:val="24"/>
        </w:rPr>
        <w:t>y</w:t>
      </w:r>
      <w:r w:rsidRPr="00D82E5E">
        <w:rPr>
          <w:sz w:val="24"/>
          <w:szCs w:val="24"/>
        </w:rPr>
        <w:t xml:space="preserve"> </w:t>
      </w:r>
      <w:proofErr w:type="spellStart"/>
      <w:r>
        <w:rPr>
          <w:sz w:val="24"/>
          <w:szCs w:val="24"/>
        </w:rPr>
        <w:t>mrlíku</w:t>
      </w:r>
      <w:proofErr w:type="spellEnd"/>
      <w:r w:rsidRPr="00D82E5E">
        <w:rPr>
          <w:sz w:val="24"/>
          <w:szCs w:val="24"/>
        </w:rPr>
        <w:t xml:space="preserve"> sa d</w:t>
      </w:r>
      <w:r w:rsidR="00150122">
        <w:rPr>
          <w:sz w:val="24"/>
          <w:szCs w:val="24"/>
        </w:rPr>
        <w:t>ajú</w:t>
      </w:r>
      <w:r w:rsidRPr="00D82E5E">
        <w:rPr>
          <w:sz w:val="24"/>
          <w:szCs w:val="24"/>
        </w:rPr>
        <w:t xml:space="preserve"> </w:t>
      </w:r>
      <w:r>
        <w:rPr>
          <w:sz w:val="24"/>
          <w:szCs w:val="24"/>
        </w:rPr>
        <w:t>pridať napr. do smoothie, po</w:t>
      </w:r>
      <w:r w:rsidRPr="00D82E5E">
        <w:rPr>
          <w:sz w:val="24"/>
          <w:szCs w:val="24"/>
        </w:rPr>
        <w:t>variť a jesť ako špenát, príp</w:t>
      </w:r>
      <w:r>
        <w:rPr>
          <w:sz w:val="24"/>
          <w:szCs w:val="24"/>
        </w:rPr>
        <w:t>adne prihodiť</w:t>
      </w:r>
      <w:r w:rsidRPr="00D82E5E">
        <w:rPr>
          <w:sz w:val="24"/>
          <w:szCs w:val="24"/>
        </w:rPr>
        <w:t xml:space="preserve"> do šalátov, polievok </w:t>
      </w:r>
      <w:r>
        <w:rPr>
          <w:sz w:val="24"/>
          <w:szCs w:val="24"/>
        </w:rPr>
        <w:t>či iných jedál</w:t>
      </w:r>
      <w:r w:rsidRPr="00D82E5E">
        <w:rPr>
          <w:sz w:val="24"/>
          <w:szCs w:val="24"/>
        </w:rPr>
        <w:t>.</w:t>
      </w:r>
      <w:r>
        <w:rPr>
          <w:sz w:val="24"/>
          <w:szCs w:val="24"/>
        </w:rPr>
        <w:t xml:space="preserve"> Lístky pridávam nakoniec varenia cca 5 min. pred </w:t>
      </w:r>
      <w:r w:rsidR="00150122">
        <w:rPr>
          <w:sz w:val="24"/>
          <w:szCs w:val="24"/>
        </w:rPr>
        <w:t>dovarením</w:t>
      </w:r>
      <w:r>
        <w:rPr>
          <w:sz w:val="24"/>
          <w:szCs w:val="24"/>
        </w:rPr>
        <w:t xml:space="preserve">, aby sa iba tak sparili a zachovali si peknú, zelenú farbu a aj vitamíny. </w:t>
      </w:r>
    </w:p>
    <w:p w14:paraId="5F775301" w14:textId="77777777" w:rsidR="00D82E5E" w:rsidRDefault="00D82E5E" w:rsidP="00027168">
      <w:pPr>
        <w:spacing w:after="0"/>
        <w:contextualSpacing/>
        <w:rPr>
          <w:sz w:val="24"/>
          <w:szCs w:val="24"/>
        </w:rPr>
      </w:pPr>
    </w:p>
    <w:p w14:paraId="779F5BF4" w14:textId="3797A1CB" w:rsidR="002A6BA5" w:rsidRDefault="002A6BA5" w:rsidP="00027168">
      <w:pPr>
        <w:spacing w:after="0"/>
        <w:contextualSpacing/>
        <w:rPr>
          <w:sz w:val="24"/>
          <w:szCs w:val="24"/>
        </w:rPr>
      </w:pPr>
    </w:p>
    <w:p w14:paraId="36003314" w14:textId="558E56C1" w:rsidR="00DC7F52" w:rsidRDefault="00DC7F52" w:rsidP="00DC7F52">
      <w:pPr>
        <w:spacing w:after="0"/>
        <w:contextualSpacing/>
        <w:rPr>
          <w:b/>
          <w:bCs/>
          <w:sz w:val="24"/>
          <w:szCs w:val="24"/>
        </w:rPr>
      </w:pPr>
      <w:r w:rsidRPr="00DC7F52">
        <w:rPr>
          <w:b/>
          <w:bCs/>
          <w:sz w:val="24"/>
          <w:szCs w:val="24"/>
        </w:rPr>
        <w:t>Zaujímavé fakty</w:t>
      </w:r>
    </w:p>
    <w:p w14:paraId="019D0921" w14:textId="1CDC4BC1" w:rsidR="00DC7F52" w:rsidRDefault="00DC7F52" w:rsidP="00DC7F52">
      <w:pPr>
        <w:pStyle w:val="Odsekzoznamu"/>
        <w:numPr>
          <w:ilvl w:val="0"/>
          <w:numId w:val="62"/>
        </w:numPr>
        <w:spacing w:after="0"/>
        <w:rPr>
          <w:sz w:val="24"/>
          <w:szCs w:val="24"/>
        </w:rPr>
      </w:pPr>
      <w:r w:rsidRPr="00DC7F52">
        <w:rPr>
          <w:sz w:val="24"/>
          <w:szCs w:val="24"/>
        </w:rPr>
        <w:t xml:space="preserve">Podľa viacerých zdrojov patril medzi najbežnejší divoký „špenát“. </w:t>
      </w:r>
      <w:r>
        <w:rPr>
          <w:sz w:val="24"/>
          <w:szCs w:val="24"/>
        </w:rPr>
        <w:t>Pestovanie</w:t>
      </w:r>
      <w:r w:rsidRPr="00DC7F52">
        <w:rPr>
          <w:sz w:val="24"/>
          <w:szCs w:val="24"/>
        </w:rPr>
        <w:t xml:space="preserve"> špenátu z juhozápadnej Ázie však nakoniec nahradilo </w:t>
      </w:r>
      <w:r>
        <w:rPr>
          <w:sz w:val="24"/>
          <w:szCs w:val="24"/>
        </w:rPr>
        <w:t>mrlík v</w:t>
      </w:r>
      <w:r w:rsidRPr="00DC7F52">
        <w:rPr>
          <w:sz w:val="24"/>
          <w:szCs w:val="24"/>
        </w:rPr>
        <w:t xml:space="preserve"> európskej kuchyni.</w:t>
      </w:r>
    </w:p>
    <w:p w14:paraId="4A52E57B" w14:textId="7CFFF3D3" w:rsidR="00DC7F52" w:rsidRDefault="00113A05" w:rsidP="00DC7F52">
      <w:pPr>
        <w:pStyle w:val="Odsekzoznamu"/>
        <w:numPr>
          <w:ilvl w:val="0"/>
          <w:numId w:val="62"/>
        </w:numPr>
        <w:spacing w:after="0"/>
        <w:rPr>
          <w:sz w:val="24"/>
          <w:szCs w:val="24"/>
        </w:rPr>
      </w:pPr>
      <w:r w:rsidRPr="00113A05">
        <w:rPr>
          <w:sz w:val="24"/>
          <w:szCs w:val="24"/>
        </w:rPr>
        <w:t xml:space="preserve">Rastlina je používaná ako zdroj potravy, už tisíce rokov. </w:t>
      </w:r>
      <w:r w:rsidR="00DC7F52" w:rsidRPr="00DC7F52">
        <w:rPr>
          <w:sz w:val="24"/>
          <w:szCs w:val="24"/>
        </w:rPr>
        <w:t xml:space="preserve">Výskumníci našli semená </w:t>
      </w:r>
      <w:proofErr w:type="spellStart"/>
      <w:r w:rsidR="00DC7F52">
        <w:rPr>
          <w:sz w:val="24"/>
          <w:szCs w:val="24"/>
        </w:rPr>
        <w:t>mrlíku</w:t>
      </w:r>
      <w:proofErr w:type="spellEnd"/>
      <w:r w:rsidR="00DC7F52" w:rsidRPr="00DC7F52">
        <w:rPr>
          <w:sz w:val="24"/>
          <w:szCs w:val="24"/>
        </w:rPr>
        <w:t xml:space="preserve"> v žalúdku </w:t>
      </w:r>
      <w:proofErr w:type="spellStart"/>
      <w:r w:rsidR="00DC7F52" w:rsidRPr="00DC7F52">
        <w:rPr>
          <w:sz w:val="24"/>
          <w:szCs w:val="24"/>
        </w:rPr>
        <w:t>Tollund</w:t>
      </w:r>
      <w:proofErr w:type="spellEnd"/>
      <w:r w:rsidR="00DC7F52" w:rsidRPr="00DC7F52">
        <w:rPr>
          <w:sz w:val="24"/>
          <w:szCs w:val="24"/>
        </w:rPr>
        <w:t xml:space="preserve"> Mana,</w:t>
      </w:r>
      <w:r w:rsidR="00DC7F52">
        <w:rPr>
          <w:sz w:val="24"/>
          <w:szCs w:val="24"/>
        </w:rPr>
        <w:t xml:space="preserve"> </w:t>
      </w:r>
      <w:r w:rsidR="00DC7F52" w:rsidRPr="00DC7F52">
        <w:rPr>
          <w:sz w:val="24"/>
          <w:szCs w:val="24"/>
        </w:rPr>
        <w:t xml:space="preserve">2000-ročné telo nájdené v roku 1950 v </w:t>
      </w:r>
      <w:proofErr w:type="spellStart"/>
      <w:r w:rsidR="00DC7F52" w:rsidRPr="00DC7F52">
        <w:rPr>
          <w:sz w:val="24"/>
          <w:szCs w:val="24"/>
        </w:rPr>
        <w:t>bažine</w:t>
      </w:r>
      <w:proofErr w:type="spellEnd"/>
      <w:r w:rsidR="00DC7F52" w:rsidRPr="00DC7F52">
        <w:rPr>
          <w:sz w:val="24"/>
          <w:szCs w:val="24"/>
        </w:rPr>
        <w:t xml:space="preserve"> v </w:t>
      </w:r>
      <w:proofErr w:type="spellStart"/>
      <w:r w:rsidR="00DC7F52" w:rsidRPr="00DC7F52">
        <w:rPr>
          <w:sz w:val="24"/>
          <w:szCs w:val="24"/>
        </w:rPr>
        <w:t>Jutsku</w:t>
      </w:r>
      <w:proofErr w:type="spellEnd"/>
      <w:r w:rsidR="00DC7F52" w:rsidRPr="00DC7F52">
        <w:rPr>
          <w:sz w:val="24"/>
          <w:szCs w:val="24"/>
        </w:rPr>
        <w:t xml:space="preserve"> v Dánsku.</w:t>
      </w:r>
      <w:r w:rsidR="00DC7F52">
        <w:rPr>
          <w:sz w:val="24"/>
          <w:szCs w:val="24"/>
        </w:rPr>
        <w:t xml:space="preserve"> </w:t>
      </w:r>
      <w:r w:rsidR="00DC7F52" w:rsidRPr="00DC7F52">
        <w:rPr>
          <w:sz w:val="24"/>
          <w:szCs w:val="24"/>
        </w:rPr>
        <w:t>Jeho posledným jedlom bola kaša vyrobená zo semien niekoľkých druhov</w:t>
      </w:r>
      <w:r w:rsidR="00DC7F52">
        <w:rPr>
          <w:sz w:val="24"/>
          <w:szCs w:val="24"/>
        </w:rPr>
        <w:t xml:space="preserve">, </w:t>
      </w:r>
      <w:r w:rsidR="00DC7F52" w:rsidRPr="00DC7F52">
        <w:rPr>
          <w:sz w:val="24"/>
          <w:szCs w:val="24"/>
        </w:rPr>
        <w:t xml:space="preserve">vrátane </w:t>
      </w:r>
      <w:proofErr w:type="spellStart"/>
      <w:r w:rsidR="00DC7F52">
        <w:rPr>
          <w:sz w:val="24"/>
          <w:szCs w:val="24"/>
        </w:rPr>
        <w:t>mrlíka</w:t>
      </w:r>
      <w:proofErr w:type="spellEnd"/>
      <w:r w:rsidR="00DC7F52" w:rsidRPr="00DC7F52">
        <w:rPr>
          <w:sz w:val="24"/>
          <w:szCs w:val="24"/>
        </w:rPr>
        <w:t>, jačmeňa</w:t>
      </w:r>
      <w:r w:rsidR="00DC7F52">
        <w:rPr>
          <w:sz w:val="24"/>
          <w:szCs w:val="24"/>
        </w:rPr>
        <w:t xml:space="preserve"> či </w:t>
      </w:r>
      <w:r w:rsidR="00DC7F52" w:rsidRPr="00DC7F52">
        <w:rPr>
          <w:sz w:val="24"/>
          <w:szCs w:val="24"/>
        </w:rPr>
        <w:t>ľanového semena.</w:t>
      </w:r>
    </w:p>
    <w:p w14:paraId="0BA1A29C" w14:textId="749B810B" w:rsidR="00DC7F52" w:rsidRDefault="00DC7F52" w:rsidP="004131B6">
      <w:pPr>
        <w:pStyle w:val="Odsekzoznamu"/>
        <w:numPr>
          <w:ilvl w:val="0"/>
          <w:numId w:val="62"/>
        </w:numPr>
        <w:spacing w:after="0"/>
        <w:rPr>
          <w:sz w:val="24"/>
          <w:szCs w:val="24"/>
        </w:rPr>
      </w:pPr>
      <w:r w:rsidRPr="00DC7F52">
        <w:rPr>
          <w:sz w:val="24"/>
          <w:szCs w:val="24"/>
        </w:rPr>
        <w:lastRenderedPageBreak/>
        <w:t xml:space="preserve">Semená </w:t>
      </w:r>
      <w:proofErr w:type="spellStart"/>
      <w:r>
        <w:rPr>
          <w:sz w:val="24"/>
          <w:szCs w:val="24"/>
        </w:rPr>
        <w:t>mrlíka</w:t>
      </w:r>
      <w:proofErr w:type="spellEnd"/>
      <w:r w:rsidRPr="00DC7F52">
        <w:rPr>
          <w:sz w:val="24"/>
          <w:szCs w:val="24"/>
        </w:rPr>
        <w:t xml:space="preserve"> sú bohaté na škrob a možno ich pomlieť a</w:t>
      </w:r>
      <w:r w:rsidR="004131B6">
        <w:rPr>
          <w:sz w:val="24"/>
          <w:szCs w:val="24"/>
        </w:rPr>
        <w:t> </w:t>
      </w:r>
      <w:r w:rsidRPr="00DC7F52">
        <w:rPr>
          <w:sz w:val="24"/>
          <w:szCs w:val="24"/>
        </w:rPr>
        <w:t>pridať</w:t>
      </w:r>
      <w:r w:rsidR="004131B6">
        <w:rPr>
          <w:sz w:val="24"/>
          <w:szCs w:val="24"/>
        </w:rPr>
        <w:t xml:space="preserve"> </w:t>
      </w:r>
      <w:r w:rsidRPr="004131B6">
        <w:rPr>
          <w:sz w:val="24"/>
          <w:szCs w:val="24"/>
        </w:rPr>
        <w:t>do múky</w:t>
      </w:r>
      <w:r w:rsidR="004131B6">
        <w:rPr>
          <w:sz w:val="24"/>
          <w:szCs w:val="24"/>
        </w:rPr>
        <w:t xml:space="preserve"> a</w:t>
      </w:r>
      <w:r w:rsidRPr="004131B6">
        <w:rPr>
          <w:sz w:val="24"/>
          <w:szCs w:val="24"/>
        </w:rPr>
        <w:t xml:space="preserve"> </w:t>
      </w:r>
      <w:r w:rsidR="004131B6">
        <w:rPr>
          <w:sz w:val="24"/>
          <w:szCs w:val="24"/>
        </w:rPr>
        <w:t>u</w:t>
      </w:r>
      <w:r w:rsidRPr="004131B6">
        <w:rPr>
          <w:sz w:val="24"/>
          <w:szCs w:val="24"/>
        </w:rPr>
        <w:t>piecť chl</w:t>
      </w:r>
      <w:r w:rsidR="004131B6">
        <w:rPr>
          <w:sz w:val="24"/>
          <w:szCs w:val="24"/>
        </w:rPr>
        <w:t>ieb</w:t>
      </w:r>
      <w:r w:rsidRPr="004131B6">
        <w:rPr>
          <w:sz w:val="24"/>
          <w:szCs w:val="24"/>
        </w:rPr>
        <w:t xml:space="preserve">, koláče, sušienky, palacinky alebo </w:t>
      </w:r>
      <w:proofErr w:type="spellStart"/>
      <w:r w:rsidRPr="004131B6">
        <w:rPr>
          <w:sz w:val="24"/>
          <w:szCs w:val="24"/>
        </w:rPr>
        <w:t>mafiny</w:t>
      </w:r>
      <w:proofErr w:type="spellEnd"/>
      <w:r w:rsidRPr="004131B6">
        <w:rPr>
          <w:sz w:val="24"/>
          <w:szCs w:val="24"/>
        </w:rPr>
        <w:t>.</w:t>
      </w:r>
    </w:p>
    <w:p w14:paraId="54EFC1DC" w14:textId="77777777" w:rsidR="00795773" w:rsidRPr="00795773" w:rsidRDefault="004131B6" w:rsidP="00CE6CAE">
      <w:pPr>
        <w:pStyle w:val="Odsekzoznamu"/>
        <w:numPr>
          <w:ilvl w:val="0"/>
          <w:numId w:val="62"/>
        </w:numPr>
        <w:spacing w:after="0"/>
        <w:rPr>
          <w:b/>
          <w:bCs/>
          <w:sz w:val="24"/>
          <w:szCs w:val="24"/>
        </w:rPr>
      </w:pPr>
      <w:r w:rsidRPr="00795773">
        <w:rPr>
          <w:sz w:val="24"/>
          <w:szCs w:val="24"/>
        </w:rPr>
        <w:t xml:space="preserve">Voda, v ktorej sa jemné zelené listy varili, </w:t>
      </w:r>
      <w:r w:rsidR="00795773" w:rsidRPr="00795773">
        <w:rPr>
          <w:sz w:val="24"/>
          <w:szCs w:val="24"/>
        </w:rPr>
        <w:t>sa môže uschovať a vypiť ako výživný vývar alebo zmraziť ako kocky vývaru.</w:t>
      </w:r>
    </w:p>
    <w:p w14:paraId="772370EF" w14:textId="63974ADB" w:rsidR="00795773" w:rsidRDefault="00795773" w:rsidP="00CE6CAE">
      <w:pPr>
        <w:pStyle w:val="Odsekzoznamu"/>
        <w:numPr>
          <w:ilvl w:val="0"/>
          <w:numId w:val="62"/>
        </w:numPr>
        <w:spacing w:after="0"/>
        <w:rPr>
          <w:sz w:val="24"/>
          <w:szCs w:val="24"/>
        </w:rPr>
      </w:pPr>
      <w:r w:rsidRPr="00795773">
        <w:rPr>
          <w:sz w:val="24"/>
          <w:szCs w:val="24"/>
        </w:rPr>
        <w:t xml:space="preserve">Latinské meno je odvodené z gréckeho slova </w:t>
      </w:r>
      <w:proofErr w:type="spellStart"/>
      <w:r w:rsidRPr="00795773">
        <w:rPr>
          <w:sz w:val="24"/>
          <w:szCs w:val="24"/>
        </w:rPr>
        <w:t>chén</w:t>
      </w:r>
      <w:proofErr w:type="spellEnd"/>
      <w:r w:rsidRPr="00795773">
        <w:rPr>
          <w:sz w:val="24"/>
          <w:szCs w:val="24"/>
        </w:rPr>
        <w:t xml:space="preserve">, ktoré znamená hus, a </w:t>
      </w:r>
      <w:proofErr w:type="spellStart"/>
      <w:r w:rsidRPr="00795773">
        <w:rPr>
          <w:sz w:val="24"/>
          <w:szCs w:val="24"/>
        </w:rPr>
        <w:t>podion</w:t>
      </w:r>
      <w:proofErr w:type="spellEnd"/>
      <w:r w:rsidRPr="00795773">
        <w:rPr>
          <w:sz w:val="24"/>
          <w:szCs w:val="24"/>
        </w:rPr>
        <w:t>, čo je nôžka, lebo ich listy tvarom pripomínajú husie chodidlo.</w:t>
      </w:r>
    </w:p>
    <w:p w14:paraId="3E1FB243" w14:textId="431CBD7C" w:rsidR="00113A05" w:rsidRDefault="00113A05" w:rsidP="00113A05">
      <w:pPr>
        <w:pStyle w:val="Odsekzoznamu"/>
        <w:numPr>
          <w:ilvl w:val="0"/>
          <w:numId w:val="62"/>
        </w:numPr>
        <w:spacing w:after="0"/>
        <w:rPr>
          <w:sz w:val="24"/>
          <w:szCs w:val="24"/>
        </w:rPr>
      </w:pPr>
      <w:r>
        <w:rPr>
          <w:sz w:val="24"/>
          <w:szCs w:val="24"/>
        </w:rPr>
        <w:t>Mnohé</w:t>
      </w:r>
      <w:r w:rsidRPr="00113A05">
        <w:rPr>
          <w:sz w:val="24"/>
          <w:szCs w:val="24"/>
        </w:rPr>
        <w:t xml:space="preserve"> štúdie na identifikáciu špecifických chemických zlúčenín a</w:t>
      </w:r>
      <w:r>
        <w:rPr>
          <w:sz w:val="24"/>
          <w:szCs w:val="24"/>
        </w:rPr>
        <w:t> </w:t>
      </w:r>
      <w:r w:rsidRPr="00113A05">
        <w:rPr>
          <w:sz w:val="24"/>
          <w:szCs w:val="24"/>
        </w:rPr>
        <w:t>listov</w:t>
      </w:r>
      <w:r>
        <w:rPr>
          <w:sz w:val="24"/>
          <w:szCs w:val="24"/>
        </w:rPr>
        <w:t xml:space="preserve"> sa zhodli, že </w:t>
      </w:r>
      <w:r w:rsidRPr="00113A05">
        <w:rPr>
          <w:sz w:val="24"/>
          <w:szCs w:val="24"/>
        </w:rPr>
        <w:t xml:space="preserve">flavonoidy v </w:t>
      </w:r>
      <w:proofErr w:type="spellStart"/>
      <w:r>
        <w:rPr>
          <w:sz w:val="24"/>
          <w:szCs w:val="24"/>
        </w:rPr>
        <w:t>mrlíku</w:t>
      </w:r>
      <w:proofErr w:type="spellEnd"/>
      <w:r w:rsidRPr="00113A05">
        <w:rPr>
          <w:sz w:val="24"/>
          <w:szCs w:val="24"/>
        </w:rPr>
        <w:t xml:space="preserve"> naznačujú, že táto rastlina si zaslúži viac</w:t>
      </w:r>
      <w:r>
        <w:rPr>
          <w:sz w:val="24"/>
          <w:szCs w:val="24"/>
        </w:rPr>
        <w:t xml:space="preserve"> skúmania</w:t>
      </w:r>
      <w:r w:rsidRPr="00113A05">
        <w:rPr>
          <w:sz w:val="24"/>
          <w:szCs w:val="24"/>
        </w:rPr>
        <w:t xml:space="preserve"> pre jeho využitie v potravinárstve, medicíne a priemysle.</w:t>
      </w:r>
    </w:p>
    <w:p w14:paraId="409E24ED" w14:textId="3E616D3A" w:rsidR="002B6094" w:rsidRPr="00113A05" w:rsidRDefault="002B6094" w:rsidP="00113A05">
      <w:pPr>
        <w:pStyle w:val="Odsekzoznamu"/>
        <w:numPr>
          <w:ilvl w:val="0"/>
          <w:numId w:val="62"/>
        </w:numPr>
        <w:spacing w:after="0"/>
        <w:rPr>
          <w:sz w:val="24"/>
          <w:szCs w:val="24"/>
        </w:rPr>
      </w:pPr>
      <w:r>
        <w:rPr>
          <w:sz w:val="24"/>
          <w:szCs w:val="24"/>
        </w:rPr>
        <w:t xml:space="preserve">Poznáte bezlepkovú super-potravinu quinou? Tak práve ona je druh </w:t>
      </w:r>
      <w:proofErr w:type="spellStart"/>
      <w:r>
        <w:rPr>
          <w:sz w:val="24"/>
          <w:szCs w:val="24"/>
        </w:rPr>
        <w:t>mrlíku</w:t>
      </w:r>
      <w:proofErr w:type="spellEnd"/>
      <w:r>
        <w:rPr>
          <w:sz w:val="24"/>
          <w:szCs w:val="24"/>
        </w:rPr>
        <w:t xml:space="preserve">, konkrétne sú to semená </w:t>
      </w:r>
      <w:proofErr w:type="spellStart"/>
      <w:r>
        <w:rPr>
          <w:sz w:val="24"/>
          <w:szCs w:val="24"/>
        </w:rPr>
        <w:t>Mrlíku</w:t>
      </w:r>
      <w:proofErr w:type="spellEnd"/>
      <w:r>
        <w:rPr>
          <w:sz w:val="24"/>
          <w:szCs w:val="24"/>
        </w:rPr>
        <w:t xml:space="preserve"> </w:t>
      </w:r>
      <w:proofErr w:type="spellStart"/>
      <w:r>
        <w:rPr>
          <w:sz w:val="24"/>
          <w:szCs w:val="24"/>
        </w:rPr>
        <w:t>čílskeho</w:t>
      </w:r>
      <w:proofErr w:type="spellEnd"/>
      <w:r>
        <w:rPr>
          <w:sz w:val="24"/>
          <w:szCs w:val="24"/>
        </w:rPr>
        <w:t xml:space="preserve">. </w:t>
      </w:r>
    </w:p>
    <w:p w14:paraId="189B9AF5" w14:textId="77777777" w:rsidR="00795773" w:rsidRDefault="00795773" w:rsidP="00795773">
      <w:pPr>
        <w:spacing w:after="0"/>
        <w:rPr>
          <w:b/>
          <w:bCs/>
          <w:sz w:val="24"/>
          <w:szCs w:val="24"/>
        </w:rPr>
      </w:pPr>
    </w:p>
    <w:p w14:paraId="40B45517" w14:textId="03D49FF2" w:rsidR="00DC7F52" w:rsidRDefault="00DC7F52" w:rsidP="00795773">
      <w:pPr>
        <w:spacing w:after="0"/>
        <w:rPr>
          <w:b/>
          <w:bCs/>
          <w:sz w:val="24"/>
          <w:szCs w:val="24"/>
        </w:rPr>
      </w:pPr>
      <w:r w:rsidRPr="00795773">
        <w:rPr>
          <w:b/>
          <w:bCs/>
          <w:sz w:val="24"/>
          <w:szCs w:val="24"/>
        </w:rPr>
        <w:t>Ako rastlinku spoznať</w:t>
      </w:r>
    </w:p>
    <w:p w14:paraId="0F08C6AE" w14:textId="4A67C5FA" w:rsidR="00150122" w:rsidRPr="006A520F" w:rsidRDefault="006A520F" w:rsidP="00795773">
      <w:pPr>
        <w:spacing w:after="0"/>
        <w:rPr>
          <w:sz w:val="24"/>
          <w:szCs w:val="24"/>
        </w:rPr>
      </w:pPr>
      <w:r>
        <w:rPr>
          <w:sz w:val="24"/>
          <w:szCs w:val="24"/>
        </w:rPr>
        <w:t>Je to dosť vysoká rastlinka, ktorú určite neprehliadnete. Môže vyrásť do výšky až 2 metre. Typické sú jeho zubaté trojuholníkové listy, ktoré sú na vrchu p</w:t>
      </w:r>
      <w:r w:rsidRPr="006A520F">
        <w:rPr>
          <w:sz w:val="24"/>
          <w:szCs w:val="24"/>
        </w:rPr>
        <w:t>oprášené belavým</w:t>
      </w:r>
      <w:r>
        <w:rPr>
          <w:sz w:val="24"/>
          <w:szCs w:val="24"/>
        </w:rPr>
        <w:t xml:space="preserve">, až </w:t>
      </w:r>
      <w:r w:rsidRPr="006A520F">
        <w:rPr>
          <w:sz w:val="24"/>
          <w:szCs w:val="24"/>
        </w:rPr>
        <w:t>fialkastým prachom, ktorý sa dotykom zotiera. Kvety sú zelené, maličké a rastú na vrchole rastliny.</w:t>
      </w:r>
      <w:r>
        <w:rPr>
          <w:sz w:val="24"/>
          <w:szCs w:val="24"/>
        </w:rPr>
        <w:t xml:space="preserve"> Na jeseň sa na rastlinke tvorí mnoho zelených guľatých semienok, ktorými je takmer celá rastlinka obsypaná. </w:t>
      </w:r>
    </w:p>
    <w:p w14:paraId="57A73DFF" w14:textId="77777777" w:rsidR="00113A05" w:rsidRPr="00795773" w:rsidRDefault="00113A05" w:rsidP="00795773">
      <w:pPr>
        <w:spacing w:after="0"/>
        <w:rPr>
          <w:b/>
          <w:bCs/>
          <w:sz w:val="24"/>
          <w:szCs w:val="24"/>
        </w:rPr>
      </w:pPr>
    </w:p>
    <w:p w14:paraId="6131307D" w14:textId="04DBB6EE" w:rsidR="00DC7F52" w:rsidRDefault="00DC7F52" w:rsidP="00DC7F52">
      <w:pPr>
        <w:spacing w:after="0"/>
        <w:contextualSpacing/>
        <w:rPr>
          <w:b/>
          <w:bCs/>
          <w:sz w:val="24"/>
          <w:szCs w:val="24"/>
        </w:rPr>
      </w:pPr>
      <w:r w:rsidRPr="00DC7F52">
        <w:rPr>
          <w:b/>
          <w:bCs/>
          <w:sz w:val="24"/>
          <w:szCs w:val="24"/>
        </w:rPr>
        <w:t>Kedy ju zbierať?</w:t>
      </w:r>
    </w:p>
    <w:p w14:paraId="029DC31E" w14:textId="7667535C" w:rsidR="00150122" w:rsidRDefault="00113A05" w:rsidP="00DC7F52">
      <w:pPr>
        <w:spacing w:after="0"/>
        <w:contextualSpacing/>
        <w:rPr>
          <w:sz w:val="24"/>
          <w:szCs w:val="24"/>
        </w:rPr>
      </w:pPr>
      <w:r w:rsidRPr="00113A05">
        <w:rPr>
          <w:sz w:val="24"/>
          <w:szCs w:val="24"/>
        </w:rPr>
        <w:t xml:space="preserve">Nájdete ho </w:t>
      </w:r>
      <w:r>
        <w:rPr>
          <w:sz w:val="24"/>
          <w:szCs w:val="24"/>
        </w:rPr>
        <w:t xml:space="preserve">od júna do októbra </w:t>
      </w:r>
      <w:r w:rsidRPr="00113A05">
        <w:rPr>
          <w:sz w:val="24"/>
          <w:szCs w:val="24"/>
        </w:rPr>
        <w:t xml:space="preserve">hlavne na pôdach, ktoré boli nejakým spôsobom narušené. </w:t>
      </w:r>
      <w:r>
        <w:rPr>
          <w:sz w:val="24"/>
          <w:szCs w:val="24"/>
        </w:rPr>
        <w:t>Z</w:t>
      </w:r>
      <w:r w:rsidRPr="00113A05">
        <w:rPr>
          <w:sz w:val="24"/>
          <w:szCs w:val="24"/>
        </w:rPr>
        <w:t>áhrad</w:t>
      </w:r>
      <w:r>
        <w:rPr>
          <w:sz w:val="24"/>
          <w:szCs w:val="24"/>
        </w:rPr>
        <w:t>y</w:t>
      </w:r>
      <w:r w:rsidRPr="00113A05">
        <w:rPr>
          <w:sz w:val="24"/>
          <w:szCs w:val="24"/>
        </w:rPr>
        <w:t xml:space="preserve">, sídliská, </w:t>
      </w:r>
      <w:r>
        <w:rPr>
          <w:sz w:val="24"/>
          <w:szCs w:val="24"/>
        </w:rPr>
        <w:t xml:space="preserve">pri </w:t>
      </w:r>
      <w:r w:rsidRPr="00113A05">
        <w:rPr>
          <w:sz w:val="24"/>
          <w:szCs w:val="24"/>
        </w:rPr>
        <w:t xml:space="preserve">okrajoch ciest </w:t>
      </w:r>
      <w:r>
        <w:rPr>
          <w:sz w:val="24"/>
          <w:szCs w:val="24"/>
        </w:rPr>
        <w:t>či</w:t>
      </w:r>
      <w:r w:rsidRPr="00113A05">
        <w:rPr>
          <w:sz w:val="24"/>
          <w:szCs w:val="24"/>
        </w:rPr>
        <w:t xml:space="preserve"> na ornej pôde. Rastie </w:t>
      </w:r>
      <w:r>
        <w:rPr>
          <w:sz w:val="24"/>
          <w:szCs w:val="24"/>
        </w:rPr>
        <w:t xml:space="preserve">hlavne </w:t>
      </w:r>
      <w:r w:rsidRPr="00113A05">
        <w:rPr>
          <w:sz w:val="24"/>
          <w:szCs w:val="24"/>
        </w:rPr>
        <w:t>na miestach, ktoré sú bohaté na živiny.</w:t>
      </w:r>
    </w:p>
    <w:p w14:paraId="74F5DDBD" w14:textId="77777777" w:rsidR="00113A05" w:rsidRPr="00113A05" w:rsidRDefault="00113A05" w:rsidP="00DC7F52">
      <w:pPr>
        <w:spacing w:after="0"/>
        <w:contextualSpacing/>
        <w:rPr>
          <w:sz w:val="24"/>
          <w:szCs w:val="24"/>
        </w:rPr>
      </w:pPr>
    </w:p>
    <w:p w14:paraId="371E2325" w14:textId="24947090" w:rsidR="00DC7F52" w:rsidRDefault="00DC7F52" w:rsidP="00DC7F52">
      <w:pPr>
        <w:spacing w:after="0"/>
        <w:contextualSpacing/>
        <w:rPr>
          <w:b/>
          <w:bCs/>
          <w:sz w:val="24"/>
          <w:szCs w:val="24"/>
        </w:rPr>
      </w:pPr>
      <w:r w:rsidRPr="00DC7F52">
        <w:rPr>
          <w:b/>
          <w:bCs/>
          <w:sz w:val="24"/>
          <w:szCs w:val="24"/>
        </w:rPr>
        <w:t>Čo obsahuje?</w:t>
      </w:r>
    </w:p>
    <w:p w14:paraId="35EDF22F" w14:textId="4100B7D7" w:rsidR="00150122" w:rsidRPr="00150122" w:rsidRDefault="00150122" w:rsidP="00150122">
      <w:pPr>
        <w:spacing w:after="0"/>
        <w:contextualSpacing/>
        <w:rPr>
          <w:sz w:val="24"/>
          <w:szCs w:val="24"/>
        </w:rPr>
      </w:pPr>
      <w:r w:rsidRPr="00150122">
        <w:rPr>
          <w:sz w:val="24"/>
          <w:szCs w:val="24"/>
        </w:rPr>
        <w:t xml:space="preserve">Z nutričného hľadiska </w:t>
      </w:r>
      <w:r>
        <w:rPr>
          <w:sz w:val="24"/>
          <w:szCs w:val="24"/>
        </w:rPr>
        <w:t xml:space="preserve">je mrlík </w:t>
      </w:r>
      <w:r w:rsidRPr="00150122">
        <w:rPr>
          <w:sz w:val="24"/>
          <w:szCs w:val="24"/>
        </w:rPr>
        <w:t>bohat</w:t>
      </w:r>
      <w:r>
        <w:rPr>
          <w:sz w:val="24"/>
          <w:szCs w:val="24"/>
        </w:rPr>
        <w:t>ý</w:t>
      </w:r>
      <w:r w:rsidRPr="00150122">
        <w:rPr>
          <w:sz w:val="24"/>
          <w:szCs w:val="24"/>
        </w:rPr>
        <w:t xml:space="preserve"> na bielkoviny, vitamíny A,</w:t>
      </w:r>
      <w:r>
        <w:rPr>
          <w:sz w:val="24"/>
          <w:szCs w:val="24"/>
        </w:rPr>
        <w:t xml:space="preserve"> </w:t>
      </w:r>
      <w:r w:rsidRPr="00150122">
        <w:rPr>
          <w:sz w:val="24"/>
          <w:szCs w:val="24"/>
        </w:rPr>
        <w:t>B1, B2 a C a niacín, vápnik,</w:t>
      </w:r>
      <w:r>
        <w:rPr>
          <w:sz w:val="24"/>
          <w:szCs w:val="24"/>
        </w:rPr>
        <w:t xml:space="preserve"> </w:t>
      </w:r>
      <w:r w:rsidRPr="00150122">
        <w:rPr>
          <w:sz w:val="24"/>
          <w:szCs w:val="24"/>
        </w:rPr>
        <w:t>fosfor, železo a omega 3</w:t>
      </w:r>
      <w:r>
        <w:rPr>
          <w:sz w:val="24"/>
          <w:szCs w:val="24"/>
        </w:rPr>
        <w:t xml:space="preserve"> mastné kyseliny. Š</w:t>
      </w:r>
      <w:r w:rsidRPr="00150122">
        <w:rPr>
          <w:sz w:val="24"/>
          <w:szCs w:val="24"/>
        </w:rPr>
        <w:t>túdie ukázali, že semená týchto rastlín môžu mať</w:t>
      </w:r>
    </w:p>
    <w:p w14:paraId="4E55BBEF" w14:textId="7F683C65" w:rsidR="00150122" w:rsidRDefault="00150122" w:rsidP="00150122">
      <w:pPr>
        <w:spacing w:after="0"/>
        <w:contextualSpacing/>
        <w:rPr>
          <w:sz w:val="24"/>
          <w:szCs w:val="24"/>
        </w:rPr>
      </w:pPr>
      <w:r w:rsidRPr="00150122">
        <w:rPr>
          <w:sz w:val="24"/>
          <w:szCs w:val="24"/>
        </w:rPr>
        <w:t>Hodnotu</w:t>
      </w:r>
      <w:r>
        <w:rPr>
          <w:sz w:val="24"/>
          <w:szCs w:val="24"/>
        </w:rPr>
        <w:t xml:space="preserve"> aj</w:t>
      </w:r>
      <w:r w:rsidRPr="00150122">
        <w:rPr>
          <w:sz w:val="24"/>
          <w:szCs w:val="24"/>
        </w:rPr>
        <w:t xml:space="preserve"> pre komerčné pestovanie.</w:t>
      </w:r>
      <w:r>
        <w:rPr>
          <w:sz w:val="24"/>
          <w:szCs w:val="24"/>
        </w:rPr>
        <w:t xml:space="preserve"> Š</w:t>
      </w:r>
      <w:r w:rsidRPr="00150122">
        <w:rPr>
          <w:sz w:val="24"/>
          <w:szCs w:val="24"/>
        </w:rPr>
        <w:t>túdia</w:t>
      </w:r>
      <w:r>
        <w:rPr>
          <w:sz w:val="24"/>
          <w:szCs w:val="24"/>
        </w:rPr>
        <w:t xml:space="preserve"> taktiež potvrdila, že semená obsahujú</w:t>
      </w:r>
      <w:r w:rsidRPr="00150122">
        <w:rPr>
          <w:sz w:val="24"/>
          <w:szCs w:val="24"/>
        </w:rPr>
        <w:t xml:space="preserve"> vyšší </w:t>
      </w:r>
      <w:r>
        <w:rPr>
          <w:sz w:val="24"/>
          <w:szCs w:val="24"/>
        </w:rPr>
        <w:t>pomer</w:t>
      </w:r>
      <w:r w:rsidRPr="00150122">
        <w:rPr>
          <w:sz w:val="24"/>
          <w:szCs w:val="24"/>
        </w:rPr>
        <w:t xml:space="preserve"> lipidov a živín, ako je vápnik</w:t>
      </w:r>
      <w:r>
        <w:rPr>
          <w:sz w:val="24"/>
          <w:szCs w:val="24"/>
        </w:rPr>
        <w:t xml:space="preserve"> </w:t>
      </w:r>
      <w:r w:rsidRPr="00150122">
        <w:rPr>
          <w:sz w:val="24"/>
          <w:szCs w:val="24"/>
        </w:rPr>
        <w:t xml:space="preserve">a horčík než mnohé iné obilniny. </w:t>
      </w:r>
    </w:p>
    <w:p w14:paraId="78D49270" w14:textId="77777777" w:rsidR="00150122" w:rsidRPr="00150122" w:rsidRDefault="00150122" w:rsidP="00150122">
      <w:pPr>
        <w:spacing w:after="0"/>
        <w:contextualSpacing/>
        <w:rPr>
          <w:sz w:val="24"/>
          <w:szCs w:val="24"/>
        </w:rPr>
      </w:pPr>
    </w:p>
    <w:p w14:paraId="1A372653" w14:textId="5CE1E035" w:rsidR="00DC7F52" w:rsidRDefault="00DC7F52" w:rsidP="00DC7F52">
      <w:pPr>
        <w:spacing w:after="0"/>
        <w:contextualSpacing/>
        <w:rPr>
          <w:b/>
          <w:bCs/>
          <w:sz w:val="24"/>
          <w:szCs w:val="24"/>
        </w:rPr>
      </w:pPr>
      <w:r w:rsidRPr="00DC7F52">
        <w:rPr>
          <w:b/>
          <w:bCs/>
          <w:sz w:val="24"/>
          <w:szCs w:val="24"/>
        </w:rPr>
        <w:t>Pri akých problémoch vám pomôže?</w:t>
      </w:r>
    </w:p>
    <w:p w14:paraId="60633249" w14:textId="1E093DDF" w:rsidR="00150122" w:rsidRDefault="00150122" w:rsidP="00150122">
      <w:pPr>
        <w:spacing w:after="0"/>
        <w:contextualSpacing/>
        <w:rPr>
          <w:sz w:val="24"/>
          <w:szCs w:val="24"/>
        </w:rPr>
      </w:pPr>
      <w:r w:rsidRPr="00150122">
        <w:rPr>
          <w:sz w:val="24"/>
          <w:szCs w:val="24"/>
        </w:rPr>
        <w:t xml:space="preserve">Existuje len málo záznamov o použití </w:t>
      </w:r>
      <w:r>
        <w:rPr>
          <w:sz w:val="24"/>
          <w:szCs w:val="24"/>
        </w:rPr>
        <w:t>bylinky</w:t>
      </w:r>
      <w:r w:rsidRPr="00150122">
        <w:rPr>
          <w:sz w:val="24"/>
          <w:szCs w:val="24"/>
        </w:rPr>
        <w:t xml:space="preserve"> v ľudovom liečiteľstve.</w:t>
      </w:r>
      <w:r>
        <w:rPr>
          <w:sz w:val="24"/>
          <w:szCs w:val="24"/>
        </w:rPr>
        <w:t xml:space="preserve"> </w:t>
      </w:r>
      <w:r w:rsidRPr="00150122">
        <w:rPr>
          <w:sz w:val="24"/>
          <w:szCs w:val="24"/>
        </w:rPr>
        <w:t>V modern</w:t>
      </w:r>
      <w:r>
        <w:rPr>
          <w:sz w:val="24"/>
          <w:szCs w:val="24"/>
        </w:rPr>
        <w:t>ej</w:t>
      </w:r>
      <w:r w:rsidRPr="00150122">
        <w:rPr>
          <w:sz w:val="24"/>
          <w:szCs w:val="24"/>
        </w:rPr>
        <w:t xml:space="preserve"> </w:t>
      </w:r>
      <w:r>
        <w:rPr>
          <w:sz w:val="24"/>
          <w:szCs w:val="24"/>
        </w:rPr>
        <w:t>fytoterapii je mrlík</w:t>
      </w:r>
      <w:r w:rsidRPr="00150122">
        <w:rPr>
          <w:sz w:val="24"/>
          <w:szCs w:val="24"/>
        </w:rPr>
        <w:t xml:space="preserve"> používan</w:t>
      </w:r>
      <w:r>
        <w:rPr>
          <w:sz w:val="24"/>
          <w:szCs w:val="24"/>
        </w:rPr>
        <w:t>ý</w:t>
      </w:r>
      <w:r w:rsidRPr="00150122">
        <w:rPr>
          <w:sz w:val="24"/>
          <w:szCs w:val="24"/>
        </w:rPr>
        <w:t xml:space="preserve"> ako obklad</w:t>
      </w:r>
      <w:r>
        <w:rPr>
          <w:sz w:val="24"/>
          <w:szCs w:val="24"/>
        </w:rPr>
        <w:t xml:space="preserve"> pri </w:t>
      </w:r>
      <w:r w:rsidRPr="00150122">
        <w:rPr>
          <w:sz w:val="24"/>
          <w:szCs w:val="24"/>
        </w:rPr>
        <w:t>lieč</w:t>
      </w:r>
      <w:r>
        <w:rPr>
          <w:sz w:val="24"/>
          <w:szCs w:val="24"/>
        </w:rPr>
        <w:t xml:space="preserve">be </w:t>
      </w:r>
      <w:r w:rsidRPr="00150122">
        <w:rPr>
          <w:sz w:val="24"/>
          <w:szCs w:val="24"/>
        </w:rPr>
        <w:t>zápal</w:t>
      </w:r>
      <w:r>
        <w:rPr>
          <w:sz w:val="24"/>
          <w:szCs w:val="24"/>
        </w:rPr>
        <w:t>ov</w:t>
      </w:r>
      <w:r w:rsidRPr="00150122">
        <w:rPr>
          <w:sz w:val="24"/>
          <w:szCs w:val="24"/>
        </w:rPr>
        <w:t>, potiera</w:t>
      </w:r>
      <w:r>
        <w:rPr>
          <w:sz w:val="24"/>
          <w:szCs w:val="24"/>
        </w:rPr>
        <w:t xml:space="preserve"> sa</w:t>
      </w:r>
      <w:r w:rsidRPr="00150122">
        <w:rPr>
          <w:sz w:val="24"/>
          <w:szCs w:val="24"/>
        </w:rPr>
        <w:t xml:space="preserve"> </w:t>
      </w:r>
      <w:r>
        <w:rPr>
          <w:sz w:val="24"/>
          <w:szCs w:val="24"/>
        </w:rPr>
        <w:t>s ním</w:t>
      </w:r>
      <w:r w:rsidRPr="00150122">
        <w:rPr>
          <w:sz w:val="24"/>
          <w:szCs w:val="24"/>
        </w:rPr>
        <w:t xml:space="preserve"> reum</w:t>
      </w:r>
      <w:r>
        <w:rPr>
          <w:sz w:val="24"/>
          <w:szCs w:val="24"/>
        </w:rPr>
        <w:t>a</w:t>
      </w:r>
      <w:r w:rsidRPr="00150122">
        <w:rPr>
          <w:sz w:val="24"/>
          <w:szCs w:val="24"/>
        </w:rPr>
        <w:t xml:space="preserve">, </w:t>
      </w:r>
      <w:r>
        <w:rPr>
          <w:sz w:val="24"/>
          <w:szCs w:val="24"/>
        </w:rPr>
        <w:t xml:space="preserve">ako </w:t>
      </w:r>
      <w:r w:rsidRPr="00150122">
        <w:rPr>
          <w:sz w:val="24"/>
          <w:szCs w:val="24"/>
        </w:rPr>
        <w:t>odvar</w:t>
      </w:r>
      <w:r>
        <w:rPr>
          <w:sz w:val="24"/>
          <w:szCs w:val="24"/>
        </w:rPr>
        <w:t xml:space="preserve"> </w:t>
      </w:r>
      <w:r w:rsidRPr="00150122">
        <w:rPr>
          <w:sz w:val="24"/>
          <w:szCs w:val="24"/>
        </w:rPr>
        <w:t xml:space="preserve">pri bolesti zubov, alebo listy </w:t>
      </w:r>
      <w:r w:rsidR="00113A05">
        <w:rPr>
          <w:sz w:val="24"/>
          <w:szCs w:val="24"/>
        </w:rPr>
        <w:t xml:space="preserve">sa žujú </w:t>
      </w:r>
      <w:r w:rsidRPr="00150122">
        <w:rPr>
          <w:sz w:val="24"/>
          <w:szCs w:val="24"/>
        </w:rPr>
        <w:t xml:space="preserve">pri </w:t>
      </w:r>
      <w:proofErr w:type="spellStart"/>
      <w:r w:rsidRPr="00150122">
        <w:rPr>
          <w:sz w:val="24"/>
          <w:szCs w:val="24"/>
        </w:rPr>
        <w:t>chudokrvnosti</w:t>
      </w:r>
      <w:proofErr w:type="spellEnd"/>
      <w:r w:rsidRPr="00150122">
        <w:rPr>
          <w:sz w:val="24"/>
          <w:szCs w:val="24"/>
        </w:rPr>
        <w:t>. Žuvanie</w:t>
      </w:r>
      <w:r w:rsidR="00113A05">
        <w:rPr>
          <w:sz w:val="24"/>
          <w:szCs w:val="24"/>
        </w:rPr>
        <w:t xml:space="preserve"> </w:t>
      </w:r>
      <w:r w:rsidRPr="00150122">
        <w:rPr>
          <w:sz w:val="24"/>
          <w:szCs w:val="24"/>
        </w:rPr>
        <w:t>list</w:t>
      </w:r>
      <w:r w:rsidR="00113A05">
        <w:rPr>
          <w:sz w:val="24"/>
          <w:szCs w:val="24"/>
        </w:rPr>
        <w:t>ov</w:t>
      </w:r>
      <w:r w:rsidRPr="00150122">
        <w:rPr>
          <w:sz w:val="24"/>
          <w:szCs w:val="24"/>
        </w:rPr>
        <w:t xml:space="preserve"> vraj tiež zmierňujú boľavé zuby. Okrem toho šťava </w:t>
      </w:r>
      <w:r w:rsidR="00113A05">
        <w:rPr>
          <w:sz w:val="24"/>
          <w:szCs w:val="24"/>
        </w:rPr>
        <w:t>z bylinky</w:t>
      </w:r>
      <w:r w:rsidRPr="00150122">
        <w:rPr>
          <w:sz w:val="24"/>
          <w:szCs w:val="24"/>
        </w:rPr>
        <w:t xml:space="preserve"> sa používal</w:t>
      </w:r>
      <w:r w:rsidR="00113A05">
        <w:rPr>
          <w:sz w:val="24"/>
          <w:szCs w:val="24"/>
        </w:rPr>
        <w:t>a</w:t>
      </w:r>
      <w:r w:rsidRPr="00150122">
        <w:rPr>
          <w:sz w:val="24"/>
          <w:szCs w:val="24"/>
        </w:rPr>
        <w:t xml:space="preserve"> na pehy a spáleniny od slnka.</w:t>
      </w:r>
      <w:r w:rsidR="00113A05">
        <w:rPr>
          <w:sz w:val="24"/>
          <w:szCs w:val="24"/>
        </w:rPr>
        <w:t xml:space="preserve"> </w:t>
      </w:r>
      <w:r w:rsidRPr="00150122">
        <w:rPr>
          <w:sz w:val="24"/>
          <w:szCs w:val="24"/>
        </w:rPr>
        <w:t xml:space="preserve">V tradičnej čínskej medicíne bol </w:t>
      </w:r>
      <w:r w:rsidR="00113A05">
        <w:rPr>
          <w:sz w:val="24"/>
          <w:szCs w:val="24"/>
        </w:rPr>
        <w:t>mrlík používaný na liečbu</w:t>
      </w:r>
      <w:r w:rsidRPr="00150122">
        <w:rPr>
          <w:sz w:val="24"/>
          <w:szCs w:val="24"/>
        </w:rPr>
        <w:t xml:space="preserve"> kožn</w:t>
      </w:r>
      <w:r w:rsidR="00113A05">
        <w:rPr>
          <w:sz w:val="24"/>
          <w:szCs w:val="24"/>
        </w:rPr>
        <w:t>ých</w:t>
      </w:r>
      <w:r w:rsidRPr="00150122">
        <w:rPr>
          <w:sz w:val="24"/>
          <w:szCs w:val="24"/>
        </w:rPr>
        <w:t xml:space="preserve"> chor</w:t>
      </w:r>
      <w:r w:rsidR="00113A05">
        <w:rPr>
          <w:sz w:val="24"/>
          <w:szCs w:val="24"/>
        </w:rPr>
        <w:t>ôb</w:t>
      </w:r>
      <w:r w:rsidRPr="00150122">
        <w:rPr>
          <w:sz w:val="24"/>
          <w:szCs w:val="24"/>
        </w:rPr>
        <w:t>, bolesti zubov, žalúdka, horúčk</w:t>
      </w:r>
      <w:r w:rsidR="00113A05">
        <w:rPr>
          <w:sz w:val="24"/>
          <w:szCs w:val="24"/>
        </w:rPr>
        <w:t>y</w:t>
      </w:r>
      <w:r w:rsidRPr="00150122">
        <w:rPr>
          <w:sz w:val="24"/>
          <w:szCs w:val="24"/>
        </w:rPr>
        <w:t xml:space="preserve"> a ochrnuti</w:t>
      </w:r>
      <w:r w:rsidR="00113A05">
        <w:rPr>
          <w:sz w:val="24"/>
          <w:szCs w:val="24"/>
        </w:rPr>
        <w:t>a</w:t>
      </w:r>
      <w:r w:rsidRPr="00150122">
        <w:rPr>
          <w:sz w:val="24"/>
          <w:szCs w:val="24"/>
        </w:rPr>
        <w:t>.</w:t>
      </w:r>
    </w:p>
    <w:p w14:paraId="3F028F75" w14:textId="77777777" w:rsidR="00150122" w:rsidRPr="00150122" w:rsidRDefault="00150122" w:rsidP="00DC7F52">
      <w:pPr>
        <w:spacing w:after="0"/>
        <w:contextualSpacing/>
        <w:rPr>
          <w:sz w:val="24"/>
          <w:szCs w:val="24"/>
        </w:rPr>
      </w:pPr>
    </w:p>
    <w:p w14:paraId="4F26AFDA" w14:textId="50C5F67F" w:rsidR="002A6BA5" w:rsidRPr="00DC7F52" w:rsidRDefault="00DC7F52" w:rsidP="00DC7F52">
      <w:pPr>
        <w:spacing w:after="0"/>
        <w:contextualSpacing/>
        <w:rPr>
          <w:b/>
          <w:bCs/>
          <w:sz w:val="24"/>
          <w:szCs w:val="24"/>
        </w:rPr>
      </w:pPr>
      <w:r w:rsidRPr="00DC7F52">
        <w:rPr>
          <w:b/>
          <w:bCs/>
          <w:sz w:val="24"/>
          <w:szCs w:val="24"/>
        </w:rPr>
        <w:t>Tipy na najlepšie využitie</w:t>
      </w:r>
    </w:p>
    <w:p w14:paraId="0412A9FC" w14:textId="5B0FE5D6" w:rsidR="002A6BA5" w:rsidRDefault="002A6BA5" w:rsidP="00027168">
      <w:pPr>
        <w:spacing w:after="0"/>
        <w:contextualSpacing/>
        <w:rPr>
          <w:sz w:val="24"/>
          <w:szCs w:val="24"/>
        </w:rPr>
      </w:pPr>
    </w:p>
    <w:p w14:paraId="52604247" w14:textId="51DB8EEF" w:rsidR="002A6BA5" w:rsidRDefault="002A6BA5" w:rsidP="00027168">
      <w:pPr>
        <w:spacing w:after="0"/>
        <w:contextualSpacing/>
        <w:rPr>
          <w:sz w:val="24"/>
          <w:szCs w:val="24"/>
        </w:rPr>
      </w:pPr>
    </w:p>
    <w:p w14:paraId="7A2108A1" w14:textId="48B60804" w:rsidR="008F56C1" w:rsidRPr="008F56C1" w:rsidRDefault="008F56C1" w:rsidP="008F56C1">
      <w:pPr>
        <w:spacing w:after="0"/>
        <w:contextualSpacing/>
        <w:rPr>
          <w:b/>
          <w:bCs/>
          <w:sz w:val="24"/>
          <w:szCs w:val="24"/>
          <w:highlight w:val="magenta"/>
        </w:rPr>
      </w:pPr>
      <w:r w:rsidRPr="008F56C1">
        <w:rPr>
          <w:b/>
          <w:bCs/>
          <w:sz w:val="24"/>
          <w:szCs w:val="24"/>
          <w:highlight w:val="magenta"/>
        </w:rPr>
        <w:lastRenderedPageBreak/>
        <w:t xml:space="preserve">Bylinkové </w:t>
      </w:r>
      <w:proofErr w:type="spellStart"/>
      <w:r>
        <w:rPr>
          <w:b/>
          <w:bCs/>
          <w:sz w:val="24"/>
          <w:szCs w:val="24"/>
          <w:highlight w:val="magenta"/>
        </w:rPr>
        <w:t>vegan</w:t>
      </w:r>
      <w:proofErr w:type="spellEnd"/>
      <w:r>
        <w:rPr>
          <w:b/>
          <w:bCs/>
          <w:sz w:val="24"/>
          <w:szCs w:val="24"/>
          <w:highlight w:val="magenta"/>
        </w:rPr>
        <w:t xml:space="preserve"> </w:t>
      </w:r>
      <w:proofErr w:type="spellStart"/>
      <w:r w:rsidRPr="008F56C1">
        <w:rPr>
          <w:b/>
          <w:bCs/>
          <w:sz w:val="24"/>
          <w:szCs w:val="24"/>
          <w:highlight w:val="magenta"/>
        </w:rPr>
        <w:t>tzatziki</w:t>
      </w:r>
      <w:proofErr w:type="spellEnd"/>
      <w:r w:rsidRPr="008F56C1">
        <w:rPr>
          <w:b/>
          <w:bCs/>
          <w:sz w:val="24"/>
          <w:szCs w:val="24"/>
          <w:highlight w:val="magenta"/>
        </w:rPr>
        <w:t xml:space="preserve"> </w:t>
      </w:r>
    </w:p>
    <w:p w14:paraId="151AC5BE" w14:textId="77777777" w:rsidR="008F56C1" w:rsidRPr="008F56C1" w:rsidRDefault="008F56C1" w:rsidP="008F56C1">
      <w:pPr>
        <w:spacing w:after="0"/>
        <w:contextualSpacing/>
        <w:rPr>
          <w:sz w:val="24"/>
          <w:szCs w:val="24"/>
        </w:rPr>
      </w:pPr>
    </w:p>
    <w:p w14:paraId="3F20C7D7" w14:textId="5A08B619" w:rsidR="008F56C1" w:rsidRPr="008F56C1" w:rsidRDefault="008F56C1" w:rsidP="008F56C1">
      <w:pPr>
        <w:spacing w:after="0"/>
        <w:contextualSpacing/>
        <w:rPr>
          <w:sz w:val="24"/>
          <w:szCs w:val="24"/>
        </w:rPr>
      </w:pPr>
      <w:proofErr w:type="spellStart"/>
      <w:r w:rsidRPr="008F56C1">
        <w:rPr>
          <w:sz w:val="24"/>
          <w:szCs w:val="24"/>
        </w:rPr>
        <w:t>Tzatziki</w:t>
      </w:r>
      <w:proofErr w:type="spellEnd"/>
      <w:r w:rsidRPr="008F56C1">
        <w:rPr>
          <w:sz w:val="24"/>
          <w:szCs w:val="24"/>
        </w:rPr>
        <w:t xml:space="preserve"> je omáčka alebo </w:t>
      </w:r>
      <w:proofErr w:type="spellStart"/>
      <w:r w:rsidRPr="008F56C1">
        <w:rPr>
          <w:sz w:val="24"/>
          <w:szCs w:val="24"/>
        </w:rPr>
        <w:t>dip</w:t>
      </w:r>
      <w:proofErr w:type="spellEnd"/>
      <w:r w:rsidRPr="008F56C1">
        <w:rPr>
          <w:sz w:val="24"/>
          <w:szCs w:val="24"/>
        </w:rPr>
        <w:t xml:space="preserve"> na báze uhoriek a jogurtu bežne podávaná v gréckej kuchyni. Predpokladá sa, že bola inšpirovaná podobnou indickou omáčkou nazývanou </w:t>
      </w:r>
      <w:proofErr w:type="spellStart"/>
      <w:r w:rsidRPr="008F56C1">
        <w:rPr>
          <w:sz w:val="24"/>
          <w:szCs w:val="24"/>
        </w:rPr>
        <w:t>raita</w:t>
      </w:r>
      <w:proofErr w:type="spellEnd"/>
      <w:r w:rsidRPr="008F56C1">
        <w:rPr>
          <w:sz w:val="24"/>
          <w:szCs w:val="24"/>
        </w:rPr>
        <w:t>.</w:t>
      </w:r>
      <w:r>
        <w:rPr>
          <w:sz w:val="24"/>
          <w:szCs w:val="24"/>
        </w:rPr>
        <w:t xml:space="preserve"> Každý rok máme bohatú úrodu uhoriek, že niekedy už nevieme čo s nimi. A práve toto rýchle, jednoduché a zdravé spracovanie prebytkov uhoriek máme veľmi radi. </w:t>
      </w:r>
    </w:p>
    <w:p w14:paraId="679F5753" w14:textId="77777777" w:rsidR="008F56C1" w:rsidRPr="008F56C1" w:rsidRDefault="008F56C1" w:rsidP="008F56C1">
      <w:pPr>
        <w:spacing w:after="0"/>
        <w:contextualSpacing/>
        <w:rPr>
          <w:sz w:val="24"/>
          <w:szCs w:val="24"/>
        </w:rPr>
      </w:pPr>
    </w:p>
    <w:p w14:paraId="66E5EB49" w14:textId="77777777" w:rsidR="008F56C1" w:rsidRPr="008F56C1" w:rsidRDefault="008F56C1" w:rsidP="008F56C1">
      <w:pPr>
        <w:spacing w:after="0"/>
        <w:contextualSpacing/>
        <w:rPr>
          <w:sz w:val="24"/>
          <w:szCs w:val="24"/>
        </w:rPr>
      </w:pPr>
      <w:r w:rsidRPr="008F56C1">
        <w:rPr>
          <w:sz w:val="24"/>
          <w:szCs w:val="24"/>
        </w:rPr>
        <w:t>Ale táto rastlinná verzia je podobne krémová a vyrobená bez mlieka!</w:t>
      </w:r>
    </w:p>
    <w:p w14:paraId="1D802B16" w14:textId="77777777" w:rsidR="008F56C1" w:rsidRPr="008F56C1" w:rsidRDefault="008F56C1" w:rsidP="008F56C1">
      <w:pPr>
        <w:spacing w:after="0"/>
        <w:contextualSpacing/>
        <w:rPr>
          <w:sz w:val="24"/>
          <w:szCs w:val="24"/>
        </w:rPr>
      </w:pPr>
    </w:p>
    <w:p w14:paraId="53240911" w14:textId="07A72048" w:rsidR="008F56C1" w:rsidRDefault="008F56C1" w:rsidP="008F56C1">
      <w:pPr>
        <w:spacing w:after="0"/>
        <w:contextualSpacing/>
        <w:rPr>
          <w:sz w:val="24"/>
          <w:szCs w:val="24"/>
        </w:rPr>
      </w:pPr>
      <w:r w:rsidRPr="008F56C1">
        <w:rPr>
          <w:b/>
          <w:bCs/>
          <w:sz w:val="24"/>
          <w:szCs w:val="24"/>
        </w:rPr>
        <w:t>Potrebujete</w:t>
      </w:r>
      <w:r>
        <w:rPr>
          <w:sz w:val="24"/>
          <w:szCs w:val="24"/>
        </w:rPr>
        <w:t>:</w:t>
      </w:r>
    </w:p>
    <w:p w14:paraId="59019D1E" w14:textId="491F007E" w:rsidR="008F56C1" w:rsidRDefault="008F56C1" w:rsidP="008F56C1">
      <w:pPr>
        <w:spacing w:after="0"/>
        <w:contextualSpacing/>
        <w:rPr>
          <w:sz w:val="24"/>
          <w:szCs w:val="24"/>
        </w:rPr>
      </w:pPr>
      <w:r w:rsidRPr="008F56C1">
        <w:rPr>
          <w:sz w:val="24"/>
          <w:szCs w:val="24"/>
        </w:rPr>
        <w:t xml:space="preserve">1 šálku slnečnicových semiačok namočíme aspoň na pár hodín, ideálne cez noc </w:t>
      </w:r>
    </w:p>
    <w:p w14:paraId="3F27917E" w14:textId="73127CB4" w:rsidR="008F56C1" w:rsidRPr="008F56C1" w:rsidRDefault="008F56C1" w:rsidP="008F56C1">
      <w:pPr>
        <w:spacing w:after="0"/>
        <w:contextualSpacing/>
        <w:rPr>
          <w:sz w:val="24"/>
          <w:szCs w:val="24"/>
        </w:rPr>
      </w:pPr>
      <w:r>
        <w:rPr>
          <w:sz w:val="24"/>
          <w:szCs w:val="24"/>
        </w:rPr>
        <w:t xml:space="preserve">1 väčšiu hrsť </w:t>
      </w:r>
      <w:proofErr w:type="spellStart"/>
      <w:r>
        <w:rPr>
          <w:sz w:val="24"/>
          <w:szCs w:val="24"/>
        </w:rPr>
        <w:t>mrlíku</w:t>
      </w:r>
      <w:proofErr w:type="spellEnd"/>
    </w:p>
    <w:p w14:paraId="2DF57598" w14:textId="74FD34C0" w:rsidR="008F56C1" w:rsidRPr="008F56C1" w:rsidRDefault="008F56C1" w:rsidP="008F56C1">
      <w:pPr>
        <w:spacing w:after="0"/>
        <w:contextualSpacing/>
        <w:rPr>
          <w:sz w:val="24"/>
          <w:szCs w:val="24"/>
        </w:rPr>
      </w:pPr>
      <w:r w:rsidRPr="008F56C1">
        <w:rPr>
          <w:sz w:val="24"/>
          <w:szCs w:val="24"/>
        </w:rPr>
        <w:t xml:space="preserve">2 </w:t>
      </w:r>
      <w:proofErr w:type="spellStart"/>
      <w:r w:rsidRPr="008F56C1">
        <w:rPr>
          <w:sz w:val="24"/>
          <w:szCs w:val="24"/>
        </w:rPr>
        <w:t>pl</w:t>
      </w:r>
      <w:proofErr w:type="spellEnd"/>
      <w:r>
        <w:rPr>
          <w:sz w:val="24"/>
          <w:szCs w:val="24"/>
        </w:rPr>
        <w:t xml:space="preserve"> olivového oleja</w:t>
      </w:r>
      <w:r w:rsidRPr="008F56C1">
        <w:rPr>
          <w:sz w:val="24"/>
          <w:szCs w:val="24"/>
        </w:rPr>
        <w:t xml:space="preserve"> </w:t>
      </w:r>
    </w:p>
    <w:p w14:paraId="3CAD1F10" w14:textId="77777777" w:rsidR="008F56C1" w:rsidRPr="008F56C1" w:rsidRDefault="008F56C1" w:rsidP="008F56C1">
      <w:pPr>
        <w:spacing w:after="0"/>
        <w:contextualSpacing/>
        <w:rPr>
          <w:sz w:val="24"/>
          <w:szCs w:val="24"/>
        </w:rPr>
      </w:pPr>
      <w:r w:rsidRPr="008F56C1">
        <w:rPr>
          <w:sz w:val="24"/>
          <w:szCs w:val="24"/>
        </w:rPr>
        <w:t>100 ml vody</w:t>
      </w:r>
    </w:p>
    <w:p w14:paraId="588D704B" w14:textId="77777777" w:rsidR="008F56C1" w:rsidRPr="008F56C1" w:rsidRDefault="008F56C1" w:rsidP="008F56C1">
      <w:pPr>
        <w:spacing w:after="0"/>
        <w:contextualSpacing/>
        <w:rPr>
          <w:sz w:val="24"/>
          <w:szCs w:val="24"/>
        </w:rPr>
      </w:pPr>
      <w:r w:rsidRPr="008F56C1">
        <w:rPr>
          <w:sz w:val="24"/>
          <w:szCs w:val="24"/>
        </w:rPr>
        <w:t xml:space="preserve">1 </w:t>
      </w:r>
      <w:proofErr w:type="spellStart"/>
      <w:r w:rsidRPr="008F56C1">
        <w:rPr>
          <w:sz w:val="24"/>
          <w:szCs w:val="24"/>
        </w:rPr>
        <w:t>pl</w:t>
      </w:r>
      <w:proofErr w:type="spellEnd"/>
      <w:r w:rsidRPr="008F56C1">
        <w:rPr>
          <w:sz w:val="24"/>
          <w:szCs w:val="24"/>
        </w:rPr>
        <w:t xml:space="preserve"> citrónovej šťavy</w:t>
      </w:r>
    </w:p>
    <w:p w14:paraId="4519D206" w14:textId="77777777" w:rsidR="008F56C1" w:rsidRPr="008F56C1" w:rsidRDefault="008F56C1" w:rsidP="008F56C1">
      <w:pPr>
        <w:spacing w:after="0"/>
        <w:contextualSpacing/>
        <w:rPr>
          <w:sz w:val="24"/>
          <w:szCs w:val="24"/>
        </w:rPr>
      </w:pPr>
      <w:r w:rsidRPr="008F56C1">
        <w:rPr>
          <w:sz w:val="24"/>
          <w:szCs w:val="24"/>
        </w:rPr>
        <w:t>2-3 strúčiky cesnaku</w:t>
      </w:r>
    </w:p>
    <w:p w14:paraId="7A9F7F2E" w14:textId="4562CCFF" w:rsidR="008F56C1" w:rsidRDefault="008F56C1" w:rsidP="008F56C1">
      <w:pPr>
        <w:spacing w:after="0"/>
        <w:contextualSpacing/>
        <w:rPr>
          <w:sz w:val="24"/>
          <w:szCs w:val="24"/>
        </w:rPr>
      </w:pPr>
      <w:r w:rsidRPr="008F56C1">
        <w:rPr>
          <w:sz w:val="24"/>
          <w:szCs w:val="24"/>
        </w:rPr>
        <w:t xml:space="preserve">1/2 </w:t>
      </w:r>
      <w:proofErr w:type="spellStart"/>
      <w:r w:rsidRPr="008F56C1">
        <w:rPr>
          <w:sz w:val="24"/>
          <w:szCs w:val="24"/>
        </w:rPr>
        <w:t>čl</w:t>
      </w:r>
      <w:proofErr w:type="spellEnd"/>
      <w:r w:rsidRPr="008F56C1">
        <w:rPr>
          <w:sz w:val="24"/>
          <w:szCs w:val="24"/>
        </w:rPr>
        <w:t xml:space="preserve"> soli</w:t>
      </w:r>
    </w:p>
    <w:p w14:paraId="7A5F29B3" w14:textId="77777777" w:rsidR="002B7778" w:rsidRDefault="002B7778" w:rsidP="008F56C1">
      <w:pPr>
        <w:spacing w:after="0"/>
        <w:contextualSpacing/>
        <w:rPr>
          <w:sz w:val="24"/>
          <w:szCs w:val="24"/>
        </w:rPr>
      </w:pPr>
    </w:p>
    <w:p w14:paraId="6E12927B" w14:textId="69CCA30F" w:rsidR="008F56C1" w:rsidRPr="008F56C1" w:rsidRDefault="008F56C1" w:rsidP="008F56C1">
      <w:pPr>
        <w:spacing w:after="0"/>
        <w:contextualSpacing/>
        <w:rPr>
          <w:sz w:val="24"/>
          <w:szCs w:val="24"/>
        </w:rPr>
      </w:pPr>
      <w:r w:rsidRPr="008F56C1">
        <w:rPr>
          <w:b/>
          <w:bCs/>
          <w:sz w:val="24"/>
          <w:szCs w:val="24"/>
        </w:rPr>
        <w:t>Postup</w:t>
      </w:r>
      <w:r>
        <w:rPr>
          <w:sz w:val="24"/>
          <w:szCs w:val="24"/>
        </w:rPr>
        <w:t>:</w:t>
      </w:r>
    </w:p>
    <w:p w14:paraId="53DF0CA2" w14:textId="345A3909" w:rsidR="008F56C1" w:rsidRPr="008F56C1" w:rsidRDefault="002B7778" w:rsidP="008F56C1">
      <w:pPr>
        <w:spacing w:after="0"/>
        <w:contextualSpacing/>
        <w:rPr>
          <w:sz w:val="24"/>
          <w:szCs w:val="24"/>
        </w:rPr>
      </w:pPr>
      <w:r>
        <w:rPr>
          <w:sz w:val="24"/>
          <w:szCs w:val="24"/>
        </w:rPr>
        <w:t>Kešu orechy zlejte a opláchnite. Pridajte olej, vodu, citrónovú šťavu, cesnak a soľ podľa chuti a dohladka</w:t>
      </w:r>
      <w:r w:rsidR="008F56C1" w:rsidRPr="008F56C1">
        <w:rPr>
          <w:sz w:val="24"/>
          <w:szCs w:val="24"/>
        </w:rPr>
        <w:t xml:space="preserve"> zmixuj</w:t>
      </w:r>
      <w:r>
        <w:rPr>
          <w:sz w:val="24"/>
          <w:szCs w:val="24"/>
        </w:rPr>
        <w:t>te</w:t>
      </w:r>
      <w:r w:rsidR="008F56C1" w:rsidRPr="008F56C1">
        <w:rPr>
          <w:sz w:val="24"/>
          <w:szCs w:val="24"/>
        </w:rPr>
        <w:t xml:space="preserve">. </w:t>
      </w:r>
    </w:p>
    <w:p w14:paraId="6F074B4D" w14:textId="66C7696B" w:rsidR="002A6BA5" w:rsidRDefault="008F56C1" w:rsidP="008F56C1">
      <w:pPr>
        <w:spacing w:after="0"/>
        <w:contextualSpacing/>
        <w:rPr>
          <w:sz w:val="24"/>
          <w:szCs w:val="24"/>
        </w:rPr>
      </w:pPr>
      <w:r w:rsidRPr="008F56C1">
        <w:rPr>
          <w:sz w:val="24"/>
          <w:szCs w:val="24"/>
        </w:rPr>
        <w:t>Prid</w:t>
      </w:r>
      <w:r w:rsidR="002B7778">
        <w:rPr>
          <w:sz w:val="24"/>
          <w:szCs w:val="24"/>
        </w:rPr>
        <w:t>ajt</w:t>
      </w:r>
      <w:r w:rsidRPr="008F56C1">
        <w:rPr>
          <w:sz w:val="24"/>
          <w:szCs w:val="24"/>
        </w:rPr>
        <w:t xml:space="preserve">e nastrúhanú uhorku a nadrobno nasekané bylinky. V mojej verzii </w:t>
      </w:r>
      <w:r w:rsidR="002B7778">
        <w:rPr>
          <w:sz w:val="24"/>
          <w:szCs w:val="24"/>
        </w:rPr>
        <w:t xml:space="preserve">väčšinou okrem </w:t>
      </w:r>
      <w:proofErr w:type="spellStart"/>
      <w:r w:rsidR="002B7778">
        <w:rPr>
          <w:sz w:val="24"/>
          <w:szCs w:val="24"/>
        </w:rPr>
        <w:t>mrlíku</w:t>
      </w:r>
      <w:proofErr w:type="spellEnd"/>
      <w:r w:rsidR="002B7778">
        <w:rPr>
          <w:sz w:val="24"/>
          <w:szCs w:val="24"/>
        </w:rPr>
        <w:t xml:space="preserve"> skončia</w:t>
      </w:r>
      <w:r w:rsidRPr="008F56C1">
        <w:rPr>
          <w:sz w:val="24"/>
          <w:szCs w:val="24"/>
        </w:rPr>
        <w:t xml:space="preserve"> </w:t>
      </w:r>
      <w:r w:rsidR="002B7778">
        <w:rPr>
          <w:sz w:val="24"/>
          <w:szCs w:val="24"/>
        </w:rPr>
        <w:t>aj</w:t>
      </w:r>
      <w:r w:rsidRPr="008F56C1">
        <w:rPr>
          <w:sz w:val="24"/>
          <w:szCs w:val="24"/>
        </w:rPr>
        <w:t xml:space="preserve"> púpavov</w:t>
      </w:r>
      <w:r w:rsidR="002B7778">
        <w:rPr>
          <w:sz w:val="24"/>
          <w:szCs w:val="24"/>
        </w:rPr>
        <w:t>é či</w:t>
      </w:r>
      <w:r w:rsidRPr="008F56C1">
        <w:rPr>
          <w:sz w:val="24"/>
          <w:szCs w:val="24"/>
        </w:rPr>
        <w:t xml:space="preserve"> </w:t>
      </w:r>
      <w:proofErr w:type="spellStart"/>
      <w:r w:rsidR="002B7778" w:rsidRPr="008F56C1">
        <w:rPr>
          <w:sz w:val="24"/>
          <w:szCs w:val="24"/>
        </w:rPr>
        <w:t>sedmokráskové</w:t>
      </w:r>
      <w:proofErr w:type="spellEnd"/>
      <w:r w:rsidR="002B7778" w:rsidRPr="008F56C1">
        <w:rPr>
          <w:sz w:val="24"/>
          <w:szCs w:val="24"/>
        </w:rPr>
        <w:t xml:space="preserve"> </w:t>
      </w:r>
      <w:r w:rsidRPr="008F56C1">
        <w:rPr>
          <w:sz w:val="24"/>
          <w:szCs w:val="24"/>
        </w:rPr>
        <w:t>lístk</w:t>
      </w:r>
      <w:r w:rsidR="002B7778">
        <w:rPr>
          <w:sz w:val="24"/>
          <w:szCs w:val="24"/>
        </w:rPr>
        <w:t xml:space="preserve">y, </w:t>
      </w:r>
      <w:r w:rsidRPr="008F56C1">
        <w:rPr>
          <w:sz w:val="24"/>
          <w:szCs w:val="24"/>
        </w:rPr>
        <w:t>kozonoh</w:t>
      </w:r>
      <w:r w:rsidR="002B7778">
        <w:rPr>
          <w:sz w:val="24"/>
          <w:szCs w:val="24"/>
        </w:rPr>
        <w:t xml:space="preserve">a </w:t>
      </w:r>
      <w:r w:rsidRPr="008F56C1">
        <w:rPr>
          <w:sz w:val="24"/>
          <w:szCs w:val="24"/>
        </w:rPr>
        <w:t>a pár lístkov bazalky.</w:t>
      </w:r>
    </w:p>
    <w:p w14:paraId="683028BC" w14:textId="77777777" w:rsidR="007C5D60" w:rsidRDefault="007C5D60" w:rsidP="007C5D60">
      <w:pPr>
        <w:spacing w:after="0"/>
        <w:contextualSpacing/>
        <w:rPr>
          <w:sz w:val="24"/>
          <w:szCs w:val="24"/>
        </w:rPr>
      </w:pPr>
    </w:p>
    <w:p w14:paraId="192890D4" w14:textId="4E963E2A" w:rsidR="002A6BA5" w:rsidRDefault="007C5D60" w:rsidP="007C5D60">
      <w:pPr>
        <w:spacing w:after="0"/>
        <w:contextualSpacing/>
        <w:rPr>
          <w:sz w:val="24"/>
          <w:szCs w:val="24"/>
        </w:rPr>
      </w:pPr>
      <w:r w:rsidRPr="007C5D60">
        <w:rPr>
          <w:sz w:val="24"/>
          <w:szCs w:val="24"/>
        </w:rPr>
        <w:t>A čo s tým?</w:t>
      </w:r>
      <w:r>
        <w:rPr>
          <w:sz w:val="24"/>
          <w:szCs w:val="24"/>
        </w:rPr>
        <w:t xml:space="preserve"> </w:t>
      </w:r>
      <w:r w:rsidRPr="007C5D60">
        <w:rPr>
          <w:sz w:val="24"/>
          <w:szCs w:val="24"/>
        </w:rPr>
        <w:t xml:space="preserve">Čo len chcete :) Deti si </w:t>
      </w:r>
      <w:r>
        <w:rPr>
          <w:sz w:val="24"/>
          <w:szCs w:val="24"/>
        </w:rPr>
        <w:t>dávajú na</w:t>
      </w:r>
      <w:r w:rsidRPr="007C5D60">
        <w:rPr>
          <w:sz w:val="24"/>
          <w:szCs w:val="24"/>
        </w:rPr>
        <w:t xml:space="preserve"> cestoviny, muž ako </w:t>
      </w:r>
      <w:proofErr w:type="spellStart"/>
      <w:r w:rsidRPr="007C5D60">
        <w:rPr>
          <w:sz w:val="24"/>
          <w:szCs w:val="24"/>
        </w:rPr>
        <w:t>dip</w:t>
      </w:r>
      <w:proofErr w:type="spellEnd"/>
      <w:r w:rsidRPr="007C5D60">
        <w:rPr>
          <w:sz w:val="24"/>
          <w:szCs w:val="24"/>
        </w:rPr>
        <w:t xml:space="preserve"> z pečeným zemiakom, alebo iba tak ako </w:t>
      </w:r>
      <w:proofErr w:type="spellStart"/>
      <w:r w:rsidRPr="007C5D60">
        <w:rPr>
          <w:sz w:val="24"/>
          <w:szCs w:val="24"/>
        </w:rPr>
        <w:t>dip</w:t>
      </w:r>
      <w:proofErr w:type="spellEnd"/>
      <w:r w:rsidRPr="007C5D60">
        <w:rPr>
          <w:sz w:val="24"/>
          <w:szCs w:val="24"/>
        </w:rPr>
        <w:t xml:space="preserve"> </w:t>
      </w:r>
      <w:r>
        <w:rPr>
          <w:sz w:val="24"/>
          <w:szCs w:val="24"/>
        </w:rPr>
        <w:t>k nakrájanej mrkve</w:t>
      </w:r>
      <w:r w:rsidRPr="007C5D60">
        <w:rPr>
          <w:sz w:val="24"/>
          <w:szCs w:val="24"/>
        </w:rPr>
        <w:t>...</w:t>
      </w:r>
    </w:p>
    <w:p w14:paraId="37BBF5E3" w14:textId="40D4C71A" w:rsidR="002A6BA5" w:rsidRDefault="002A6BA5" w:rsidP="00027168">
      <w:pPr>
        <w:spacing w:after="0"/>
        <w:contextualSpacing/>
        <w:rPr>
          <w:sz w:val="24"/>
          <w:szCs w:val="24"/>
        </w:rPr>
      </w:pPr>
    </w:p>
    <w:p w14:paraId="3DE70EC8" w14:textId="642EDC6E" w:rsidR="002A6BA5" w:rsidRDefault="002A6BA5" w:rsidP="00027168">
      <w:pPr>
        <w:spacing w:after="0"/>
        <w:contextualSpacing/>
        <w:rPr>
          <w:sz w:val="24"/>
          <w:szCs w:val="24"/>
        </w:rPr>
      </w:pPr>
    </w:p>
    <w:p w14:paraId="645E1A37" w14:textId="48D27ACD" w:rsidR="00A970AA" w:rsidRDefault="00224435" w:rsidP="00A970AA">
      <w:pPr>
        <w:spacing w:after="0"/>
        <w:contextualSpacing/>
        <w:rPr>
          <w:b/>
          <w:bCs/>
          <w:sz w:val="24"/>
          <w:szCs w:val="24"/>
          <w:highlight w:val="magenta"/>
        </w:rPr>
      </w:pPr>
      <w:r w:rsidRPr="00224435">
        <w:rPr>
          <w:b/>
          <w:bCs/>
          <w:sz w:val="24"/>
          <w:szCs w:val="24"/>
          <w:highlight w:val="magenta"/>
        </w:rPr>
        <w:t>Bylinková</w:t>
      </w:r>
      <w:r>
        <w:rPr>
          <w:b/>
          <w:bCs/>
          <w:sz w:val="24"/>
          <w:szCs w:val="24"/>
          <w:highlight w:val="magenta"/>
          <w:lang w:val="en-GB"/>
        </w:rPr>
        <w:t xml:space="preserve"> p</w:t>
      </w:r>
      <w:proofErr w:type="spellStart"/>
      <w:r w:rsidR="00A970AA" w:rsidRPr="00A970AA">
        <w:rPr>
          <w:b/>
          <w:bCs/>
          <w:sz w:val="24"/>
          <w:szCs w:val="24"/>
          <w:highlight w:val="magenta"/>
        </w:rPr>
        <w:t>ražená</w:t>
      </w:r>
      <w:proofErr w:type="spellEnd"/>
      <w:r w:rsidR="00A970AA" w:rsidRPr="00A970AA">
        <w:rPr>
          <w:b/>
          <w:bCs/>
          <w:sz w:val="24"/>
          <w:szCs w:val="24"/>
          <w:highlight w:val="magenta"/>
        </w:rPr>
        <w:t xml:space="preserve"> ryža </w:t>
      </w:r>
    </w:p>
    <w:p w14:paraId="17E3F49B" w14:textId="5997087B" w:rsidR="00953455" w:rsidRDefault="00953455" w:rsidP="00A970AA">
      <w:pPr>
        <w:spacing w:after="0"/>
        <w:contextualSpacing/>
        <w:rPr>
          <w:sz w:val="24"/>
          <w:szCs w:val="24"/>
        </w:rPr>
      </w:pPr>
      <w:r w:rsidRPr="00953455">
        <w:rPr>
          <w:sz w:val="24"/>
          <w:szCs w:val="24"/>
        </w:rPr>
        <w:t xml:space="preserve">Tento recept na </w:t>
      </w:r>
      <w:r>
        <w:rPr>
          <w:sz w:val="24"/>
          <w:szCs w:val="24"/>
        </w:rPr>
        <w:t>praženú</w:t>
      </w:r>
      <w:r w:rsidRPr="00953455">
        <w:rPr>
          <w:sz w:val="24"/>
          <w:szCs w:val="24"/>
        </w:rPr>
        <w:t xml:space="preserve"> ryžu </w:t>
      </w:r>
      <w:r>
        <w:rPr>
          <w:sz w:val="24"/>
          <w:szCs w:val="24"/>
        </w:rPr>
        <w:t xml:space="preserve">je </w:t>
      </w:r>
      <w:r w:rsidRPr="00953455">
        <w:rPr>
          <w:sz w:val="24"/>
          <w:szCs w:val="24"/>
        </w:rPr>
        <w:t xml:space="preserve">inšpirovaný </w:t>
      </w:r>
      <w:r>
        <w:rPr>
          <w:sz w:val="24"/>
          <w:szCs w:val="24"/>
        </w:rPr>
        <w:t>ázijskou kuchyňou. J</w:t>
      </w:r>
      <w:r w:rsidRPr="00953455">
        <w:rPr>
          <w:sz w:val="24"/>
          <w:szCs w:val="24"/>
        </w:rPr>
        <w:t>e</w:t>
      </w:r>
      <w:r>
        <w:rPr>
          <w:sz w:val="24"/>
          <w:szCs w:val="24"/>
        </w:rPr>
        <w:t xml:space="preserve"> veľmi </w:t>
      </w:r>
      <w:r w:rsidRPr="00953455">
        <w:rPr>
          <w:sz w:val="24"/>
          <w:szCs w:val="24"/>
        </w:rPr>
        <w:t>obľúbený</w:t>
      </w:r>
      <w:r>
        <w:rPr>
          <w:sz w:val="24"/>
          <w:szCs w:val="24"/>
        </w:rPr>
        <w:t xml:space="preserve">, pretože sa dá spotrebovať aj ryža, ktorá vám zostala z iného pokrmu. A práve v tom je aj ten fígeľ. </w:t>
      </w:r>
      <w:r w:rsidRPr="00953455">
        <w:rPr>
          <w:sz w:val="24"/>
          <w:szCs w:val="24"/>
        </w:rPr>
        <w:t xml:space="preserve">Musíte plánovať dopredu a použiť dôkladne vychladenú varenú ryžu. Čerstvá várka teplej (alebo dokonca vlažnej) ryže sa po dopade na horúcu panvicu </w:t>
      </w:r>
      <w:r>
        <w:rPr>
          <w:sz w:val="24"/>
          <w:szCs w:val="24"/>
        </w:rPr>
        <w:t xml:space="preserve">dobre </w:t>
      </w:r>
      <w:r w:rsidR="00CD31F0">
        <w:rPr>
          <w:sz w:val="24"/>
          <w:szCs w:val="24"/>
        </w:rPr>
        <w:t>neprepečie</w:t>
      </w:r>
      <w:r w:rsidRPr="00953455">
        <w:rPr>
          <w:sz w:val="24"/>
          <w:szCs w:val="24"/>
        </w:rPr>
        <w:t xml:space="preserve"> a výsledkom budú mokré a lepkavé hrudky – nič dobré. Ideálne sú teda zvyšky chladenej ryže</w:t>
      </w:r>
      <w:r>
        <w:rPr>
          <w:sz w:val="24"/>
          <w:szCs w:val="24"/>
        </w:rPr>
        <w:t>.</w:t>
      </w:r>
    </w:p>
    <w:p w14:paraId="535EA219" w14:textId="6F973BF4" w:rsidR="00953455" w:rsidRDefault="00953455" w:rsidP="00A970AA">
      <w:pPr>
        <w:spacing w:after="0"/>
        <w:contextualSpacing/>
        <w:rPr>
          <w:sz w:val="24"/>
          <w:szCs w:val="24"/>
        </w:rPr>
      </w:pPr>
      <w:r>
        <w:rPr>
          <w:sz w:val="24"/>
          <w:szCs w:val="24"/>
        </w:rPr>
        <w:t>Okrem toho, recept j</w:t>
      </w:r>
      <w:r w:rsidRPr="00953455">
        <w:rPr>
          <w:sz w:val="24"/>
          <w:szCs w:val="24"/>
        </w:rPr>
        <w:t>e rýchly a jednoduchý na prípravu</w:t>
      </w:r>
      <w:r>
        <w:rPr>
          <w:sz w:val="24"/>
          <w:szCs w:val="24"/>
        </w:rPr>
        <w:t xml:space="preserve"> a dá sa prispôsobiť podľa vašich obľúbených ingrediencií. A pritom</w:t>
      </w:r>
      <w:r w:rsidRPr="00953455">
        <w:rPr>
          <w:sz w:val="24"/>
          <w:szCs w:val="24"/>
        </w:rPr>
        <w:t xml:space="preserve"> neodolateľne chutný.</w:t>
      </w:r>
    </w:p>
    <w:p w14:paraId="7E9BD679" w14:textId="44B98D37" w:rsidR="00953455" w:rsidRDefault="00953455" w:rsidP="00A970AA">
      <w:pPr>
        <w:spacing w:after="0"/>
        <w:contextualSpacing/>
        <w:rPr>
          <w:sz w:val="24"/>
          <w:szCs w:val="24"/>
        </w:rPr>
      </w:pPr>
    </w:p>
    <w:p w14:paraId="1D6B5E02" w14:textId="1D46ECCC" w:rsidR="001A6631" w:rsidRPr="001A6631" w:rsidRDefault="001A6631" w:rsidP="00A970AA">
      <w:pPr>
        <w:spacing w:after="0"/>
        <w:contextualSpacing/>
        <w:rPr>
          <w:b/>
          <w:bCs/>
          <w:sz w:val="24"/>
          <w:szCs w:val="24"/>
        </w:rPr>
      </w:pPr>
      <w:r w:rsidRPr="001A6631">
        <w:rPr>
          <w:b/>
          <w:bCs/>
          <w:sz w:val="24"/>
          <w:szCs w:val="24"/>
        </w:rPr>
        <w:t>Potrebujete:</w:t>
      </w:r>
    </w:p>
    <w:p w14:paraId="6F065637" w14:textId="49FBF787" w:rsidR="001A6631" w:rsidRPr="001A6631" w:rsidRDefault="001A6631" w:rsidP="001A6631">
      <w:pPr>
        <w:spacing w:after="0"/>
        <w:contextualSpacing/>
        <w:rPr>
          <w:sz w:val="24"/>
          <w:szCs w:val="24"/>
        </w:rPr>
      </w:pPr>
      <w:r w:rsidRPr="001A6631">
        <w:rPr>
          <w:sz w:val="24"/>
          <w:szCs w:val="24"/>
        </w:rPr>
        <w:t xml:space="preserve">½ </w:t>
      </w:r>
      <w:r>
        <w:rPr>
          <w:sz w:val="24"/>
          <w:szCs w:val="24"/>
        </w:rPr>
        <w:t>hrnčeka</w:t>
      </w:r>
      <w:r w:rsidRPr="001A6631">
        <w:rPr>
          <w:sz w:val="24"/>
          <w:szCs w:val="24"/>
        </w:rPr>
        <w:t xml:space="preserve"> nakrájanej mrkvy</w:t>
      </w:r>
    </w:p>
    <w:p w14:paraId="61266F25" w14:textId="246F8CF1" w:rsidR="001A6631" w:rsidRDefault="001A6631" w:rsidP="001A6631">
      <w:pPr>
        <w:spacing w:after="0"/>
        <w:contextualSpacing/>
        <w:rPr>
          <w:sz w:val="24"/>
          <w:szCs w:val="24"/>
        </w:rPr>
      </w:pPr>
      <w:r w:rsidRPr="001A6631">
        <w:rPr>
          <w:sz w:val="24"/>
          <w:szCs w:val="24"/>
        </w:rPr>
        <w:t xml:space="preserve">½ </w:t>
      </w:r>
      <w:r>
        <w:rPr>
          <w:sz w:val="24"/>
          <w:szCs w:val="24"/>
        </w:rPr>
        <w:t>hrnčeka</w:t>
      </w:r>
      <w:r w:rsidRPr="001A6631">
        <w:rPr>
          <w:sz w:val="24"/>
          <w:szCs w:val="24"/>
        </w:rPr>
        <w:t xml:space="preserve"> zeleného hrášku</w:t>
      </w:r>
      <w:r w:rsidR="00224435">
        <w:rPr>
          <w:sz w:val="24"/>
          <w:szCs w:val="24"/>
        </w:rPr>
        <w:t xml:space="preserve"> alebo zelených sójových bôbov</w:t>
      </w:r>
      <w:r>
        <w:rPr>
          <w:sz w:val="24"/>
          <w:szCs w:val="24"/>
        </w:rPr>
        <w:t xml:space="preserve"> </w:t>
      </w:r>
    </w:p>
    <w:p w14:paraId="0BFE1516" w14:textId="61493537" w:rsidR="001A6631" w:rsidRDefault="001A6631" w:rsidP="001A6631">
      <w:pPr>
        <w:spacing w:after="0"/>
        <w:contextualSpacing/>
        <w:rPr>
          <w:sz w:val="24"/>
          <w:szCs w:val="24"/>
        </w:rPr>
      </w:pPr>
      <w:r w:rsidRPr="001A6631">
        <w:rPr>
          <w:sz w:val="24"/>
          <w:szCs w:val="24"/>
        </w:rPr>
        <w:t>½</w:t>
      </w:r>
      <w:r>
        <w:rPr>
          <w:sz w:val="24"/>
          <w:szCs w:val="24"/>
        </w:rPr>
        <w:t xml:space="preserve"> hrnčeka nakrájaných sterilizovaných kukuričných kláskov (voliteľné)</w:t>
      </w:r>
    </w:p>
    <w:p w14:paraId="508B5C31" w14:textId="4BB660DF" w:rsidR="001A6631" w:rsidRDefault="001A6631" w:rsidP="001A6631">
      <w:pPr>
        <w:spacing w:after="0"/>
        <w:contextualSpacing/>
        <w:rPr>
          <w:sz w:val="24"/>
          <w:szCs w:val="24"/>
        </w:rPr>
      </w:pPr>
      <w:r w:rsidRPr="001A6631">
        <w:rPr>
          <w:sz w:val="24"/>
          <w:szCs w:val="24"/>
        </w:rPr>
        <w:lastRenderedPageBreak/>
        <w:t>1/3</w:t>
      </w:r>
      <w:r>
        <w:rPr>
          <w:sz w:val="24"/>
          <w:szCs w:val="24"/>
        </w:rPr>
        <w:t xml:space="preserve"> hrnčeka vlašských orechov</w:t>
      </w:r>
    </w:p>
    <w:p w14:paraId="2EAF2899" w14:textId="1E466793" w:rsidR="001A6631" w:rsidRPr="001A6631" w:rsidRDefault="001A6631" w:rsidP="001A6631">
      <w:pPr>
        <w:spacing w:after="0"/>
        <w:contextualSpacing/>
        <w:rPr>
          <w:sz w:val="24"/>
          <w:szCs w:val="24"/>
        </w:rPr>
      </w:pPr>
      <w:r>
        <w:rPr>
          <w:sz w:val="24"/>
          <w:szCs w:val="24"/>
        </w:rPr>
        <w:t xml:space="preserve">1 väčšia hrsť listov </w:t>
      </w:r>
      <w:proofErr w:type="spellStart"/>
      <w:r>
        <w:rPr>
          <w:sz w:val="24"/>
          <w:szCs w:val="24"/>
        </w:rPr>
        <w:t>mrlíku</w:t>
      </w:r>
      <w:proofErr w:type="spellEnd"/>
    </w:p>
    <w:p w14:paraId="1A82BF54" w14:textId="5AD8F4F8" w:rsidR="001A6631" w:rsidRDefault="001A6631" w:rsidP="001A6631">
      <w:pPr>
        <w:spacing w:after="0"/>
        <w:contextualSpacing/>
        <w:rPr>
          <w:sz w:val="24"/>
          <w:szCs w:val="24"/>
        </w:rPr>
      </w:pPr>
      <w:r w:rsidRPr="001A6631">
        <w:rPr>
          <w:sz w:val="24"/>
          <w:szCs w:val="24"/>
        </w:rPr>
        <w:t xml:space="preserve">2 </w:t>
      </w:r>
      <w:r>
        <w:rPr>
          <w:sz w:val="24"/>
          <w:szCs w:val="24"/>
        </w:rPr>
        <w:t>PL</w:t>
      </w:r>
      <w:r w:rsidRPr="001A6631">
        <w:rPr>
          <w:sz w:val="24"/>
          <w:szCs w:val="24"/>
        </w:rPr>
        <w:t xml:space="preserve"> </w:t>
      </w:r>
      <w:r w:rsidR="00CD31F0">
        <w:rPr>
          <w:sz w:val="24"/>
          <w:szCs w:val="24"/>
        </w:rPr>
        <w:t>olivového</w:t>
      </w:r>
      <w:r w:rsidRPr="001A6631">
        <w:rPr>
          <w:sz w:val="24"/>
          <w:szCs w:val="24"/>
        </w:rPr>
        <w:t xml:space="preserve"> oleja</w:t>
      </w:r>
    </w:p>
    <w:p w14:paraId="503AAC0E" w14:textId="676C443E" w:rsidR="00CD31F0" w:rsidRPr="001A6631" w:rsidRDefault="00CD31F0" w:rsidP="001A6631">
      <w:pPr>
        <w:spacing w:after="0"/>
        <w:contextualSpacing/>
        <w:rPr>
          <w:sz w:val="24"/>
          <w:szCs w:val="24"/>
        </w:rPr>
      </w:pPr>
      <w:r>
        <w:rPr>
          <w:sz w:val="24"/>
          <w:szCs w:val="24"/>
        </w:rPr>
        <w:t>1 cibuľa</w:t>
      </w:r>
    </w:p>
    <w:p w14:paraId="24F2A7AC" w14:textId="77777777" w:rsidR="001A6631" w:rsidRPr="001A6631" w:rsidRDefault="001A6631" w:rsidP="001A6631">
      <w:pPr>
        <w:spacing w:after="0"/>
        <w:contextualSpacing/>
        <w:rPr>
          <w:sz w:val="24"/>
          <w:szCs w:val="24"/>
        </w:rPr>
      </w:pPr>
      <w:r w:rsidRPr="001A6631">
        <w:rPr>
          <w:sz w:val="24"/>
          <w:szCs w:val="24"/>
        </w:rPr>
        <w:t>1 strúčik cesnaku, mletý alebo podľa chuti (voliteľné)</w:t>
      </w:r>
    </w:p>
    <w:p w14:paraId="74108810" w14:textId="6D9454BD" w:rsidR="001A6631" w:rsidRPr="001A6631" w:rsidRDefault="001A6631" w:rsidP="001A6631">
      <w:pPr>
        <w:spacing w:after="0"/>
        <w:contextualSpacing/>
        <w:rPr>
          <w:sz w:val="24"/>
          <w:szCs w:val="24"/>
        </w:rPr>
      </w:pPr>
      <w:r w:rsidRPr="001A6631">
        <w:rPr>
          <w:sz w:val="24"/>
          <w:szCs w:val="24"/>
        </w:rPr>
        <w:t>3 šálky zvyšnej varenej ryže</w:t>
      </w:r>
      <w:r>
        <w:rPr>
          <w:sz w:val="24"/>
          <w:szCs w:val="24"/>
        </w:rPr>
        <w:t xml:space="preserve"> (napr. </w:t>
      </w:r>
      <w:proofErr w:type="spellStart"/>
      <w:r>
        <w:rPr>
          <w:sz w:val="24"/>
          <w:szCs w:val="24"/>
        </w:rPr>
        <w:t>basmati</w:t>
      </w:r>
      <w:proofErr w:type="spellEnd"/>
      <w:r>
        <w:rPr>
          <w:sz w:val="24"/>
          <w:szCs w:val="24"/>
        </w:rPr>
        <w:t>)</w:t>
      </w:r>
    </w:p>
    <w:p w14:paraId="3940CE2A" w14:textId="0D93FE37" w:rsidR="001A6631" w:rsidRPr="001A6631" w:rsidRDefault="001A6631" w:rsidP="001A6631">
      <w:pPr>
        <w:spacing w:after="0"/>
        <w:contextualSpacing/>
        <w:rPr>
          <w:sz w:val="24"/>
          <w:szCs w:val="24"/>
        </w:rPr>
      </w:pPr>
      <w:r w:rsidRPr="001A6631">
        <w:rPr>
          <w:sz w:val="24"/>
          <w:szCs w:val="24"/>
        </w:rPr>
        <w:t xml:space="preserve">1 </w:t>
      </w:r>
      <w:r>
        <w:rPr>
          <w:sz w:val="24"/>
          <w:szCs w:val="24"/>
        </w:rPr>
        <w:t xml:space="preserve">PL </w:t>
      </w:r>
      <w:proofErr w:type="spellStart"/>
      <w:r>
        <w:rPr>
          <w:sz w:val="24"/>
          <w:szCs w:val="24"/>
        </w:rPr>
        <w:t>tamari</w:t>
      </w:r>
      <w:proofErr w:type="spellEnd"/>
      <w:r w:rsidRPr="001A6631">
        <w:rPr>
          <w:sz w:val="24"/>
          <w:szCs w:val="24"/>
        </w:rPr>
        <w:t xml:space="preserve"> sójovej omáčky </w:t>
      </w:r>
    </w:p>
    <w:p w14:paraId="44F700E9" w14:textId="52006C30" w:rsidR="001A6631" w:rsidRDefault="001A6631" w:rsidP="001A6631">
      <w:pPr>
        <w:spacing w:after="0"/>
        <w:contextualSpacing/>
        <w:rPr>
          <w:sz w:val="24"/>
          <w:szCs w:val="24"/>
        </w:rPr>
      </w:pPr>
      <w:r w:rsidRPr="001A6631">
        <w:rPr>
          <w:sz w:val="24"/>
          <w:szCs w:val="24"/>
        </w:rPr>
        <w:t xml:space="preserve">2 </w:t>
      </w:r>
      <w:r>
        <w:rPr>
          <w:sz w:val="24"/>
          <w:szCs w:val="24"/>
        </w:rPr>
        <w:t>ČL</w:t>
      </w:r>
      <w:r w:rsidRPr="001A6631">
        <w:rPr>
          <w:sz w:val="24"/>
          <w:szCs w:val="24"/>
        </w:rPr>
        <w:t xml:space="preserve"> sezamového oleja </w:t>
      </w:r>
    </w:p>
    <w:p w14:paraId="75433EBB" w14:textId="122D4B20" w:rsidR="001A6631" w:rsidRDefault="001A6631" w:rsidP="001A6631">
      <w:pPr>
        <w:spacing w:after="0"/>
        <w:contextualSpacing/>
        <w:rPr>
          <w:sz w:val="24"/>
          <w:szCs w:val="24"/>
        </w:rPr>
      </w:pPr>
    </w:p>
    <w:p w14:paraId="6EA7C870" w14:textId="5ED002ED" w:rsidR="00CD31F0" w:rsidRDefault="00CD31F0" w:rsidP="001A6631">
      <w:pPr>
        <w:spacing w:after="0"/>
        <w:contextualSpacing/>
        <w:rPr>
          <w:sz w:val="24"/>
          <w:szCs w:val="24"/>
        </w:rPr>
      </w:pPr>
      <w:r>
        <w:rPr>
          <w:sz w:val="24"/>
          <w:szCs w:val="24"/>
        </w:rPr>
        <w:t>Postup:</w:t>
      </w:r>
    </w:p>
    <w:p w14:paraId="7191D092" w14:textId="7E6711A1" w:rsidR="00CD31F0" w:rsidRPr="00CD31F0" w:rsidRDefault="00CD31F0" w:rsidP="00CD31F0">
      <w:pPr>
        <w:spacing w:after="0"/>
        <w:contextualSpacing/>
        <w:rPr>
          <w:sz w:val="24"/>
          <w:szCs w:val="24"/>
        </w:rPr>
      </w:pPr>
      <w:r>
        <w:rPr>
          <w:sz w:val="24"/>
          <w:szCs w:val="24"/>
        </w:rPr>
        <w:t>Na panvici na oleji restujte</w:t>
      </w:r>
      <w:r w:rsidRPr="00CD31F0">
        <w:rPr>
          <w:sz w:val="24"/>
          <w:szCs w:val="24"/>
        </w:rPr>
        <w:t xml:space="preserve"> </w:t>
      </w:r>
      <w:r>
        <w:rPr>
          <w:sz w:val="24"/>
          <w:szCs w:val="24"/>
        </w:rPr>
        <w:t xml:space="preserve">nakrájanú cibuľu a orechy približne 5 min. Keď je cibuľa sklovitá, pridajte </w:t>
      </w:r>
      <w:r w:rsidRPr="00CD31F0">
        <w:rPr>
          <w:sz w:val="24"/>
          <w:szCs w:val="24"/>
        </w:rPr>
        <w:t>cesnak</w:t>
      </w:r>
      <w:r>
        <w:rPr>
          <w:sz w:val="24"/>
          <w:szCs w:val="24"/>
        </w:rPr>
        <w:t xml:space="preserve"> a ešte asi minútu restujte.</w:t>
      </w:r>
      <w:r w:rsidRPr="00CD31F0">
        <w:rPr>
          <w:sz w:val="24"/>
          <w:szCs w:val="24"/>
        </w:rPr>
        <w:t xml:space="preserve"> </w:t>
      </w:r>
      <w:r>
        <w:rPr>
          <w:sz w:val="24"/>
          <w:szCs w:val="24"/>
        </w:rPr>
        <w:t xml:space="preserve">Pridajte ostatnú zeleninu a ešte chvíľu opekajte kým nebude zelenina mäkká. Môžete podliať troškou vody (cca pol deci). </w:t>
      </w:r>
    </w:p>
    <w:p w14:paraId="01FB67D8" w14:textId="14DFF88C" w:rsidR="00CD31F0" w:rsidRPr="00CD31F0" w:rsidRDefault="00CD31F0" w:rsidP="00CD31F0">
      <w:pPr>
        <w:spacing w:after="0"/>
        <w:contextualSpacing/>
        <w:rPr>
          <w:sz w:val="24"/>
          <w:szCs w:val="24"/>
        </w:rPr>
      </w:pPr>
      <w:r>
        <w:rPr>
          <w:sz w:val="24"/>
          <w:szCs w:val="24"/>
        </w:rPr>
        <w:t>P</w:t>
      </w:r>
      <w:r w:rsidRPr="00CD31F0">
        <w:rPr>
          <w:sz w:val="24"/>
          <w:szCs w:val="24"/>
        </w:rPr>
        <w:t>ridajte vychladenú ryžu, sójovú omáčku</w:t>
      </w:r>
      <w:r>
        <w:rPr>
          <w:sz w:val="24"/>
          <w:szCs w:val="24"/>
        </w:rPr>
        <w:t>, nakrájaný mrlík či iné divoké bylinky</w:t>
      </w:r>
      <w:r w:rsidRPr="00CD31F0">
        <w:rPr>
          <w:sz w:val="24"/>
          <w:szCs w:val="24"/>
        </w:rPr>
        <w:t xml:space="preserve"> a premiešajte, aby sa </w:t>
      </w:r>
      <w:r>
        <w:rPr>
          <w:sz w:val="24"/>
          <w:szCs w:val="24"/>
        </w:rPr>
        <w:t>všetko spojilo</w:t>
      </w:r>
      <w:r w:rsidRPr="00CD31F0">
        <w:rPr>
          <w:sz w:val="24"/>
          <w:szCs w:val="24"/>
        </w:rPr>
        <w:t xml:space="preserve"> so zeleninou</w:t>
      </w:r>
      <w:r>
        <w:rPr>
          <w:sz w:val="24"/>
          <w:szCs w:val="24"/>
        </w:rPr>
        <w:t xml:space="preserve">. </w:t>
      </w:r>
      <w:r w:rsidR="00221005">
        <w:rPr>
          <w:sz w:val="24"/>
          <w:szCs w:val="24"/>
        </w:rPr>
        <w:t>P</w:t>
      </w:r>
      <w:r w:rsidR="00221005" w:rsidRPr="00CD31F0">
        <w:rPr>
          <w:sz w:val="24"/>
          <w:szCs w:val="24"/>
        </w:rPr>
        <w:t>okračujte</w:t>
      </w:r>
      <w:r w:rsidRPr="00CD31F0">
        <w:rPr>
          <w:sz w:val="24"/>
          <w:szCs w:val="24"/>
        </w:rPr>
        <w:t xml:space="preserve"> v dusení ryže, pričom miešajte každých 15-20 sekúnd približne 3 minúty, alebo kým si nevšimnete, že ryža a zelenina začínajú mierne hnednúť.</w:t>
      </w:r>
    </w:p>
    <w:p w14:paraId="24CB6977" w14:textId="6561737E" w:rsidR="00CD31F0" w:rsidRPr="00CD31F0" w:rsidRDefault="00CD31F0" w:rsidP="00CD31F0">
      <w:pPr>
        <w:spacing w:after="0"/>
        <w:contextualSpacing/>
        <w:rPr>
          <w:sz w:val="24"/>
          <w:szCs w:val="24"/>
        </w:rPr>
      </w:pPr>
      <w:r>
        <w:rPr>
          <w:sz w:val="24"/>
          <w:szCs w:val="24"/>
        </w:rPr>
        <w:t>Odstavte z ohňa a </w:t>
      </w:r>
      <w:r w:rsidRPr="00CD31F0">
        <w:rPr>
          <w:sz w:val="24"/>
          <w:szCs w:val="24"/>
        </w:rPr>
        <w:t>vmiešajte sezamový olej</w:t>
      </w:r>
      <w:r>
        <w:rPr>
          <w:sz w:val="24"/>
          <w:szCs w:val="24"/>
        </w:rPr>
        <w:t xml:space="preserve">, prípadne ešte </w:t>
      </w:r>
      <w:proofErr w:type="spellStart"/>
      <w:r>
        <w:rPr>
          <w:sz w:val="24"/>
          <w:szCs w:val="24"/>
        </w:rPr>
        <w:t>tamari</w:t>
      </w:r>
      <w:proofErr w:type="spellEnd"/>
      <w:r>
        <w:rPr>
          <w:sz w:val="24"/>
          <w:szCs w:val="24"/>
        </w:rPr>
        <w:t xml:space="preserve"> či korením podľa chuti.</w:t>
      </w:r>
    </w:p>
    <w:p w14:paraId="08E4C717" w14:textId="6B0D75A4" w:rsidR="001A6631" w:rsidRDefault="00CD31F0" w:rsidP="00CD31F0">
      <w:pPr>
        <w:spacing w:after="0"/>
        <w:contextualSpacing/>
        <w:rPr>
          <w:sz w:val="24"/>
          <w:szCs w:val="24"/>
        </w:rPr>
      </w:pPr>
      <w:r>
        <w:rPr>
          <w:sz w:val="24"/>
          <w:szCs w:val="24"/>
        </w:rPr>
        <w:t>P</w:t>
      </w:r>
      <w:r w:rsidRPr="00CD31F0">
        <w:rPr>
          <w:sz w:val="24"/>
          <w:szCs w:val="24"/>
        </w:rPr>
        <w:t>odávajte teplé!</w:t>
      </w:r>
    </w:p>
    <w:p w14:paraId="33CA3670" w14:textId="77777777" w:rsidR="00953455" w:rsidRPr="00953455" w:rsidRDefault="00953455" w:rsidP="00A970AA">
      <w:pPr>
        <w:spacing w:after="0"/>
        <w:contextualSpacing/>
        <w:rPr>
          <w:sz w:val="24"/>
          <w:szCs w:val="24"/>
        </w:rPr>
      </w:pPr>
    </w:p>
    <w:p w14:paraId="1AAB3702" w14:textId="77777777" w:rsidR="00953455" w:rsidRPr="00A970AA" w:rsidRDefault="00953455" w:rsidP="00A970AA">
      <w:pPr>
        <w:spacing w:after="0"/>
        <w:contextualSpacing/>
        <w:rPr>
          <w:b/>
          <w:bCs/>
          <w:sz w:val="24"/>
          <w:szCs w:val="24"/>
          <w:highlight w:val="magenta"/>
        </w:rPr>
      </w:pPr>
    </w:p>
    <w:p w14:paraId="0920A21A" w14:textId="0CAE836E" w:rsidR="00A970AA" w:rsidRDefault="00A970AA" w:rsidP="00A970AA">
      <w:pPr>
        <w:spacing w:after="0"/>
        <w:contextualSpacing/>
        <w:rPr>
          <w:b/>
          <w:bCs/>
          <w:sz w:val="24"/>
          <w:szCs w:val="24"/>
          <w:highlight w:val="magenta"/>
        </w:rPr>
      </w:pPr>
      <w:r w:rsidRPr="00A970AA">
        <w:rPr>
          <w:b/>
          <w:bCs/>
          <w:sz w:val="24"/>
          <w:szCs w:val="24"/>
          <w:highlight w:val="magenta"/>
        </w:rPr>
        <w:t>Quinoa šalát s</w:t>
      </w:r>
      <w:r w:rsidR="00221005">
        <w:rPr>
          <w:b/>
          <w:bCs/>
          <w:sz w:val="24"/>
          <w:szCs w:val="24"/>
          <w:highlight w:val="magenta"/>
        </w:rPr>
        <w:t> </w:t>
      </w:r>
      <w:r w:rsidRPr="00A970AA">
        <w:rPr>
          <w:b/>
          <w:bCs/>
          <w:sz w:val="24"/>
          <w:szCs w:val="24"/>
          <w:highlight w:val="magenta"/>
        </w:rPr>
        <w:t>mrlíkom</w:t>
      </w:r>
    </w:p>
    <w:p w14:paraId="6A6058E8" w14:textId="614B449B" w:rsidR="002B6094" w:rsidRDefault="002B6094" w:rsidP="00A970AA">
      <w:pPr>
        <w:spacing w:after="0"/>
        <w:contextualSpacing/>
        <w:rPr>
          <w:sz w:val="24"/>
          <w:szCs w:val="24"/>
        </w:rPr>
      </w:pPr>
      <w:r w:rsidRPr="002B6094">
        <w:rPr>
          <w:sz w:val="24"/>
          <w:szCs w:val="24"/>
        </w:rPr>
        <w:t>Quinoa</w:t>
      </w:r>
      <w:r>
        <w:rPr>
          <w:sz w:val="24"/>
          <w:szCs w:val="24"/>
        </w:rPr>
        <w:t xml:space="preserve"> je obľúbená hlavne pri bezlepkovej diéte. Je to jedna z potravín, ktorá sa aj ľahko klíči a tak sa zvýši jej nutričná hodnota. </w:t>
      </w:r>
      <w:r w:rsidRPr="002B6094">
        <w:rPr>
          <w:sz w:val="24"/>
          <w:szCs w:val="24"/>
        </w:rPr>
        <w:t>Môže mať rôznu farbu od čiernej, červenej až po najbežnejšiu žltobielu. Pestuje sa prevažne v oblasti jazera Titicaca – v Bolívii, Peru a Chile.</w:t>
      </w:r>
      <w:r>
        <w:rPr>
          <w:sz w:val="24"/>
          <w:szCs w:val="24"/>
        </w:rPr>
        <w:t xml:space="preserve"> O</w:t>
      </w:r>
      <w:r w:rsidRPr="002B6094">
        <w:rPr>
          <w:sz w:val="24"/>
          <w:szCs w:val="24"/>
        </w:rPr>
        <w:t>bsahuje v</w:t>
      </w:r>
      <w:r>
        <w:rPr>
          <w:sz w:val="24"/>
          <w:szCs w:val="24"/>
        </w:rPr>
        <w:t>e</w:t>
      </w:r>
      <w:r w:rsidRPr="002B6094">
        <w:rPr>
          <w:sz w:val="24"/>
          <w:szCs w:val="24"/>
        </w:rPr>
        <w:t>ľa vlákniny a vysoké množstvo horčíka.</w:t>
      </w:r>
      <w:r>
        <w:rPr>
          <w:sz w:val="24"/>
          <w:szCs w:val="24"/>
        </w:rPr>
        <w:t xml:space="preserve"> Radi ju kombinujeme zo sezónnou zeleninou</w:t>
      </w:r>
      <w:r w:rsidR="00306F1C">
        <w:rPr>
          <w:sz w:val="24"/>
          <w:szCs w:val="24"/>
        </w:rPr>
        <w:t xml:space="preserve">, orechmi a samozrejme s divokými bylinkami. </w:t>
      </w:r>
    </w:p>
    <w:p w14:paraId="1F93D078" w14:textId="04B13D20" w:rsidR="00306F1C" w:rsidRDefault="00306F1C" w:rsidP="00A970AA">
      <w:pPr>
        <w:spacing w:after="0"/>
        <w:contextualSpacing/>
        <w:rPr>
          <w:sz w:val="24"/>
          <w:szCs w:val="24"/>
        </w:rPr>
      </w:pPr>
    </w:p>
    <w:p w14:paraId="1E82AA93" w14:textId="6BBA2D45" w:rsidR="00306F1C" w:rsidRDefault="00306F1C" w:rsidP="00A970AA">
      <w:pPr>
        <w:spacing w:after="0"/>
        <w:contextualSpacing/>
        <w:rPr>
          <w:sz w:val="24"/>
          <w:szCs w:val="24"/>
        </w:rPr>
      </w:pPr>
      <w:r w:rsidRPr="00306F1C">
        <w:rPr>
          <w:b/>
          <w:bCs/>
          <w:sz w:val="24"/>
          <w:szCs w:val="24"/>
        </w:rPr>
        <w:t>Na šalát budete potrebovať</w:t>
      </w:r>
      <w:r>
        <w:rPr>
          <w:sz w:val="24"/>
          <w:szCs w:val="24"/>
        </w:rPr>
        <w:t>:</w:t>
      </w:r>
    </w:p>
    <w:p w14:paraId="606798AA" w14:textId="46FA36E5" w:rsidR="00306F1C" w:rsidRDefault="00306F1C" w:rsidP="00306F1C">
      <w:pPr>
        <w:spacing w:after="0"/>
        <w:contextualSpacing/>
        <w:rPr>
          <w:sz w:val="24"/>
          <w:szCs w:val="24"/>
        </w:rPr>
      </w:pPr>
      <w:r>
        <w:rPr>
          <w:sz w:val="24"/>
          <w:szCs w:val="24"/>
        </w:rPr>
        <w:t xml:space="preserve">1,5 hrnčeka </w:t>
      </w:r>
      <w:proofErr w:type="spellStart"/>
      <w:r>
        <w:rPr>
          <w:sz w:val="24"/>
          <w:szCs w:val="24"/>
        </w:rPr>
        <w:t>quinoi</w:t>
      </w:r>
      <w:proofErr w:type="spellEnd"/>
    </w:p>
    <w:p w14:paraId="0818D506" w14:textId="1633CC69" w:rsidR="00306F1C" w:rsidRDefault="00306F1C" w:rsidP="00306F1C">
      <w:pPr>
        <w:spacing w:after="0"/>
        <w:contextualSpacing/>
        <w:rPr>
          <w:sz w:val="24"/>
          <w:szCs w:val="24"/>
        </w:rPr>
      </w:pPr>
      <w:r>
        <w:rPr>
          <w:sz w:val="24"/>
          <w:szCs w:val="24"/>
        </w:rPr>
        <w:t>3 hrnčeky vody alebo zeleninového vývaru</w:t>
      </w:r>
    </w:p>
    <w:p w14:paraId="5C35A6BE" w14:textId="2CE37068" w:rsidR="0059494E" w:rsidRDefault="0059494E" w:rsidP="00306F1C">
      <w:pPr>
        <w:spacing w:after="0"/>
        <w:contextualSpacing/>
        <w:rPr>
          <w:sz w:val="24"/>
          <w:szCs w:val="24"/>
        </w:rPr>
      </w:pPr>
      <w:r>
        <w:rPr>
          <w:sz w:val="24"/>
          <w:szCs w:val="24"/>
        </w:rPr>
        <w:t xml:space="preserve">1 </w:t>
      </w:r>
      <w:proofErr w:type="spellStart"/>
      <w:r>
        <w:rPr>
          <w:sz w:val="24"/>
          <w:szCs w:val="24"/>
        </w:rPr>
        <w:t>čl</w:t>
      </w:r>
      <w:proofErr w:type="spellEnd"/>
      <w:r>
        <w:rPr>
          <w:sz w:val="24"/>
          <w:szCs w:val="24"/>
        </w:rPr>
        <w:t xml:space="preserve"> soli (iba ak varíte quinou vo vode)</w:t>
      </w:r>
    </w:p>
    <w:p w14:paraId="15085257" w14:textId="213EFEA7" w:rsidR="00306F1C" w:rsidRDefault="00306F1C" w:rsidP="00306F1C">
      <w:pPr>
        <w:spacing w:after="0"/>
        <w:contextualSpacing/>
        <w:rPr>
          <w:sz w:val="24"/>
          <w:szCs w:val="24"/>
        </w:rPr>
      </w:pPr>
      <w:r>
        <w:rPr>
          <w:sz w:val="24"/>
          <w:szCs w:val="24"/>
        </w:rPr>
        <w:t>50 g orechov (kešu, lieskovce, vlašské...)</w:t>
      </w:r>
    </w:p>
    <w:p w14:paraId="08BC107B" w14:textId="78628151" w:rsidR="00306F1C" w:rsidRDefault="00306F1C" w:rsidP="00306F1C">
      <w:pPr>
        <w:spacing w:after="0"/>
        <w:contextualSpacing/>
        <w:rPr>
          <w:sz w:val="24"/>
          <w:szCs w:val="24"/>
        </w:rPr>
      </w:pPr>
      <w:r>
        <w:rPr>
          <w:sz w:val="24"/>
          <w:szCs w:val="24"/>
        </w:rPr>
        <w:t>1 šalotka</w:t>
      </w:r>
    </w:p>
    <w:p w14:paraId="5B4BC143" w14:textId="390E254D" w:rsidR="00306F1C" w:rsidRDefault="00306F1C" w:rsidP="00306F1C">
      <w:pPr>
        <w:spacing w:after="0"/>
        <w:contextualSpacing/>
        <w:rPr>
          <w:sz w:val="24"/>
          <w:szCs w:val="24"/>
        </w:rPr>
      </w:pPr>
      <w:r>
        <w:rPr>
          <w:sz w:val="24"/>
          <w:szCs w:val="24"/>
        </w:rPr>
        <w:t>Sezónna zelenina: paradajky, papriky, uhorky</w:t>
      </w:r>
    </w:p>
    <w:p w14:paraId="6EB9C021" w14:textId="77777777" w:rsidR="00306F1C" w:rsidRDefault="00306F1C" w:rsidP="00306F1C">
      <w:pPr>
        <w:spacing w:after="0"/>
        <w:contextualSpacing/>
        <w:rPr>
          <w:sz w:val="24"/>
          <w:szCs w:val="24"/>
        </w:rPr>
      </w:pPr>
    </w:p>
    <w:p w14:paraId="0201299E" w14:textId="79BBEA08" w:rsidR="00306F1C" w:rsidRDefault="00306F1C" w:rsidP="00306F1C">
      <w:pPr>
        <w:spacing w:after="0"/>
        <w:contextualSpacing/>
        <w:rPr>
          <w:sz w:val="24"/>
          <w:szCs w:val="24"/>
        </w:rPr>
      </w:pPr>
      <w:r w:rsidRPr="00306F1C">
        <w:rPr>
          <w:b/>
          <w:bCs/>
          <w:sz w:val="24"/>
          <w:szCs w:val="24"/>
        </w:rPr>
        <w:t>Dresing</w:t>
      </w:r>
      <w:r>
        <w:rPr>
          <w:sz w:val="24"/>
          <w:szCs w:val="24"/>
        </w:rPr>
        <w:t>:</w:t>
      </w:r>
    </w:p>
    <w:p w14:paraId="7139DEF0" w14:textId="2773BB09" w:rsidR="00306F1C" w:rsidRDefault="00306F1C" w:rsidP="00306F1C">
      <w:pPr>
        <w:spacing w:after="0"/>
        <w:contextualSpacing/>
        <w:rPr>
          <w:sz w:val="24"/>
          <w:szCs w:val="24"/>
        </w:rPr>
      </w:pPr>
      <w:r>
        <w:rPr>
          <w:sz w:val="24"/>
          <w:szCs w:val="24"/>
        </w:rPr>
        <w:t>Šťava z</w:t>
      </w:r>
      <w:r w:rsidR="0059494E">
        <w:rPr>
          <w:sz w:val="24"/>
          <w:szCs w:val="24"/>
        </w:rPr>
        <w:t xml:space="preserve"> pol až </w:t>
      </w:r>
      <w:r>
        <w:rPr>
          <w:sz w:val="24"/>
          <w:szCs w:val="24"/>
        </w:rPr>
        <w:t>1 citróna</w:t>
      </w:r>
    </w:p>
    <w:p w14:paraId="262773AD" w14:textId="7F803BD2" w:rsidR="00306F1C" w:rsidRDefault="00306F1C" w:rsidP="00306F1C">
      <w:pPr>
        <w:spacing w:after="0"/>
        <w:contextualSpacing/>
        <w:rPr>
          <w:sz w:val="24"/>
          <w:szCs w:val="24"/>
        </w:rPr>
      </w:pPr>
      <w:r>
        <w:rPr>
          <w:sz w:val="24"/>
          <w:szCs w:val="24"/>
        </w:rPr>
        <w:t xml:space="preserve">1 </w:t>
      </w:r>
      <w:r w:rsidR="005D4796">
        <w:rPr>
          <w:sz w:val="24"/>
          <w:szCs w:val="24"/>
        </w:rPr>
        <w:t>PL</w:t>
      </w:r>
      <w:r>
        <w:rPr>
          <w:sz w:val="24"/>
          <w:szCs w:val="24"/>
        </w:rPr>
        <w:t xml:space="preserve"> </w:t>
      </w:r>
      <w:proofErr w:type="spellStart"/>
      <w:r>
        <w:rPr>
          <w:sz w:val="24"/>
          <w:szCs w:val="24"/>
        </w:rPr>
        <w:t>kremžskej</w:t>
      </w:r>
      <w:proofErr w:type="spellEnd"/>
      <w:r>
        <w:rPr>
          <w:sz w:val="24"/>
          <w:szCs w:val="24"/>
        </w:rPr>
        <w:t xml:space="preserve"> horčice </w:t>
      </w:r>
    </w:p>
    <w:p w14:paraId="4B5E1C71" w14:textId="40A0B1E7" w:rsidR="00306F1C" w:rsidRDefault="00306F1C" w:rsidP="00306F1C">
      <w:pPr>
        <w:spacing w:after="0"/>
        <w:contextualSpacing/>
        <w:rPr>
          <w:sz w:val="24"/>
          <w:szCs w:val="24"/>
        </w:rPr>
      </w:pPr>
      <w:r>
        <w:rPr>
          <w:sz w:val="24"/>
          <w:szCs w:val="24"/>
        </w:rPr>
        <w:t xml:space="preserve">2 </w:t>
      </w:r>
      <w:r w:rsidR="005D4796">
        <w:rPr>
          <w:sz w:val="24"/>
          <w:szCs w:val="24"/>
        </w:rPr>
        <w:t>PL</w:t>
      </w:r>
      <w:r>
        <w:rPr>
          <w:sz w:val="24"/>
          <w:szCs w:val="24"/>
        </w:rPr>
        <w:t xml:space="preserve"> medu</w:t>
      </w:r>
    </w:p>
    <w:p w14:paraId="4E633726" w14:textId="7BFB5742" w:rsidR="00306F1C" w:rsidRDefault="00306F1C" w:rsidP="00306F1C">
      <w:pPr>
        <w:spacing w:after="0"/>
        <w:contextualSpacing/>
        <w:rPr>
          <w:sz w:val="24"/>
          <w:szCs w:val="24"/>
        </w:rPr>
      </w:pPr>
      <w:r>
        <w:rPr>
          <w:sz w:val="24"/>
          <w:szCs w:val="24"/>
        </w:rPr>
        <w:t xml:space="preserve">2 </w:t>
      </w:r>
      <w:r w:rsidR="005D4796">
        <w:rPr>
          <w:sz w:val="24"/>
          <w:szCs w:val="24"/>
        </w:rPr>
        <w:t>PL</w:t>
      </w:r>
      <w:r>
        <w:rPr>
          <w:sz w:val="24"/>
          <w:szCs w:val="24"/>
        </w:rPr>
        <w:t xml:space="preserve"> olivového oleja</w:t>
      </w:r>
    </w:p>
    <w:p w14:paraId="6C91FE50" w14:textId="07FC3EF5" w:rsidR="0059494E" w:rsidRDefault="0059494E" w:rsidP="00306F1C">
      <w:pPr>
        <w:spacing w:after="0"/>
        <w:contextualSpacing/>
        <w:rPr>
          <w:sz w:val="24"/>
          <w:szCs w:val="24"/>
        </w:rPr>
      </w:pPr>
      <w:r>
        <w:rPr>
          <w:sz w:val="24"/>
          <w:szCs w:val="24"/>
        </w:rPr>
        <w:lastRenderedPageBreak/>
        <w:t xml:space="preserve">1 veľká hrsť </w:t>
      </w:r>
      <w:proofErr w:type="spellStart"/>
      <w:r>
        <w:rPr>
          <w:sz w:val="24"/>
          <w:szCs w:val="24"/>
        </w:rPr>
        <w:t>mrlíku</w:t>
      </w:r>
      <w:proofErr w:type="spellEnd"/>
    </w:p>
    <w:p w14:paraId="1CF9D9C4" w14:textId="6378674E" w:rsidR="00306F1C" w:rsidRDefault="00306F1C" w:rsidP="00306F1C">
      <w:pPr>
        <w:spacing w:after="0"/>
        <w:contextualSpacing/>
        <w:rPr>
          <w:sz w:val="24"/>
          <w:szCs w:val="24"/>
        </w:rPr>
      </w:pPr>
      <w:r>
        <w:rPr>
          <w:sz w:val="24"/>
          <w:szCs w:val="24"/>
        </w:rPr>
        <w:t>Soľ, korenie</w:t>
      </w:r>
    </w:p>
    <w:p w14:paraId="5CB6CBED" w14:textId="1DDB111A" w:rsidR="00306F1C" w:rsidRDefault="00306F1C" w:rsidP="00A970AA">
      <w:pPr>
        <w:spacing w:after="0"/>
        <w:contextualSpacing/>
        <w:rPr>
          <w:sz w:val="24"/>
          <w:szCs w:val="24"/>
        </w:rPr>
      </w:pPr>
    </w:p>
    <w:p w14:paraId="782BDB33" w14:textId="50D5CCE3" w:rsidR="0059494E" w:rsidRDefault="0059494E" w:rsidP="00A970AA">
      <w:pPr>
        <w:spacing w:after="0"/>
        <w:contextualSpacing/>
        <w:rPr>
          <w:sz w:val="24"/>
          <w:szCs w:val="24"/>
        </w:rPr>
      </w:pPr>
      <w:r w:rsidRPr="0059494E">
        <w:rPr>
          <w:b/>
          <w:bCs/>
          <w:sz w:val="24"/>
          <w:szCs w:val="24"/>
        </w:rPr>
        <w:t>Postup</w:t>
      </w:r>
      <w:r>
        <w:rPr>
          <w:sz w:val="24"/>
          <w:szCs w:val="24"/>
        </w:rPr>
        <w:t>:</w:t>
      </w:r>
    </w:p>
    <w:p w14:paraId="5B55A1EB" w14:textId="6A6EBE00" w:rsidR="0059494E" w:rsidRDefault="0059494E" w:rsidP="00A970AA">
      <w:pPr>
        <w:spacing w:after="0"/>
        <w:contextualSpacing/>
        <w:rPr>
          <w:sz w:val="24"/>
          <w:szCs w:val="24"/>
        </w:rPr>
      </w:pPr>
      <w:r w:rsidRPr="0059494E">
        <w:rPr>
          <w:sz w:val="24"/>
          <w:szCs w:val="24"/>
        </w:rPr>
        <w:t xml:space="preserve">Quinou </w:t>
      </w:r>
      <w:r>
        <w:rPr>
          <w:sz w:val="24"/>
          <w:szCs w:val="24"/>
        </w:rPr>
        <w:t xml:space="preserve">opláchnite pod tečúcou vodou a </w:t>
      </w:r>
      <w:r w:rsidRPr="0059494E">
        <w:rPr>
          <w:sz w:val="24"/>
          <w:szCs w:val="24"/>
        </w:rPr>
        <w:t>nasyp</w:t>
      </w:r>
      <w:r>
        <w:rPr>
          <w:sz w:val="24"/>
          <w:szCs w:val="24"/>
        </w:rPr>
        <w:t>t</w:t>
      </w:r>
      <w:r w:rsidRPr="0059494E">
        <w:rPr>
          <w:sz w:val="24"/>
          <w:szCs w:val="24"/>
        </w:rPr>
        <w:t>e do hrnca, zalej</w:t>
      </w:r>
      <w:r>
        <w:rPr>
          <w:sz w:val="24"/>
          <w:szCs w:val="24"/>
        </w:rPr>
        <w:t>t</w:t>
      </w:r>
      <w:r w:rsidRPr="0059494E">
        <w:rPr>
          <w:sz w:val="24"/>
          <w:szCs w:val="24"/>
        </w:rPr>
        <w:t>e vod</w:t>
      </w:r>
      <w:r>
        <w:rPr>
          <w:sz w:val="24"/>
          <w:szCs w:val="24"/>
        </w:rPr>
        <w:t>ou alebo zeleninovým vývarom.</w:t>
      </w:r>
      <w:r w:rsidRPr="0059494E">
        <w:rPr>
          <w:sz w:val="24"/>
          <w:szCs w:val="24"/>
        </w:rPr>
        <w:t xml:space="preserve"> </w:t>
      </w:r>
      <w:r>
        <w:rPr>
          <w:sz w:val="24"/>
          <w:szCs w:val="24"/>
        </w:rPr>
        <w:t>Ak varíte vo vode, osoľte</w:t>
      </w:r>
      <w:r w:rsidRPr="0059494E">
        <w:rPr>
          <w:sz w:val="24"/>
          <w:szCs w:val="24"/>
        </w:rPr>
        <w:t xml:space="preserve"> a</w:t>
      </w:r>
      <w:r>
        <w:rPr>
          <w:sz w:val="24"/>
          <w:szCs w:val="24"/>
        </w:rPr>
        <w:t> </w:t>
      </w:r>
      <w:r w:rsidRPr="0059494E">
        <w:rPr>
          <w:sz w:val="24"/>
          <w:szCs w:val="24"/>
        </w:rPr>
        <w:t>var</w:t>
      </w:r>
      <w:r>
        <w:rPr>
          <w:sz w:val="24"/>
          <w:szCs w:val="24"/>
        </w:rPr>
        <w:t>te podľa návodu, je to približne</w:t>
      </w:r>
      <w:r w:rsidRPr="0059494E">
        <w:rPr>
          <w:sz w:val="24"/>
          <w:szCs w:val="24"/>
        </w:rPr>
        <w:t xml:space="preserve"> 15 minút.</w:t>
      </w:r>
      <w:r>
        <w:rPr>
          <w:sz w:val="24"/>
          <w:szCs w:val="24"/>
        </w:rPr>
        <w:t xml:space="preserve"> Potom sceďte a nechajte vychladnúť. </w:t>
      </w:r>
    </w:p>
    <w:p w14:paraId="357BF139" w14:textId="3BABD4E9" w:rsidR="0059494E" w:rsidRDefault="0059494E" w:rsidP="00A970AA">
      <w:pPr>
        <w:spacing w:after="0"/>
        <w:contextualSpacing/>
        <w:rPr>
          <w:sz w:val="24"/>
          <w:szCs w:val="24"/>
        </w:rPr>
      </w:pPr>
      <w:r w:rsidRPr="0059494E">
        <w:rPr>
          <w:sz w:val="24"/>
          <w:szCs w:val="24"/>
        </w:rPr>
        <w:t xml:space="preserve">Nakrájajte </w:t>
      </w:r>
      <w:r>
        <w:rPr>
          <w:sz w:val="24"/>
          <w:szCs w:val="24"/>
        </w:rPr>
        <w:t>zeleninu</w:t>
      </w:r>
      <w:r w:rsidRPr="0059494E">
        <w:rPr>
          <w:sz w:val="24"/>
          <w:szCs w:val="24"/>
        </w:rPr>
        <w:t xml:space="preserve"> na kocky</w:t>
      </w:r>
      <w:r>
        <w:rPr>
          <w:sz w:val="24"/>
          <w:szCs w:val="24"/>
        </w:rPr>
        <w:t>, mrlík nadrobno</w:t>
      </w:r>
      <w:r w:rsidRPr="0059494E">
        <w:rPr>
          <w:sz w:val="24"/>
          <w:szCs w:val="24"/>
        </w:rPr>
        <w:t xml:space="preserve"> a vložte do šalátovej misy s nakrájanou </w:t>
      </w:r>
      <w:r>
        <w:rPr>
          <w:sz w:val="24"/>
          <w:szCs w:val="24"/>
        </w:rPr>
        <w:t>šalotkou.</w:t>
      </w:r>
      <w:r w:rsidRPr="0059494E">
        <w:rPr>
          <w:sz w:val="24"/>
          <w:szCs w:val="24"/>
        </w:rPr>
        <w:t xml:space="preserve"> </w:t>
      </w:r>
    </w:p>
    <w:p w14:paraId="4A13D166" w14:textId="0D080C80" w:rsidR="0059494E" w:rsidRDefault="0059494E" w:rsidP="00A970AA">
      <w:pPr>
        <w:spacing w:after="0"/>
        <w:contextualSpacing/>
        <w:rPr>
          <w:sz w:val="24"/>
          <w:szCs w:val="24"/>
        </w:rPr>
      </w:pPr>
      <w:r>
        <w:rPr>
          <w:sz w:val="24"/>
          <w:szCs w:val="24"/>
        </w:rPr>
        <w:t xml:space="preserve">Na suchej panvici opražte orechy, kým nezačnú trochu hnednúť. Sú potom lahodnejšie a chrumkavejšie. Pozor, treba ich sledovať, aby neprihoreli.  </w:t>
      </w:r>
    </w:p>
    <w:p w14:paraId="52FBD8D8" w14:textId="49116711" w:rsidR="0059494E" w:rsidRPr="002B6094" w:rsidRDefault="0059494E" w:rsidP="00A970AA">
      <w:pPr>
        <w:spacing w:after="0"/>
        <w:contextualSpacing/>
        <w:rPr>
          <w:sz w:val="24"/>
          <w:szCs w:val="24"/>
        </w:rPr>
      </w:pPr>
      <w:r w:rsidRPr="0059494E">
        <w:rPr>
          <w:sz w:val="24"/>
          <w:szCs w:val="24"/>
        </w:rPr>
        <w:t>Všetky suroviny</w:t>
      </w:r>
      <w:r>
        <w:rPr>
          <w:sz w:val="24"/>
          <w:szCs w:val="24"/>
        </w:rPr>
        <w:t xml:space="preserve"> na dresing</w:t>
      </w:r>
      <w:r w:rsidRPr="0059494E">
        <w:rPr>
          <w:sz w:val="24"/>
          <w:szCs w:val="24"/>
        </w:rPr>
        <w:t xml:space="preserve"> vlož</w:t>
      </w:r>
      <w:r>
        <w:rPr>
          <w:sz w:val="24"/>
          <w:szCs w:val="24"/>
        </w:rPr>
        <w:t>t</w:t>
      </w:r>
      <w:r w:rsidRPr="0059494E">
        <w:rPr>
          <w:sz w:val="24"/>
          <w:szCs w:val="24"/>
        </w:rPr>
        <w:t>e do malej uzatvárateľnej nádoby</w:t>
      </w:r>
      <w:r>
        <w:rPr>
          <w:sz w:val="24"/>
          <w:szCs w:val="24"/>
        </w:rPr>
        <w:t xml:space="preserve"> (napr. zaváraninový pohár)</w:t>
      </w:r>
      <w:r w:rsidRPr="0059494E">
        <w:rPr>
          <w:sz w:val="24"/>
          <w:szCs w:val="24"/>
        </w:rPr>
        <w:t xml:space="preserve"> a dobre pretrep</w:t>
      </w:r>
      <w:r>
        <w:rPr>
          <w:sz w:val="24"/>
          <w:szCs w:val="24"/>
        </w:rPr>
        <w:t>te</w:t>
      </w:r>
      <w:r w:rsidRPr="0059494E">
        <w:rPr>
          <w:sz w:val="24"/>
          <w:szCs w:val="24"/>
        </w:rPr>
        <w:t xml:space="preserve">. </w:t>
      </w:r>
      <w:r>
        <w:rPr>
          <w:sz w:val="24"/>
          <w:szCs w:val="24"/>
        </w:rPr>
        <w:t xml:space="preserve">Pridajte do šalátu a poriadne premiešajte. </w:t>
      </w:r>
    </w:p>
    <w:p w14:paraId="53F476C5" w14:textId="77777777" w:rsidR="00221005" w:rsidRPr="00A970AA" w:rsidRDefault="00221005" w:rsidP="00A970AA">
      <w:pPr>
        <w:spacing w:after="0"/>
        <w:contextualSpacing/>
        <w:rPr>
          <w:b/>
          <w:bCs/>
          <w:sz w:val="24"/>
          <w:szCs w:val="24"/>
          <w:highlight w:val="magenta"/>
        </w:rPr>
      </w:pPr>
    </w:p>
    <w:p w14:paraId="43F7650F" w14:textId="27CF050B" w:rsidR="00A970AA" w:rsidRPr="00A970AA" w:rsidRDefault="00A970AA" w:rsidP="00A970AA">
      <w:pPr>
        <w:spacing w:after="0"/>
        <w:contextualSpacing/>
        <w:rPr>
          <w:b/>
          <w:bCs/>
          <w:sz w:val="24"/>
          <w:szCs w:val="24"/>
          <w:highlight w:val="magenta"/>
        </w:rPr>
      </w:pPr>
      <w:r w:rsidRPr="00A970AA">
        <w:rPr>
          <w:b/>
          <w:bCs/>
          <w:sz w:val="24"/>
          <w:szCs w:val="24"/>
          <w:highlight w:val="magenta"/>
        </w:rPr>
        <w:t>Kukuričné bylinkové kocky</w:t>
      </w:r>
    </w:p>
    <w:p w14:paraId="74CB56A1" w14:textId="37C74331" w:rsidR="002A6BA5" w:rsidRDefault="002A6BA5" w:rsidP="00027168">
      <w:pPr>
        <w:spacing w:after="0"/>
        <w:contextualSpacing/>
        <w:rPr>
          <w:sz w:val="24"/>
          <w:szCs w:val="24"/>
        </w:rPr>
      </w:pPr>
    </w:p>
    <w:p w14:paraId="72698D6F" w14:textId="4069B145" w:rsidR="002A6BA5" w:rsidRDefault="009521AB" w:rsidP="00027168">
      <w:pPr>
        <w:spacing w:after="0"/>
        <w:contextualSpacing/>
        <w:rPr>
          <w:sz w:val="24"/>
          <w:szCs w:val="24"/>
        </w:rPr>
      </w:pPr>
      <w:r>
        <w:rPr>
          <w:sz w:val="24"/>
          <w:szCs w:val="24"/>
        </w:rPr>
        <w:t xml:space="preserve">Kukuričné </w:t>
      </w:r>
      <w:r w:rsidRPr="009521AB">
        <w:rPr>
          <w:sz w:val="24"/>
          <w:szCs w:val="24"/>
        </w:rPr>
        <w:t xml:space="preserve">polentové </w:t>
      </w:r>
      <w:r>
        <w:rPr>
          <w:sz w:val="24"/>
          <w:szCs w:val="24"/>
        </w:rPr>
        <w:t>kocky</w:t>
      </w:r>
      <w:r w:rsidRPr="009521AB">
        <w:rPr>
          <w:sz w:val="24"/>
          <w:szCs w:val="24"/>
        </w:rPr>
        <w:t xml:space="preserve"> sú perfektnou bezlepkovou náhradou chlebových </w:t>
      </w:r>
      <w:proofErr w:type="spellStart"/>
      <w:r w:rsidRPr="009521AB">
        <w:rPr>
          <w:sz w:val="24"/>
          <w:szCs w:val="24"/>
        </w:rPr>
        <w:t>krutónov</w:t>
      </w:r>
      <w:proofErr w:type="spellEnd"/>
      <w:r>
        <w:rPr>
          <w:sz w:val="24"/>
          <w:szCs w:val="24"/>
        </w:rPr>
        <w:t xml:space="preserve"> či zdravých hranoliek</w:t>
      </w:r>
      <w:r w:rsidRPr="009521AB">
        <w:rPr>
          <w:sz w:val="24"/>
          <w:szCs w:val="24"/>
        </w:rPr>
        <w:t xml:space="preserve">. </w:t>
      </w:r>
      <w:r>
        <w:rPr>
          <w:sz w:val="24"/>
          <w:szCs w:val="24"/>
        </w:rPr>
        <w:t>Používame</w:t>
      </w:r>
      <w:r w:rsidRPr="009521AB">
        <w:rPr>
          <w:sz w:val="24"/>
          <w:szCs w:val="24"/>
        </w:rPr>
        <w:t xml:space="preserve"> ich </w:t>
      </w:r>
      <w:r>
        <w:rPr>
          <w:sz w:val="24"/>
          <w:szCs w:val="24"/>
        </w:rPr>
        <w:t>ku</w:t>
      </w:r>
      <w:r w:rsidRPr="009521AB">
        <w:rPr>
          <w:sz w:val="24"/>
          <w:szCs w:val="24"/>
        </w:rPr>
        <w:t xml:space="preserve"> šalát</w:t>
      </w:r>
      <w:r>
        <w:rPr>
          <w:sz w:val="24"/>
          <w:szCs w:val="24"/>
        </w:rPr>
        <w:t>om</w:t>
      </w:r>
      <w:r w:rsidRPr="009521AB">
        <w:rPr>
          <w:sz w:val="24"/>
          <w:szCs w:val="24"/>
        </w:rPr>
        <w:t xml:space="preserve">, </w:t>
      </w:r>
      <w:r>
        <w:rPr>
          <w:sz w:val="24"/>
          <w:szCs w:val="24"/>
        </w:rPr>
        <w:t xml:space="preserve">k </w:t>
      </w:r>
      <w:r w:rsidRPr="009521AB">
        <w:rPr>
          <w:sz w:val="24"/>
          <w:szCs w:val="24"/>
        </w:rPr>
        <w:t>polievk</w:t>
      </w:r>
      <w:r>
        <w:rPr>
          <w:sz w:val="24"/>
          <w:szCs w:val="24"/>
        </w:rPr>
        <w:t>am</w:t>
      </w:r>
      <w:r w:rsidRPr="009521AB">
        <w:rPr>
          <w:sz w:val="24"/>
          <w:szCs w:val="24"/>
        </w:rPr>
        <w:t xml:space="preserve"> alebo dokonca len </w:t>
      </w:r>
      <w:r>
        <w:rPr>
          <w:sz w:val="24"/>
          <w:szCs w:val="24"/>
        </w:rPr>
        <w:t>ako</w:t>
      </w:r>
      <w:r w:rsidRPr="009521AB">
        <w:rPr>
          <w:sz w:val="24"/>
          <w:szCs w:val="24"/>
        </w:rPr>
        <w:t xml:space="preserve"> </w:t>
      </w:r>
      <w:proofErr w:type="spellStart"/>
      <w:r>
        <w:rPr>
          <w:sz w:val="24"/>
          <w:szCs w:val="24"/>
        </w:rPr>
        <w:t>jednohubky</w:t>
      </w:r>
      <w:proofErr w:type="spellEnd"/>
      <w:r w:rsidRPr="009521AB">
        <w:rPr>
          <w:sz w:val="24"/>
          <w:szCs w:val="24"/>
        </w:rPr>
        <w:t xml:space="preserve"> s nejakou omáčkou </w:t>
      </w:r>
      <w:r>
        <w:rPr>
          <w:sz w:val="24"/>
          <w:szCs w:val="24"/>
        </w:rPr>
        <w:t xml:space="preserve">alebo </w:t>
      </w:r>
      <w:proofErr w:type="spellStart"/>
      <w:r>
        <w:rPr>
          <w:sz w:val="24"/>
          <w:szCs w:val="24"/>
        </w:rPr>
        <w:t>dipom</w:t>
      </w:r>
      <w:proofErr w:type="spellEnd"/>
      <w:r>
        <w:rPr>
          <w:sz w:val="24"/>
          <w:szCs w:val="24"/>
        </w:rPr>
        <w:t>.</w:t>
      </w:r>
      <w:r w:rsidRPr="009521AB">
        <w:rPr>
          <w:sz w:val="24"/>
          <w:szCs w:val="24"/>
        </w:rPr>
        <w:t xml:space="preserve"> Ich výroba je tiež veľmi jednoduchá</w:t>
      </w:r>
      <w:r>
        <w:rPr>
          <w:sz w:val="24"/>
          <w:szCs w:val="24"/>
        </w:rPr>
        <w:t xml:space="preserve"> a z pár ingrediencií</w:t>
      </w:r>
      <w:r w:rsidRPr="009521AB">
        <w:rPr>
          <w:sz w:val="24"/>
          <w:szCs w:val="24"/>
        </w:rPr>
        <w:t>.</w:t>
      </w:r>
      <w:r>
        <w:rPr>
          <w:sz w:val="24"/>
          <w:szCs w:val="24"/>
        </w:rPr>
        <w:t xml:space="preserve"> Sú naozaj vynikajúce, preto určite odporúčam urobiť dvojnásobnú dávku. </w:t>
      </w:r>
      <w:r w:rsidRPr="009521AB">
        <w:rPr>
          <w:sz w:val="24"/>
          <w:szCs w:val="24"/>
        </w:rPr>
        <w:t xml:space="preserve"> </w:t>
      </w:r>
    </w:p>
    <w:p w14:paraId="31C2706B" w14:textId="15E68CA3" w:rsidR="009521AB" w:rsidRDefault="009521AB" w:rsidP="00027168">
      <w:pPr>
        <w:spacing w:after="0"/>
        <w:contextualSpacing/>
        <w:rPr>
          <w:sz w:val="24"/>
          <w:szCs w:val="24"/>
        </w:rPr>
      </w:pPr>
    </w:p>
    <w:p w14:paraId="48AE02AF" w14:textId="01EA576F" w:rsidR="009521AB" w:rsidRDefault="009521AB" w:rsidP="00027168">
      <w:pPr>
        <w:spacing w:after="0"/>
        <w:contextualSpacing/>
        <w:rPr>
          <w:sz w:val="24"/>
          <w:szCs w:val="24"/>
        </w:rPr>
      </w:pPr>
      <w:r w:rsidRPr="00537A7E">
        <w:rPr>
          <w:b/>
          <w:bCs/>
          <w:sz w:val="24"/>
          <w:szCs w:val="24"/>
        </w:rPr>
        <w:t>Potrebujete</w:t>
      </w:r>
      <w:r>
        <w:rPr>
          <w:sz w:val="24"/>
          <w:szCs w:val="24"/>
        </w:rPr>
        <w:t>:</w:t>
      </w:r>
    </w:p>
    <w:p w14:paraId="72CA09DB" w14:textId="6A36D06D" w:rsidR="009521AB" w:rsidRDefault="009521AB" w:rsidP="00027168">
      <w:pPr>
        <w:spacing w:after="0"/>
        <w:contextualSpacing/>
        <w:rPr>
          <w:sz w:val="24"/>
          <w:szCs w:val="24"/>
        </w:rPr>
      </w:pPr>
      <w:r w:rsidRPr="009521AB">
        <w:rPr>
          <w:sz w:val="24"/>
          <w:szCs w:val="24"/>
        </w:rPr>
        <w:t>125g polenty</w:t>
      </w:r>
    </w:p>
    <w:p w14:paraId="53E6CA3A" w14:textId="5F8D74E0" w:rsidR="009521AB" w:rsidRDefault="009521AB" w:rsidP="00027168">
      <w:pPr>
        <w:spacing w:after="0"/>
        <w:contextualSpacing/>
        <w:rPr>
          <w:sz w:val="24"/>
          <w:szCs w:val="24"/>
        </w:rPr>
      </w:pPr>
      <w:r w:rsidRPr="009521AB">
        <w:rPr>
          <w:sz w:val="24"/>
          <w:szCs w:val="24"/>
        </w:rPr>
        <w:t>500</w:t>
      </w:r>
      <w:r>
        <w:rPr>
          <w:sz w:val="24"/>
          <w:szCs w:val="24"/>
        </w:rPr>
        <w:t xml:space="preserve"> </w:t>
      </w:r>
      <w:r w:rsidRPr="009521AB">
        <w:rPr>
          <w:sz w:val="24"/>
          <w:szCs w:val="24"/>
        </w:rPr>
        <w:t>ml vody</w:t>
      </w:r>
      <w:r>
        <w:rPr>
          <w:sz w:val="24"/>
          <w:szCs w:val="24"/>
        </w:rPr>
        <w:t xml:space="preserve"> alebo bio zeleninového</w:t>
      </w:r>
      <w:r w:rsidRPr="009521AB">
        <w:rPr>
          <w:sz w:val="24"/>
          <w:szCs w:val="24"/>
        </w:rPr>
        <w:t xml:space="preserve"> vývaru</w:t>
      </w:r>
    </w:p>
    <w:p w14:paraId="50C993B6" w14:textId="17A1EDE9" w:rsidR="009521AB" w:rsidRDefault="009521AB" w:rsidP="00027168">
      <w:pPr>
        <w:spacing w:after="0"/>
        <w:contextualSpacing/>
        <w:rPr>
          <w:sz w:val="24"/>
          <w:szCs w:val="24"/>
        </w:rPr>
      </w:pPr>
      <w:r>
        <w:rPr>
          <w:sz w:val="24"/>
          <w:szCs w:val="24"/>
        </w:rPr>
        <w:t xml:space="preserve">1 </w:t>
      </w:r>
      <w:proofErr w:type="spellStart"/>
      <w:r>
        <w:rPr>
          <w:sz w:val="24"/>
          <w:szCs w:val="24"/>
        </w:rPr>
        <w:t>čl</w:t>
      </w:r>
      <w:proofErr w:type="spellEnd"/>
      <w:r>
        <w:rPr>
          <w:sz w:val="24"/>
          <w:szCs w:val="24"/>
        </w:rPr>
        <w:t xml:space="preserve"> soli (netreba, ak sa varí vo slanom vývare)</w:t>
      </w:r>
    </w:p>
    <w:p w14:paraId="3A30CB6D" w14:textId="164235F7" w:rsidR="009521AB" w:rsidRDefault="009521AB" w:rsidP="00027168">
      <w:pPr>
        <w:spacing w:after="0"/>
        <w:contextualSpacing/>
        <w:rPr>
          <w:sz w:val="24"/>
          <w:szCs w:val="24"/>
        </w:rPr>
      </w:pPr>
      <w:r>
        <w:rPr>
          <w:sz w:val="24"/>
          <w:szCs w:val="24"/>
        </w:rPr>
        <w:t xml:space="preserve">Koreniny: tymian, sušený cesnak, rasca, </w:t>
      </w:r>
      <w:proofErr w:type="spellStart"/>
      <w:r>
        <w:rPr>
          <w:sz w:val="24"/>
          <w:szCs w:val="24"/>
        </w:rPr>
        <w:t>kurkuma</w:t>
      </w:r>
      <w:proofErr w:type="spellEnd"/>
      <w:r>
        <w:rPr>
          <w:sz w:val="24"/>
          <w:szCs w:val="24"/>
        </w:rPr>
        <w:t>, korenie</w:t>
      </w:r>
    </w:p>
    <w:p w14:paraId="051CF91C" w14:textId="5B7F344F" w:rsidR="00537A7E" w:rsidRDefault="00537A7E" w:rsidP="00027168">
      <w:pPr>
        <w:spacing w:after="0"/>
        <w:contextualSpacing/>
        <w:rPr>
          <w:sz w:val="24"/>
          <w:szCs w:val="24"/>
        </w:rPr>
      </w:pPr>
      <w:r>
        <w:rPr>
          <w:sz w:val="24"/>
          <w:szCs w:val="24"/>
        </w:rPr>
        <w:t>Olej na restovanie na panvici</w:t>
      </w:r>
    </w:p>
    <w:p w14:paraId="3A068EB2" w14:textId="0507345A" w:rsidR="00537A7E" w:rsidRDefault="00537A7E" w:rsidP="00027168">
      <w:pPr>
        <w:spacing w:after="0"/>
        <w:contextualSpacing/>
        <w:rPr>
          <w:sz w:val="24"/>
          <w:szCs w:val="24"/>
        </w:rPr>
      </w:pPr>
      <w:r>
        <w:rPr>
          <w:sz w:val="24"/>
          <w:szCs w:val="24"/>
        </w:rPr>
        <w:t xml:space="preserve">1 malá hrsť </w:t>
      </w:r>
      <w:r w:rsidR="007B7BCF">
        <w:rPr>
          <w:sz w:val="24"/>
          <w:szCs w:val="24"/>
        </w:rPr>
        <w:t xml:space="preserve">lístkov </w:t>
      </w:r>
      <w:proofErr w:type="spellStart"/>
      <w:r>
        <w:rPr>
          <w:sz w:val="24"/>
          <w:szCs w:val="24"/>
        </w:rPr>
        <w:t>mrlíku</w:t>
      </w:r>
      <w:proofErr w:type="spellEnd"/>
    </w:p>
    <w:p w14:paraId="1B1FAC67" w14:textId="2925B3BA" w:rsidR="00537A7E" w:rsidRDefault="00537A7E" w:rsidP="00027168">
      <w:pPr>
        <w:spacing w:after="0"/>
        <w:contextualSpacing/>
        <w:rPr>
          <w:sz w:val="24"/>
          <w:szCs w:val="24"/>
        </w:rPr>
      </w:pPr>
    </w:p>
    <w:p w14:paraId="266CA4EA" w14:textId="0921AE7A" w:rsidR="00537A7E" w:rsidRDefault="00537A7E" w:rsidP="00027168">
      <w:pPr>
        <w:spacing w:after="0"/>
        <w:contextualSpacing/>
        <w:rPr>
          <w:sz w:val="24"/>
          <w:szCs w:val="24"/>
        </w:rPr>
      </w:pPr>
      <w:r w:rsidRPr="00537A7E">
        <w:rPr>
          <w:b/>
          <w:bCs/>
          <w:sz w:val="24"/>
          <w:szCs w:val="24"/>
        </w:rPr>
        <w:t>Postup</w:t>
      </w:r>
      <w:r>
        <w:rPr>
          <w:sz w:val="24"/>
          <w:szCs w:val="24"/>
        </w:rPr>
        <w:t xml:space="preserve">: </w:t>
      </w:r>
    </w:p>
    <w:p w14:paraId="6D133BB5" w14:textId="312BAEAE" w:rsidR="009521AB" w:rsidRPr="007B7BCF" w:rsidRDefault="00537A7E" w:rsidP="00027168">
      <w:pPr>
        <w:spacing w:after="0"/>
        <w:contextualSpacing/>
        <w:rPr>
          <w:sz w:val="24"/>
          <w:szCs w:val="24"/>
        </w:rPr>
      </w:pPr>
      <w:r>
        <w:rPr>
          <w:sz w:val="24"/>
          <w:szCs w:val="24"/>
        </w:rPr>
        <w:t>Vodu so soľou, alebo vývar nechajte zovrieť. Pridajte koreniny a postupne prisypávajte polentu. Z</w:t>
      </w:r>
      <w:r w:rsidRPr="00537A7E">
        <w:rPr>
          <w:sz w:val="24"/>
          <w:szCs w:val="24"/>
        </w:rPr>
        <w:t>a stáleho miešania varte na miernom plameni do zhustnutia</w:t>
      </w:r>
      <w:r w:rsidR="007B7BCF">
        <w:rPr>
          <w:sz w:val="24"/>
          <w:szCs w:val="24"/>
        </w:rPr>
        <w:t xml:space="preserve"> približne 3-4 minúty</w:t>
      </w:r>
      <w:r w:rsidRPr="00537A7E">
        <w:rPr>
          <w:sz w:val="24"/>
          <w:szCs w:val="24"/>
        </w:rPr>
        <w:t>.</w:t>
      </w:r>
      <w:r>
        <w:rPr>
          <w:sz w:val="24"/>
          <w:szCs w:val="24"/>
        </w:rPr>
        <w:t xml:space="preserve"> </w:t>
      </w:r>
      <w:r w:rsidR="007B7BCF">
        <w:rPr>
          <w:sz w:val="24"/>
          <w:szCs w:val="24"/>
          <w:lang w:val="en-GB"/>
        </w:rPr>
        <w:t xml:space="preserve">V </w:t>
      </w:r>
      <w:r w:rsidR="007B7BCF" w:rsidRPr="007B7BCF">
        <w:rPr>
          <w:sz w:val="24"/>
          <w:szCs w:val="24"/>
        </w:rPr>
        <w:t>tomto kroku</w:t>
      </w:r>
      <w:r w:rsidR="007B7BCF">
        <w:rPr>
          <w:sz w:val="24"/>
          <w:szCs w:val="24"/>
          <w:lang w:val="en-GB"/>
        </w:rPr>
        <w:t xml:space="preserve"> </w:t>
      </w:r>
      <w:proofErr w:type="spellStart"/>
      <w:r w:rsidR="007B7BCF">
        <w:rPr>
          <w:sz w:val="24"/>
          <w:szCs w:val="24"/>
          <w:lang w:val="en-GB"/>
        </w:rPr>
        <w:t>si</w:t>
      </w:r>
      <w:proofErr w:type="spellEnd"/>
      <w:r w:rsidR="007B7BCF">
        <w:rPr>
          <w:sz w:val="24"/>
          <w:szCs w:val="24"/>
          <w:lang w:val="en-GB"/>
        </w:rPr>
        <w:t xml:space="preserve"> </w:t>
      </w:r>
      <w:r w:rsidR="007B7BCF" w:rsidRPr="007B7BCF">
        <w:rPr>
          <w:sz w:val="24"/>
          <w:szCs w:val="24"/>
        </w:rPr>
        <w:t>treba dávať pozor a neprestávať miešať, pretože polenta ako hustne, začína prskať a môže vás popáliť. Na záver pridajte nadrobno nakrájaný mrlík a poriadne zamiešajte. Polentu prelejte do zapekacej misy, alebo na plech na</w:t>
      </w:r>
      <w:r w:rsidR="007B7BCF">
        <w:rPr>
          <w:sz w:val="24"/>
          <w:szCs w:val="24"/>
        </w:rPr>
        <w:t xml:space="preserve"> </w:t>
      </w:r>
      <w:r w:rsidR="007B7BCF" w:rsidRPr="007B7BCF">
        <w:rPr>
          <w:sz w:val="24"/>
          <w:szCs w:val="24"/>
        </w:rPr>
        <w:t>cca 1 cm hrúbku</w:t>
      </w:r>
      <w:r w:rsidR="007B7BCF">
        <w:rPr>
          <w:sz w:val="24"/>
          <w:szCs w:val="24"/>
        </w:rPr>
        <w:t xml:space="preserve">, vrch uhlaďte </w:t>
      </w:r>
      <w:proofErr w:type="spellStart"/>
      <w:r w:rsidR="007B7BCF">
        <w:rPr>
          <w:sz w:val="24"/>
          <w:szCs w:val="24"/>
        </w:rPr>
        <w:t>strierkou</w:t>
      </w:r>
      <w:proofErr w:type="spellEnd"/>
      <w:r w:rsidR="007B7BCF" w:rsidRPr="007B7BCF">
        <w:rPr>
          <w:sz w:val="24"/>
          <w:szCs w:val="24"/>
        </w:rPr>
        <w:t>. Dajte poriadne vychladiť a stuhnúť.</w:t>
      </w:r>
    </w:p>
    <w:p w14:paraId="71997A1C" w14:textId="35082083" w:rsidR="007B7BCF" w:rsidRPr="007B7BCF" w:rsidRDefault="007B7BCF" w:rsidP="00027168">
      <w:pPr>
        <w:spacing w:after="0"/>
        <w:contextualSpacing/>
        <w:rPr>
          <w:sz w:val="24"/>
          <w:szCs w:val="24"/>
        </w:rPr>
      </w:pPr>
      <w:r w:rsidRPr="007B7BCF">
        <w:rPr>
          <w:sz w:val="24"/>
          <w:szCs w:val="24"/>
        </w:rPr>
        <w:t>Stuhnutú polentu nakrájajte na p</w:t>
      </w:r>
      <w:r>
        <w:rPr>
          <w:sz w:val="24"/>
          <w:szCs w:val="24"/>
        </w:rPr>
        <w:t>ásiky alebo kocky</w:t>
      </w:r>
      <w:r w:rsidRPr="007B7BCF">
        <w:rPr>
          <w:sz w:val="24"/>
          <w:szCs w:val="24"/>
        </w:rPr>
        <w:t xml:space="preserve"> a</w:t>
      </w:r>
      <w:r>
        <w:rPr>
          <w:sz w:val="24"/>
          <w:szCs w:val="24"/>
        </w:rPr>
        <w:t> </w:t>
      </w:r>
      <w:r w:rsidRPr="007B7BCF">
        <w:rPr>
          <w:sz w:val="24"/>
          <w:szCs w:val="24"/>
        </w:rPr>
        <w:t>opečte</w:t>
      </w:r>
      <w:r>
        <w:rPr>
          <w:sz w:val="24"/>
          <w:szCs w:val="24"/>
        </w:rPr>
        <w:t xml:space="preserve"> z obidvoch strán</w:t>
      </w:r>
      <w:r w:rsidRPr="007B7BCF">
        <w:rPr>
          <w:sz w:val="24"/>
          <w:szCs w:val="24"/>
        </w:rPr>
        <w:t xml:space="preserve"> v rozohriatej panvici s olejom dozlatista.</w:t>
      </w:r>
    </w:p>
    <w:p w14:paraId="1D327DEB" w14:textId="77777777" w:rsidR="007B7BCF" w:rsidRPr="007B7BCF" w:rsidRDefault="007B7BCF" w:rsidP="00027168">
      <w:pPr>
        <w:spacing w:after="0"/>
        <w:contextualSpacing/>
        <w:rPr>
          <w:sz w:val="24"/>
          <w:szCs w:val="24"/>
          <w:lang w:val="en-GB"/>
        </w:rPr>
      </w:pPr>
    </w:p>
    <w:p w14:paraId="4C8862CB" w14:textId="2742D386" w:rsidR="002A6BA5" w:rsidRDefault="002A6BA5" w:rsidP="00027168">
      <w:pPr>
        <w:spacing w:after="0"/>
        <w:contextualSpacing/>
        <w:rPr>
          <w:sz w:val="24"/>
          <w:szCs w:val="24"/>
        </w:rPr>
      </w:pPr>
    </w:p>
    <w:p w14:paraId="49B983FC" w14:textId="6D093F40" w:rsidR="002A6BA5" w:rsidRDefault="002A6BA5" w:rsidP="00027168">
      <w:pPr>
        <w:spacing w:after="0"/>
        <w:contextualSpacing/>
        <w:rPr>
          <w:sz w:val="24"/>
          <w:szCs w:val="24"/>
        </w:rPr>
      </w:pPr>
    </w:p>
    <w:p w14:paraId="16CC58E3" w14:textId="77777777" w:rsidR="002A6BA5" w:rsidRPr="00027168" w:rsidRDefault="002A6BA5" w:rsidP="00027168">
      <w:pPr>
        <w:spacing w:after="0"/>
        <w:contextualSpacing/>
        <w:rPr>
          <w:sz w:val="24"/>
          <w:szCs w:val="24"/>
        </w:rPr>
      </w:pPr>
    </w:p>
    <w:p w14:paraId="753B6F65" w14:textId="77777777" w:rsidR="00AD1AAC" w:rsidRPr="00F125F7" w:rsidRDefault="00AD1AAC" w:rsidP="00F125F7">
      <w:pPr>
        <w:spacing w:after="0"/>
        <w:contextualSpacing/>
        <w:rPr>
          <w:i/>
          <w:sz w:val="24"/>
          <w:szCs w:val="24"/>
        </w:rPr>
      </w:pPr>
      <w:commentRangeStart w:id="227"/>
      <w:r w:rsidRPr="00F125F7">
        <w:rPr>
          <w:i/>
          <w:sz w:val="24"/>
          <w:szCs w:val="24"/>
        </w:rPr>
        <w:t>NIEČO O MNE? (dať či nedať do knihy? A kde- nakoniec?)</w:t>
      </w:r>
      <w:commentRangeEnd w:id="227"/>
      <w:r w:rsidRPr="00F125F7">
        <w:rPr>
          <w:rStyle w:val="Odkaznakomentr"/>
          <w:sz w:val="24"/>
          <w:szCs w:val="24"/>
        </w:rPr>
        <w:commentReference w:id="227"/>
      </w:r>
    </w:p>
    <w:p w14:paraId="042D5BE6" w14:textId="68598571" w:rsidR="00AD1AAC" w:rsidRDefault="00AD1AAC" w:rsidP="00F125F7">
      <w:pPr>
        <w:spacing w:after="0"/>
        <w:contextualSpacing/>
        <w:rPr>
          <w:i/>
          <w:sz w:val="24"/>
          <w:szCs w:val="24"/>
        </w:rPr>
      </w:pPr>
      <w:r w:rsidRPr="00F125F7">
        <w:rPr>
          <w:i/>
          <w:sz w:val="24"/>
          <w:szCs w:val="24"/>
        </w:rPr>
        <w:t>Celý život som inklinovala k bylinám a prírode. Bola som k nej vedená rodičmi, za čo im teraz nesmierne ďakujem. Dávajú mi dôveru a pocit absolútnej istoty. Ešte pred narodením mojich detí som mala pomerne dobré znalosti o liečivých bylinách a vedela som, aké byliny si mám okolo seba všímať a na čo ich použiť.</w:t>
      </w:r>
    </w:p>
    <w:p w14:paraId="4D61256E" w14:textId="77777777" w:rsidR="00F125F7" w:rsidRPr="00F125F7" w:rsidRDefault="00F125F7" w:rsidP="00F125F7">
      <w:pPr>
        <w:spacing w:after="0"/>
        <w:contextualSpacing/>
        <w:rPr>
          <w:i/>
          <w:sz w:val="24"/>
          <w:szCs w:val="24"/>
        </w:rPr>
      </w:pPr>
    </w:p>
    <w:p w14:paraId="5B2B30BD" w14:textId="22E5BD96" w:rsidR="00AD1AAC" w:rsidRDefault="00AD1AAC" w:rsidP="00F125F7">
      <w:pPr>
        <w:spacing w:after="0"/>
        <w:contextualSpacing/>
        <w:rPr>
          <w:i/>
          <w:sz w:val="24"/>
          <w:szCs w:val="24"/>
        </w:rPr>
      </w:pPr>
      <w:r w:rsidRPr="00F125F7">
        <w:rPr>
          <w:i/>
          <w:sz w:val="24"/>
          <w:szCs w:val="24"/>
        </w:rPr>
        <w:t>Tá pravá bylinka, ktorú potrebujeme, si nás nájde aj sama. Príroda s nami komunikuje, naskenuje si nás a pošle do cesty tie bylinky, ktoré naše telo potrebuje. Keď som chcela otehotnieť, na lúke, kam chodievam so psom na prechádzky, rástla alchemilka vo veľkom množstve (alchemilka podporuje otehotnenie). Dnes je jej tam minimum. O pár rokov ju vystriedal skorocel kopijovitý, ktorý tam rastie v kobercoch. Príroda nám jasne hovorí, že teraz práve túto bylinku potrebujeme a treba ju zbierať.</w:t>
      </w:r>
    </w:p>
    <w:p w14:paraId="62A6E80D" w14:textId="77777777" w:rsidR="00F125F7" w:rsidRPr="00F125F7" w:rsidRDefault="00F125F7" w:rsidP="00F125F7">
      <w:pPr>
        <w:spacing w:after="0"/>
        <w:contextualSpacing/>
        <w:rPr>
          <w:i/>
          <w:sz w:val="24"/>
          <w:szCs w:val="24"/>
        </w:rPr>
      </w:pPr>
    </w:p>
    <w:p w14:paraId="22F9A69E" w14:textId="38211C48" w:rsidR="00AD1AAC" w:rsidRDefault="00AD1AAC" w:rsidP="00F125F7">
      <w:pPr>
        <w:spacing w:after="0"/>
        <w:contextualSpacing/>
        <w:rPr>
          <w:i/>
          <w:sz w:val="24"/>
          <w:szCs w:val="24"/>
        </w:rPr>
      </w:pPr>
      <w:r w:rsidRPr="00F125F7">
        <w:rPr>
          <w:i/>
          <w:sz w:val="24"/>
          <w:szCs w:val="24"/>
        </w:rPr>
        <w:t xml:space="preserve">Okrem sezónneho zberu liečivých byliniek som si vyrábala vlastné „lieky“, liečivé tinktúry či zmesi. </w:t>
      </w:r>
    </w:p>
    <w:p w14:paraId="6946BCA9" w14:textId="77777777" w:rsidR="00F125F7" w:rsidRPr="00F125F7" w:rsidRDefault="00F125F7" w:rsidP="00F125F7">
      <w:pPr>
        <w:spacing w:after="0"/>
        <w:contextualSpacing/>
        <w:rPr>
          <w:i/>
          <w:sz w:val="24"/>
          <w:szCs w:val="24"/>
        </w:rPr>
      </w:pPr>
    </w:p>
    <w:p w14:paraId="5E79BAB6" w14:textId="59C09CAC" w:rsidR="00AD1AAC" w:rsidRDefault="00AD1AAC" w:rsidP="00F125F7">
      <w:pPr>
        <w:spacing w:after="0"/>
        <w:contextualSpacing/>
        <w:rPr>
          <w:i/>
          <w:sz w:val="24"/>
          <w:szCs w:val="24"/>
        </w:rPr>
      </w:pPr>
      <w:r w:rsidRPr="00F125F7">
        <w:rPr>
          <w:i/>
          <w:sz w:val="24"/>
          <w:szCs w:val="24"/>
        </w:rPr>
        <w:t>Ich miesto na našom tanieri bolo iba prirodzeným pokračovaním bylinkovej cesty, na ktorú som sa vydala.</w:t>
      </w:r>
    </w:p>
    <w:p w14:paraId="4D47674C" w14:textId="77777777" w:rsidR="00F125F7" w:rsidRPr="00F125F7" w:rsidRDefault="00F125F7" w:rsidP="00F125F7">
      <w:pPr>
        <w:spacing w:after="0"/>
        <w:contextualSpacing/>
        <w:rPr>
          <w:i/>
          <w:sz w:val="24"/>
          <w:szCs w:val="24"/>
        </w:rPr>
      </w:pPr>
    </w:p>
    <w:p w14:paraId="7EFCC49C" w14:textId="4752AF44" w:rsidR="00AD1AAC" w:rsidRDefault="00AD1AAC" w:rsidP="00F125F7">
      <w:pPr>
        <w:spacing w:after="0"/>
        <w:contextualSpacing/>
        <w:rPr>
          <w:i/>
          <w:sz w:val="24"/>
          <w:szCs w:val="24"/>
        </w:rPr>
      </w:pPr>
      <w:r w:rsidRPr="00F125F7">
        <w:rPr>
          <w:i/>
          <w:sz w:val="24"/>
          <w:szCs w:val="24"/>
        </w:rPr>
        <w:t>Posolstvo, ktoré sa snažím predať ďalej hlavne svojim deťom, je, že bylinky si žijú vo svojom skrytom liečivom svete, ktorý môže využívať každý z nás. Stačí sa mu iba otvoriť a prijať jeho dary, ktoré ponúka celkom zadarmo. To ma motivovalo založiť blog a inšpirovať ľudí na príklade našej rodiny, že prirodzené zdravie sa dá budovať aj inak ako kupovaním bio potravín.</w:t>
      </w:r>
    </w:p>
    <w:p w14:paraId="4A1AA9AE" w14:textId="77777777" w:rsidR="00F125F7" w:rsidRPr="00F125F7" w:rsidRDefault="00F125F7" w:rsidP="00F125F7">
      <w:pPr>
        <w:spacing w:after="0"/>
        <w:contextualSpacing/>
        <w:rPr>
          <w:i/>
          <w:sz w:val="24"/>
          <w:szCs w:val="24"/>
        </w:rPr>
      </w:pPr>
    </w:p>
    <w:p w14:paraId="420F9579" w14:textId="7BEC5A37" w:rsidR="00AD1AAC" w:rsidRDefault="00AD1AAC" w:rsidP="00F125F7">
      <w:pPr>
        <w:spacing w:after="0"/>
        <w:contextualSpacing/>
        <w:rPr>
          <w:i/>
          <w:sz w:val="24"/>
          <w:szCs w:val="24"/>
        </w:rPr>
      </w:pPr>
      <w:r w:rsidRPr="00F125F7">
        <w:rPr>
          <w:i/>
          <w:sz w:val="24"/>
          <w:szCs w:val="24"/>
        </w:rPr>
        <w:t>Pozitívne reakcie čitateľov ma utvrdzujú, že ľudia sa vracajú späť k prírode, čo ma nesmierne teší!</w:t>
      </w:r>
    </w:p>
    <w:p w14:paraId="354DE04D" w14:textId="77777777" w:rsidR="00F125F7" w:rsidRPr="00F125F7" w:rsidRDefault="00F125F7" w:rsidP="00F125F7">
      <w:pPr>
        <w:spacing w:after="0"/>
        <w:contextualSpacing/>
        <w:rPr>
          <w:i/>
          <w:sz w:val="24"/>
          <w:szCs w:val="24"/>
        </w:rPr>
      </w:pPr>
    </w:p>
    <w:p w14:paraId="6AE62616" w14:textId="07A2A83E" w:rsidR="00AD1AAC" w:rsidRDefault="00AD1AAC" w:rsidP="00F125F7">
      <w:pPr>
        <w:spacing w:after="0"/>
        <w:contextualSpacing/>
        <w:rPr>
          <w:i/>
          <w:sz w:val="24"/>
          <w:szCs w:val="24"/>
        </w:rPr>
      </w:pPr>
      <w:commentRangeStart w:id="228"/>
      <w:commentRangeStart w:id="229"/>
      <w:r w:rsidRPr="00F125F7">
        <w:rPr>
          <w:i/>
          <w:sz w:val="24"/>
          <w:szCs w:val="24"/>
        </w:rPr>
        <w:t xml:space="preserve">Ako pracovať s touto knihou? </w:t>
      </w:r>
    </w:p>
    <w:p w14:paraId="061D03D5" w14:textId="77777777" w:rsidR="00F125F7" w:rsidRPr="00F125F7" w:rsidRDefault="00F125F7" w:rsidP="00F125F7">
      <w:pPr>
        <w:spacing w:after="0"/>
        <w:contextualSpacing/>
        <w:rPr>
          <w:i/>
          <w:sz w:val="24"/>
          <w:szCs w:val="24"/>
        </w:rPr>
      </w:pPr>
    </w:p>
    <w:p w14:paraId="1A4FFFBF" w14:textId="77777777" w:rsidR="00AD1AAC" w:rsidRPr="00F125F7" w:rsidRDefault="00AD1AAC" w:rsidP="00F125F7">
      <w:pPr>
        <w:spacing w:after="0"/>
        <w:contextualSpacing/>
        <w:rPr>
          <w:i/>
          <w:sz w:val="24"/>
          <w:szCs w:val="24"/>
        </w:rPr>
      </w:pPr>
      <w:r w:rsidRPr="00F125F7">
        <w:rPr>
          <w:i/>
          <w:sz w:val="24"/>
          <w:szCs w:val="24"/>
        </w:rPr>
        <w:t>V tejto knihe vám ponúkam množstvo návodov, akými spôsobmi využiť divoké jedlé bylinky pre naše zdravie. Berte ich ako východiskový bod, ako inšpiráciu pre vaše vlastné čarovanie vo vašej vlastnej kuchyni.</w:t>
      </w:r>
      <w:commentRangeEnd w:id="228"/>
      <w:r w:rsidR="00027168">
        <w:rPr>
          <w:rStyle w:val="Odkaznakomentr"/>
        </w:rPr>
        <w:commentReference w:id="228"/>
      </w:r>
      <w:commentRangeEnd w:id="229"/>
      <w:r w:rsidR="00717119">
        <w:rPr>
          <w:rStyle w:val="Odkaznakomentr"/>
        </w:rPr>
        <w:commentReference w:id="229"/>
      </w:r>
    </w:p>
    <w:p w14:paraId="6E3C8FB9" w14:textId="77777777" w:rsidR="00AD1AAC" w:rsidRPr="00F125F7" w:rsidRDefault="00AD1AAC" w:rsidP="00F125F7">
      <w:pPr>
        <w:spacing w:after="0"/>
        <w:contextualSpacing/>
        <w:rPr>
          <w:sz w:val="24"/>
          <w:szCs w:val="24"/>
        </w:rPr>
      </w:pPr>
    </w:p>
    <w:sectPr w:rsidR="00AD1AAC" w:rsidRPr="00F125F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nislava Skladanová" w:date="2023-01-24T11:18:00Z" w:initials="SS">
    <w:p w14:paraId="201902EF" w14:textId="063F88AA" w:rsidR="00913029" w:rsidRDefault="00913029">
      <w:pPr>
        <w:pStyle w:val="Textkomentra"/>
      </w:pPr>
      <w:r>
        <w:rPr>
          <w:rStyle w:val="Odkaznakomentr"/>
        </w:rPr>
        <w:annotationRef/>
      </w:r>
      <w:r>
        <w:t>len informačný obsah, ešte sa upraví</w:t>
      </w:r>
    </w:p>
  </w:comment>
  <w:comment w:id="6" w:author="Martin Mozolak" w:date="2023-01-31T21:14:00Z" w:initials="MM">
    <w:p w14:paraId="7D214AC3" w14:textId="0D496F67" w:rsidR="008F35B0" w:rsidRDefault="008F35B0">
      <w:pPr>
        <w:pStyle w:val="Textkomentra"/>
      </w:pPr>
      <w:r>
        <w:rPr>
          <w:rStyle w:val="Odkaznakomentr"/>
        </w:rPr>
        <w:annotationRef/>
      </w:r>
      <w:r>
        <w:t xml:space="preserve">vyhodila som tento recept, nemám dobré fotky. Ak sa mi podarí spraviť lepšie, dám vedieť, pretože </w:t>
      </w:r>
      <w:proofErr w:type="spellStart"/>
      <w:r>
        <w:t>lipkavec</w:t>
      </w:r>
      <w:proofErr w:type="spellEnd"/>
      <w:r>
        <w:t xml:space="preserve"> sa dá nájsť aj v zime. </w:t>
      </w:r>
    </w:p>
  </w:comment>
  <w:comment w:id="7" w:author="Mozoláková Diana Mgr." w:date="2023-01-27T14:49:00Z" w:initials="MDM">
    <w:p w14:paraId="08CAE421" w14:textId="69B6B42A" w:rsidR="00913029" w:rsidRDefault="00913029">
      <w:pPr>
        <w:pStyle w:val="Textkomentra"/>
      </w:pPr>
      <w:r>
        <w:rPr>
          <w:rStyle w:val="Odkaznakomentr"/>
        </w:rPr>
        <w:annotationRef/>
      </w:r>
      <w:r>
        <w:t>Kozonoha – doplnený posledný recept „5 minútová zmrzlina....“</w:t>
      </w:r>
    </w:p>
  </w:comment>
  <w:comment w:id="8" w:author="Martin Mozolak" w:date="2023-01-31T22:39:00Z" w:initials="MM">
    <w:p w14:paraId="0AC8F057" w14:textId="6943918A" w:rsidR="00F066C0" w:rsidRDefault="00F066C0">
      <w:pPr>
        <w:pStyle w:val="Textkomentra"/>
      </w:pPr>
      <w:r>
        <w:rPr>
          <w:rStyle w:val="Odkaznakomentr"/>
        </w:rPr>
        <w:annotationRef/>
      </w:r>
      <w:r>
        <w:t xml:space="preserve">Vyhodený recept, nemám </w:t>
      </w:r>
      <w:proofErr w:type="spellStart"/>
      <w:r>
        <w:t>foto</w:t>
      </w:r>
      <w:proofErr w:type="spellEnd"/>
    </w:p>
  </w:comment>
  <w:comment w:id="9" w:author="Martin Mozolak" w:date="2023-02-01T08:33:00Z" w:initials="MM">
    <w:p w14:paraId="77EC7114" w14:textId="5C5DBBA7" w:rsidR="00493B4F" w:rsidRDefault="00493B4F">
      <w:pPr>
        <w:pStyle w:val="Textkomentra"/>
      </w:pPr>
      <w:r>
        <w:rPr>
          <w:rStyle w:val="Odkaznakomentr"/>
        </w:rPr>
        <w:annotationRef/>
      </w:r>
      <w:r>
        <w:t>Pridaný recept</w:t>
      </w:r>
    </w:p>
  </w:comment>
  <w:comment w:id="10" w:author="Martin Mozolak" w:date="2023-02-01T13:43:00Z" w:initials="MM">
    <w:p w14:paraId="3EBA05FF" w14:textId="186B51A2" w:rsidR="0034648C" w:rsidRPr="0034648C" w:rsidRDefault="0034648C">
      <w:pPr>
        <w:pStyle w:val="Textkomentra"/>
        <w:rPr>
          <w:lang w:val="en-GB"/>
        </w:rPr>
      </w:pPr>
      <w:r>
        <w:rPr>
          <w:rStyle w:val="Odkaznakomentr"/>
        </w:rPr>
        <w:annotationRef/>
      </w:r>
      <w:proofErr w:type="spellStart"/>
      <w:r>
        <w:t>Zru</w:t>
      </w:r>
      <w:r>
        <w:rPr>
          <w:lang w:val="en-GB"/>
        </w:rPr>
        <w:t>šený</w:t>
      </w:r>
      <w:proofErr w:type="spellEnd"/>
      <w:r>
        <w:rPr>
          <w:lang w:val="en-GB"/>
        </w:rPr>
        <w:t xml:space="preserve"> </w:t>
      </w:r>
      <w:proofErr w:type="spellStart"/>
      <w:r>
        <w:rPr>
          <w:lang w:val="en-GB"/>
        </w:rPr>
        <w:t>recept</w:t>
      </w:r>
      <w:proofErr w:type="spellEnd"/>
      <w:r>
        <w:rPr>
          <w:lang w:val="en-GB"/>
        </w:rPr>
        <w:t xml:space="preserve">, </w:t>
      </w:r>
      <w:proofErr w:type="spellStart"/>
      <w:r>
        <w:rPr>
          <w:lang w:val="en-GB"/>
        </w:rPr>
        <w:t>nemám</w:t>
      </w:r>
      <w:proofErr w:type="spellEnd"/>
      <w:r>
        <w:rPr>
          <w:lang w:val="en-GB"/>
        </w:rPr>
        <w:t xml:space="preserve"> </w:t>
      </w:r>
      <w:proofErr w:type="spellStart"/>
      <w:r>
        <w:rPr>
          <w:lang w:val="en-GB"/>
        </w:rPr>
        <w:t>dobre</w:t>
      </w:r>
      <w:proofErr w:type="spellEnd"/>
      <w:r>
        <w:rPr>
          <w:lang w:val="en-GB"/>
        </w:rPr>
        <w:t xml:space="preserve"> </w:t>
      </w:r>
      <w:proofErr w:type="spellStart"/>
      <w:r>
        <w:rPr>
          <w:lang w:val="en-GB"/>
        </w:rPr>
        <w:t>foto</w:t>
      </w:r>
      <w:proofErr w:type="spellEnd"/>
    </w:p>
  </w:comment>
  <w:comment w:id="11" w:author="Martin Mozolak" w:date="2023-02-01T14:01:00Z" w:initials="MM">
    <w:p w14:paraId="21AF2A46" w14:textId="2F0D188F" w:rsidR="00C62B25" w:rsidRDefault="00C62B25">
      <w:pPr>
        <w:pStyle w:val="Textkomentra"/>
      </w:pPr>
      <w:r>
        <w:rPr>
          <w:rStyle w:val="Odkaznakomentr"/>
        </w:rPr>
        <w:annotationRef/>
      </w:r>
      <w:r>
        <w:t>Upravený názov</w:t>
      </w:r>
    </w:p>
  </w:comment>
  <w:comment w:id="13" w:author="Mozoláková Diana Mgr." w:date="2023-01-27T14:52:00Z" w:initials="MDM">
    <w:p w14:paraId="789F84B6" w14:textId="479FA71D" w:rsidR="00913029" w:rsidRDefault="00913029">
      <w:pPr>
        <w:pStyle w:val="Textkomentra"/>
      </w:pPr>
      <w:r>
        <w:rPr>
          <w:rStyle w:val="Odkaznakomentr"/>
        </w:rPr>
        <w:annotationRef/>
      </w:r>
      <w:r>
        <w:t xml:space="preserve">„Víno pre silné ženy“ premiestnené z „Rebríčka“ do „Alchemilky“  (kvôli </w:t>
      </w:r>
      <w:proofErr w:type="spellStart"/>
      <w:r>
        <w:t>foto</w:t>
      </w:r>
      <w:proofErr w:type="spellEnd"/>
      <w:r>
        <w:t>)</w:t>
      </w:r>
    </w:p>
  </w:comment>
  <w:comment w:id="14" w:author="Mozoláková Diana Mgr." w:date="2023-01-27T14:55:00Z" w:initials="MDM">
    <w:p w14:paraId="606B8722" w14:textId="5B68C555" w:rsidR="003C6049" w:rsidRDefault="003C6049">
      <w:pPr>
        <w:pStyle w:val="Textkomentra"/>
      </w:pPr>
      <w:r>
        <w:rPr>
          <w:rStyle w:val="Odkaznakomentr"/>
        </w:rPr>
        <w:annotationRef/>
      </w:r>
      <w:r>
        <w:t>Doplnené posledné 2 recepty</w:t>
      </w:r>
    </w:p>
    <w:p w14:paraId="5D672E3C" w14:textId="77777777" w:rsidR="003C6049" w:rsidRDefault="003C6049">
      <w:pPr>
        <w:pStyle w:val="Textkomentra"/>
      </w:pPr>
    </w:p>
  </w:comment>
  <w:comment w:id="15" w:author="Mozoláková Diana Mgr." w:date="2023-01-27T15:07:00Z" w:initials="MDM">
    <w:p w14:paraId="4341C376" w14:textId="1A5C37DC" w:rsidR="00246365" w:rsidRDefault="00246365">
      <w:pPr>
        <w:pStyle w:val="Textkomentra"/>
      </w:pPr>
      <w:r>
        <w:rPr>
          <w:rStyle w:val="Odkaznakomentr"/>
        </w:rPr>
        <w:annotationRef/>
      </w:r>
      <w:r>
        <w:t xml:space="preserve">Celý úvod sú ilustračné fotky podľa zalamovania textu. Poskytla som nejaké moje, </w:t>
      </w:r>
      <w:proofErr w:type="spellStart"/>
      <w:r>
        <w:t>folder</w:t>
      </w:r>
      <w:proofErr w:type="spellEnd"/>
      <w:r>
        <w:t xml:space="preserve"> „</w:t>
      </w:r>
      <w:proofErr w:type="spellStart"/>
      <w:r>
        <w:t>Foto</w:t>
      </w:r>
      <w:proofErr w:type="spellEnd"/>
      <w:r>
        <w:t>-úvod“, ale viem, že tam chcete dať kvalitnejšie z </w:t>
      </w:r>
      <w:proofErr w:type="spellStart"/>
      <w:r>
        <w:t>fotobanky</w:t>
      </w:r>
      <w:proofErr w:type="spellEnd"/>
      <w:r>
        <w:t xml:space="preserve">. Krajinky? Les? Lúka? Bylinky? </w:t>
      </w:r>
    </w:p>
  </w:comment>
  <w:comment w:id="16" w:author="Stanislava Skladanová" w:date="2023-01-23T15:55:00Z" w:initials="SS">
    <w:p w14:paraId="40C5BDF0" w14:textId="30D49CE7" w:rsidR="00913029" w:rsidRDefault="00913029">
      <w:pPr>
        <w:pStyle w:val="Textkomentra"/>
      </w:pPr>
      <w:r>
        <w:rPr>
          <w:rStyle w:val="Odkaznakomentr"/>
        </w:rPr>
        <w:annotationRef/>
      </w:r>
      <w:r>
        <w:t>prečo sú tieto časti označené zelenou?</w:t>
      </w:r>
    </w:p>
  </w:comment>
  <w:comment w:id="17" w:author="Mozoláková Diana Mgr." w:date="2023-01-27T14:57:00Z" w:initials="MDM">
    <w:p w14:paraId="5A65A443" w14:textId="415994F5" w:rsidR="003C6049" w:rsidRDefault="003C6049">
      <w:pPr>
        <w:pStyle w:val="Textkomentra"/>
      </w:pPr>
      <w:r>
        <w:rPr>
          <w:rStyle w:val="Odkaznakomentr"/>
        </w:rPr>
        <w:annotationRef/>
      </w:r>
      <w:r>
        <w:t>Iba preto, lebo boli v </w:t>
      </w:r>
      <w:proofErr w:type="spellStart"/>
      <w:r>
        <w:t>ebooku</w:t>
      </w:r>
      <w:proofErr w:type="spellEnd"/>
      <w:r>
        <w:t xml:space="preserve"> zvýraznené. </w:t>
      </w:r>
    </w:p>
  </w:comment>
  <w:comment w:id="18" w:author="Stanislava Skladanová" w:date="2023-01-23T15:56:00Z" w:initials="SS">
    <w:p w14:paraId="37709850" w14:textId="3261E80C" w:rsidR="003C6049" w:rsidRDefault="00913029">
      <w:pPr>
        <w:pStyle w:val="Textkomentra"/>
      </w:pPr>
      <w:r>
        <w:rPr>
          <w:rStyle w:val="Odkaznakomentr"/>
        </w:rPr>
        <w:annotationRef/>
      </w:r>
      <w:r>
        <w:t>nazvala by som to len Základné pravidlá pri divokých bylinkách – inak je to príliš dlhé</w:t>
      </w:r>
    </w:p>
  </w:comment>
  <w:comment w:id="19" w:author="Mozoláková Diana Mgr." w:date="2023-01-27T14:58:00Z" w:initials="MDM">
    <w:p w14:paraId="710FEF65" w14:textId="22B57CDF" w:rsidR="003C6049" w:rsidRDefault="003C6049">
      <w:pPr>
        <w:pStyle w:val="Textkomentra"/>
      </w:pPr>
      <w:r>
        <w:rPr>
          <w:rStyle w:val="Odkaznakomentr"/>
        </w:rPr>
        <w:annotationRef/>
      </w:r>
      <w:r>
        <w:t xml:space="preserve">OK </w:t>
      </w:r>
    </w:p>
    <w:p w14:paraId="27844038" w14:textId="77777777" w:rsidR="003C6049" w:rsidRDefault="003C6049">
      <w:pPr>
        <w:pStyle w:val="Textkomentra"/>
      </w:pPr>
    </w:p>
  </w:comment>
  <w:comment w:id="20" w:author="Vé Gyombérová" w:date="2022-03-22T12:34:00Z" w:initials="VG">
    <w:p w14:paraId="42927722" w14:textId="608833FB" w:rsidR="00913029" w:rsidRDefault="00913029">
      <w:pPr>
        <w:pStyle w:val="Textkomentra"/>
      </w:pPr>
      <w:r>
        <w:rPr>
          <w:rStyle w:val="Odkaznakomentr"/>
        </w:rPr>
        <w:annotationRef/>
      </w:r>
      <w:r>
        <w:t>Rôznym čím? Pravdepodobne tam chýba slovo.</w:t>
      </w:r>
    </w:p>
  </w:comment>
  <w:comment w:id="21" w:author="Mozoláková Diana Mgr." w:date="2023-01-27T15:13:00Z" w:initials="MDM">
    <w:p w14:paraId="5ED7A4E6" w14:textId="7924E6D1" w:rsidR="00246365" w:rsidRDefault="00246365">
      <w:pPr>
        <w:pStyle w:val="Textkomentra"/>
      </w:pPr>
      <w:r>
        <w:rPr>
          <w:rStyle w:val="Odkaznakomentr"/>
        </w:rPr>
        <w:annotationRef/>
      </w:r>
      <w:r>
        <w:t>Upravené</w:t>
      </w:r>
    </w:p>
    <w:p w14:paraId="17B7D7BD" w14:textId="77777777" w:rsidR="00246365" w:rsidRDefault="00246365">
      <w:pPr>
        <w:pStyle w:val="Textkomentra"/>
      </w:pPr>
    </w:p>
  </w:comment>
  <w:comment w:id="22" w:author="Stanislava Skladanová" w:date="2023-01-24T11:41:00Z" w:initials="SS">
    <w:p w14:paraId="3F8C3BAE" w14:textId="76AB5EE3" w:rsidR="00913029" w:rsidRDefault="00913029">
      <w:pPr>
        <w:pStyle w:val="Textkomentra"/>
      </w:pPr>
      <w:r>
        <w:rPr>
          <w:rStyle w:val="Odkaznakomentr"/>
        </w:rPr>
        <w:annotationRef/>
      </w:r>
      <w:r>
        <w:t xml:space="preserve">tu by som dala tiež otázku, aby to bolo rovnaké ako Prečo zaradiť divoké bylinky do stravy, </w:t>
      </w:r>
      <w:proofErr w:type="spellStart"/>
      <w:r>
        <w:t>napr</w:t>
      </w:r>
      <w:proofErr w:type="spellEnd"/>
      <w:r>
        <w:t>: Ako bylinky zbierať? alebo niečo podobné</w:t>
      </w:r>
    </w:p>
  </w:comment>
  <w:comment w:id="23" w:author="Mozoláková Diana Mgr." w:date="2023-01-27T14:59:00Z" w:initials="MDM">
    <w:p w14:paraId="5809BDF2" w14:textId="7EC4BC93" w:rsidR="0008328C" w:rsidRDefault="0008328C">
      <w:pPr>
        <w:pStyle w:val="Textkomentra"/>
      </w:pPr>
      <w:r>
        <w:rPr>
          <w:rStyle w:val="Odkaznakomentr"/>
        </w:rPr>
        <w:annotationRef/>
      </w:r>
      <w:r>
        <w:t>OK, môže byť</w:t>
      </w:r>
    </w:p>
  </w:comment>
  <w:comment w:id="25" w:author="Mozoláková Diana Mgr." w:date="2023-01-27T15:01:00Z" w:initials="MDM">
    <w:p w14:paraId="37B26D88" w14:textId="71F3CC8E" w:rsidR="0008328C" w:rsidRDefault="0008328C">
      <w:pPr>
        <w:pStyle w:val="Textkomentra"/>
      </w:pPr>
      <w:r>
        <w:rPr>
          <w:rStyle w:val="Odkaznakomentr"/>
        </w:rPr>
        <w:annotationRef/>
      </w:r>
      <w:r>
        <w:t>Úprava na 15</w:t>
      </w:r>
    </w:p>
    <w:p w14:paraId="30FB53D4" w14:textId="77777777" w:rsidR="0008328C" w:rsidRDefault="0008328C">
      <w:pPr>
        <w:pStyle w:val="Textkomentra"/>
      </w:pPr>
    </w:p>
  </w:comment>
  <w:comment w:id="24" w:author="Stanislava Skladanová" w:date="2023-01-24T11:05:00Z" w:initials="SS">
    <w:p w14:paraId="0CCA7002" w14:textId="430959BE" w:rsidR="00913029" w:rsidRDefault="00913029">
      <w:pPr>
        <w:pStyle w:val="Textkomentra"/>
      </w:pPr>
      <w:r>
        <w:rPr>
          <w:rStyle w:val="Odkaznakomentr"/>
        </w:rPr>
        <w:annotationRef/>
      </w:r>
      <w:r>
        <w:t>na predelovú stranu</w:t>
      </w:r>
    </w:p>
  </w:comment>
  <w:comment w:id="26" w:author="Mozoláková Diana Mgr." w:date="2023-01-27T15:15:00Z" w:initials="MDM">
    <w:p w14:paraId="2F10CD6C" w14:textId="77777777" w:rsidR="009C751A" w:rsidRDefault="00246365">
      <w:pPr>
        <w:pStyle w:val="Textkomentra"/>
      </w:pPr>
      <w:r>
        <w:rPr>
          <w:rStyle w:val="Odkaznakomentr"/>
        </w:rPr>
        <w:annotationRef/>
      </w:r>
      <w:r w:rsidR="009C751A">
        <w:t xml:space="preserve">Tu by mali byť </w:t>
      </w:r>
      <w:proofErr w:type="spellStart"/>
      <w:r w:rsidR="009C751A">
        <w:t>foto</w:t>
      </w:r>
      <w:proofErr w:type="spellEnd"/>
      <w:r w:rsidR="009C751A">
        <w:t xml:space="preserve">: šalát, smoothie a smoothie kaša. </w:t>
      </w:r>
    </w:p>
    <w:p w14:paraId="08323600" w14:textId="2B8882DB" w:rsidR="00246365" w:rsidRDefault="009C751A">
      <w:pPr>
        <w:pStyle w:val="Textkomentra"/>
      </w:pPr>
      <w:proofErr w:type="spellStart"/>
      <w:r>
        <w:t>Folder</w:t>
      </w:r>
      <w:proofErr w:type="spellEnd"/>
      <w:r>
        <w:t xml:space="preserve"> „1. Priama konzumácia....“</w:t>
      </w:r>
    </w:p>
    <w:p w14:paraId="58BAD009" w14:textId="306725B5" w:rsidR="009C751A" w:rsidRDefault="009C751A">
      <w:pPr>
        <w:pStyle w:val="Textkomentra"/>
      </w:pPr>
      <w:r>
        <w:t xml:space="preserve">Dajú sa vo </w:t>
      </w:r>
      <w:proofErr w:type="spellStart"/>
      <w:r>
        <w:t>foto</w:t>
      </w:r>
      <w:proofErr w:type="spellEnd"/>
      <w:r>
        <w:t xml:space="preserve"> databázach nájsť aj podobné obrázky na túto tému. Kľúčové slová: </w:t>
      </w:r>
      <w:proofErr w:type="spellStart"/>
      <w:r>
        <w:t>edible</w:t>
      </w:r>
      <w:proofErr w:type="spellEnd"/>
      <w:r>
        <w:t xml:space="preserve"> </w:t>
      </w:r>
      <w:proofErr w:type="spellStart"/>
      <w:r>
        <w:t>herbs</w:t>
      </w:r>
      <w:proofErr w:type="spellEnd"/>
      <w:r>
        <w:t xml:space="preserve"> </w:t>
      </w:r>
      <w:proofErr w:type="spellStart"/>
      <w:r>
        <w:t>salat</w:t>
      </w:r>
      <w:proofErr w:type="spellEnd"/>
      <w:r>
        <w:t xml:space="preserve">, </w:t>
      </w:r>
      <w:proofErr w:type="spellStart"/>
      <w:r>
        <w:t>wild</w:t>
      </w:r>
      <w:proofErr w:type="spellEnd"/>
      <w:r>
        <w:t xml:space="preserve"> </w:t>
      </w:r>
      <w:proofErr w:type="spellStart"/>
      <w:r>
        <w:t>edible</w:t>
      </w:r>
      <w:proofErr w:type="spellEnd"/>
      <w:r>
        <w:t xml:space="preserve"> smoothie, </w:t>
      </w:r>
      <w:proofErr w:type="spellStart"/>
      <w:r>
        <w:t>green</w:t>
      </w:r>
      <w:proofErr w:type="spellEnd"/>
      <w:r>
        <w:t xml:space="preserve"> smoothie </w:t>
      </w:r>
      <w:proofErr w:type="spellStart"/>
      <w:r>
        <w:t>bowl</w:t>
      </w:r>
      <w:proofErr w:type="spellEnd"/>
      <w:r>
        <w:t>...</w:t>
      </w:r>
    </w:p>
    <w:p w14:paraId="62E685A0" w14:textId="38E43C6C" w:rsidR="009C751A" w:rsidRDefault="009C751A">
      <w:pPr>
        <w:pStyle w:val="Textkomentra"/>
      </w:pPr>
      <w:r>
        <w:t xml:space="preserve">Ak nájdete nejakú </w:t>
      </w:r>
      <w:r w:rsidR="00466AA6">
        <w:t>adekvátnu</w:t>
      </w:r>
      <w:r>
        <w:t xml:space="preserve"> náhradu, môžeme vymeniť za kvalitnejšiu</w:t>
      </w:r>
    </w:p>
  </w:comment>
  <w:comment w:id="27" w:author="Mozoláková Diana Mgr." w:date="2023-01-27T15:26:00Z" w:initials="MDM">
    <w:p w14:paraId="3296838B" w14:textId="127D4B8B" w:rsidR="00301DEB" w:rsidRDefault="00301DEB">
      <w:pPr>
        <w:pStyle w:val="Textkomentra"/>
      </w:pPr>
      <w:r>
        <w:rPr>
          <w:rStyle w:val="Odkaznakomentr"/>
        </w:rPr>
        <w:annotationRef/>
      </w:r>
      <w:r>
        <w:t xml:space="preserve">Jednu fotku vo </w:t>
      </w:r>
      <w:proofErr w:type="spellStart"/>
      <w:r>
        <w:t>folderi</w:t>
      </w:r>
      <w:proofErr w:type="spellEnd"/>
      <w:r>
        <w:t xml:space="preserve"> „1_1 Ako uskladniť....“ Len neviem nájsť originál fotky, iba túto upravenú, skúsim ešte pohľadať</w:t>
      </w:r>
    </w:p>
  </w:comment>
  <w:comment w:id="28" w:author="Martin Mozolak" w:date="2023-01-27T20:47:00Z" w:initials="MM">
    <w:p w14:paraId="1264001C" w14:textId="6C901F2F" w:rsidR="00466AA6" w:rsidRDefault="00466AA6">
      <w:pPr>
        <w:pStyle w:val="Textkomentra"/>
      </w:pPr>
      <w:r>
        <w:rPr>
          <w:rStyle w:val="Odkaznakomentr"/>
        </w:rPr>
        <w:annotationRef/>
      </w:r>
      <w:proofErr w:type="spellStart"/>
      <w:r>
        <w:t>Folder</w:t>
      </w:r>
      <w:proofErr w:type="spellEnd"/>
      <w:r>
        <w:t xml:space="preserve"> „2. Bylinné vodné </w:t>
      </w:r>
      <w:proofErr w:type="spellStart"/>
      <w:r>
        <w:t>maceráty</w:t>
      </w:r>
      <w:proofErr w:type="spellEnd"/>
      <w:r>
        <w:t>“</w:t>
      </w:r>
    </w:p>
  </w:comment>
  <w:comment w:id="29" w:author="Martin Mozolak" w:date="2023-01-27T20:50:00Z" w:initials="MM">
    <w:p w14:paraId="3AEE082D" w14:textId="5E6E3060" w:rsidR="00466AA6" w:rsidRDefault="00466AA6">
      <w:pPr>
        <w:pStyle w:val="Textkomentra"/>
      </w:pPr>
      <w:r>
        <w:rPr>
          <w:rStyle w:val="Odkaznakomentr"/>
        </w:rPr>
        <w:annotationRef/>
      </w:r>
      <w:proofErr w:type="spellStart"/>
      <w:r>
        <w:t>Folder</w:t>
      </w:r>
      <w:proofErr w:type="spellEnd"/>
      <w:r>
        <w:t xml:space="preserve"> „3. Sušenie“ </w:t>
      </w:r>
      <w:proofErr w:type="spellStart"/>
      <w:r>
        <w:t>foto</w:t>
      </w:r>
      <w:proofErr w:type="spellEnd"/>
      <w:r>
        <w:t xml:space="preserve"> siete a vešiaku</w:t>
      </w:r>
    </w:p>
  </w:comment>
  <w:comment w:id="30" w:author="Martin Mozolak" w:date="2023-01-27T20:55:00Z" w:initials="MM">
    <w:p w14:paraId="25800FAD" w14:textId="07CA0686" w:rsidR="00466AA6" w:rsidRDefault="00466AA6">
      <w:pPr>
        <w:pStyle w:val="Textkomentra"/>
      </w:pPr>
      <w:r>
        <w:rPr>
          <w:rStyle w:val="Odkaznakomentr"/>
        </w:rPr>
        <w:annotationRef/>
      </w:r>
      <w:r>
        <w:t xml:space="preserve">Ak treba mám </w:t>
      </w:r>
      <w:proofErr w:type="spellStart"/>
      <w:r>
        <w:t>foto</w:t>
      </w:r>
      <w:proofErr w:type="spellEnd"/>
    </w:p>
  </w:comment>
  <w:comment w:id="31" w:author="Stanislava Skladanová" w:date="2023-01-24T11:44:00Z" w:initials="SS">
    <w:p w14:paraId="1F3931F2" w14:textId="0B9CCA93" w:rsidR="00913029" w:rsidRDefault="00913029">
      <w:pPr>
        <w:pStyle w:val="Textkomentra"/>
      </w:pPr>
      <w:r>
        <w:rPr>
          <w:rStyle w:val="Odkaznakomentr"/>
        </w:rPr>
        <w:annotationRef/>
      </w:r>
      <w:r>
        <w:t>táto kapitola je proti ostatným veľmi krátka, treba ju dopísať, stračí o sto slov viac, aby to bolo vyvážené</w:t>
      </w:r>
    </w:p>
  </w:comment>
  <w:comment w:id="32" w:author="Martin Mozolak" w:date="2023-01-27T21:21:00Z" w:initials="MM">
    <w:p w14:paraId="4B7A004A" w14:textId="77777777" w:rsidR="00426D7E" w:rsidRDefault="00426D7E">
      <w:pPr>
        <w:pStyle w:val="Textkomentra"/>
      </w:pPr>
      <w:r>
        <w:rPr>
          <w:rStyle w:val="Odkaznakomentr"/>
        </w:rPr>
        <w:annotationRef/>
      </w:r>
      <w:r>
        <w:t>doplnené</w:t>
      </w:r>
    </w:p>
    <w:p w14:paraId="34508922" w14:textId="7575C8D5" w:rsidR="00426D7E" w:rsidRDefault="00426D7E">
      <w:pPr>
        <w:pStyle w:val="Textkomentra"/>
      </w:pPr>
      <w:proofErr w:type="spellStart"/>
      <w:r>
        <w:t>foto</w:t>
      </w:r>
      <w:proofErr w:type="spellEnd"/>
      <w:r>
        <w:t xml:space="preserve"> </w:t>
      </w:r>
      <w:proofErr w:type="spellStart"/>
      <w:r>
        <w:t>folder</w:t>
      </w:r>
      <w:proofErr w:type="spellEnd"/>
      <w:r>
        <w:t xml:space="preserve"> „4. Mrazenie“ – iba pri sedmokráskach, ale dajú sa nájsť vo </w:t>
      </w:r>
      <w:proofErr w:type="spellStart"/>
      <w:r>
        <w:t>fotobanke</w:t>
      </w:r>
      <w:proofErr w:type="spellEnd"/>
      <w:r>
        <w:t>: „</w:t>
      </w:r>
      <w:proofErr w:type="spellStart"/>
      <w:r>
        <w:t>herbal</w:t>
      </w:r>
      <w:proofErr w:type="spellEnd"/>
      <w:r>
        <w:t xml:space="preserve"> </w:t>
      </w:r>
      <w:proofErr w:type="spellStart"/>
      <w:r>
        <w:t>cubes</w:t>
      </w:r>
      <w:proofErr w:type="spellEnd"/>
      <w:r>
        <w:t>“</w:t>
      </w:r>
    </w:p>
  </w:comment>
  <w:comment w:id="33" w:author="Martin Mozolak" w:date="2023-01-27T21:24:00Z" w:initials="MM">
    <w:p w14:paraId="6721DCB8" w14:textId="2A19D060" w:rsidR="00426D7E" w:rsidRDefault="00426D7E">
      <w:pPr>
        <w:pStyle w:val="Textkomentra"/>
      </w:pPr>
      <w:r>
        <w:rPr>
          <w:rStyle w:val="Odkaznakomentr"/>
        </w:rPr>
        <w:annotationRef/>
      </w:r>
      <w:proofErr w:type="spellStart"/>
      <w:r>
        <w:t>foto</w:t>
      </w:r>
      <w:proofErr w:type="spellEnd"/>
      <w:r>
        <w:t xml:space="preserve"> </w:t>
      </w:r>
      <w:proofErr w:type="spellStart"/>
      <w:r>
        <w:t>folder</w:t>
      </w:r>
      <w:proofErr w:type="spellEnd"/>
      <w:r>
        <w:t xml:space="preserve"> „5. </w:t>
      </w:r>
      <w:proofErr w:type="spellStart"/>
      <w:r>
        <w:t>pesto</w:t>
      </w:r>
      <w:proofErr w:type="spellEnd"/>
      <w:r>
        <w:t>“</w:t>
      </w:r>
    </w:p>
  </w:comment>
  <w:comment w:id="34" w:author="Martin Mozolak" w:date="2023-01-27T21:26:00Z" w:initials="MM">
    <w:p w14:paraId="775A67CE" w14:textId="11708673" w:rsidR="00426D7E" w:rsidRDefault="00426D7E">
      <w:pPr>
        <w:pStyle w:val="Textkomentra"/>
      </w:pPr>
      <w:r>
        <w:rPr>
          <w:rStyle w:val="Odkaznakomentr"/>
        </w:rPr>
        <w:annotationRef/>
      </w:r>
      <w:proofErr w:type="spellStart"/>
      <w:r>
        <w:t>foto</w:t>
      </w:r>
      <w:proofErr w:type="spellEnd"/>
      <w:r>
        <w:t xml:space="preserve"> </w:t>
      </w:r>
      <w:proofErr w:type="spellStart"/>
      <w:r>
        <w:t>folder</w:t>
      </w:r>
      <w:proofErr w:type="spellEnd"/>
      <w:r>
        <w:t xml:space="preserve"> „6. Prášky“</w:t>
      </w:r>
    </w:p>
  </w:comment>
  <w:comment w:id="35" w:author="Stanislava Skladanová" w:date="2023-01-24T11:45:00Z" w:initials="SS">
    <w:p w14:paraId="19140D5F" w14:textId="478CAB68" w:rsidR="00913029" w:rsidRDefault="00913029">
      <w:pPr>
        <w:pStyle w:val="Textkomentra"/>
      </w:pPr>
      <w:r>
        <w:rPr>
          <w:rStyle w:val="Odkaznakomentr"/>
        </w:rPr>
        <w:annotationRef/>
      </w:r>
      <w:r>
        <w:t>tiež dopísať ešte jeden odsek, cca 50 slov</w:t>
      </w:r>
    </w:p>
  </w:comment>
  <w:comment w:id="36" w:author="Martin Mozolak" w:date="2023-01-27T21:36:00Z" w:initials="MM">
    <w:p w14:paraId="44B87767" w14:textId="77777777" w:rsidR="00DE56B9" w:rsidRDefault="00DE56B9">
      <w:pPr>
        <w:pStyle w:val="Textkomentra"/>
      </w:pPr>
      <w:r>
        <w:rPr>
          <w:rStyle w:val="Odkaznakomentr"/>
        </w:rPr>
        <w:annotationRef/>
      </w:r>
      <w:r>
        <w:t>pridané</w:t>
      </w:r>
    </w:p>
    <w:p w14:paraId="6DC5423E" w14:textId="57BD1D97" w:rsidR="00DE56B9" w:rsidRDefault="00DE56B9">
      <w:pPr>
        <w:pStyle w:val="Textkomentra"/>
      </w:pPr>
      <w:proofErr w:type="spellStart"/>
      <w:r>
        <w:t>folder</w:t>
      </w:r>
      <w:proofErr w:type="spellEnd"/>
      <w:r>
        <w:t xml:space="preserve"> „7. Cukor“</w:t>
      </w:r>
    </w:p>
  </w:comment>
  <w:comment w:id="37" w:author="Martin Mozolak" w:date="2023-01-27T21:38:00Z" w:initials="MM">
    <w:p w14:paraId="251F90FB" w14:textId="32127F5B" w:rsidR="00FD7BC3" w:rsidRDefault="00FD7BC3">
      <w:pPr>
        <w:pStyle w:val="Textkomentra"/>
      </w:pPr>
      <w:r>
        <w:rPr>
          <w:rStyle w:val="Odkaznakomentr"/>
        </w:rPr>
        <w:annotationRef/>
      </w:r>
      <w:proofErr w:type="spellStart"/>
      <w:r>
        <w:t>folder</w:t>
      </w:r>
      <w:proofErr w:type="spellEnd"/>
      <w:r>
        <w:t xml:space="preserve"> „8. Tinktúry“</w:t>
      </w:r>
    </w:p>
  </w:comment>
  <w:comment w:id="38" w:author="Martin Mozolak" w:date="2023-01-27T21:40:00Z" w:initials="MM">
    <w:p w14:paraId="27E4CAB0" w14:textId="5A10DB8F" w:rsidR="00FD7BC3" w:rsidRDefault="00FD7BC3">
      <w:pPr>
        <w:pStyle w:val="Textkomentra"/>
      </w:pPr>
      <w:r>
        <w:rPr>
          <w:rStyle w:val="Odkaznakomentr"/>
        </w:rPr>
        <w:annotationRef/>
      </w:r>
      <w:r>
        <w:t>2 fotky tinktúry sú označe</w:t>
      </w:r>
      <w:r w:rsidR="00787EA2">
        <w:t>n</w:t>
      </w:r>
      <w:r>
        <w:t xml:space="preserve">é vo </w:t>
      </w:r>
      <w:proofErr w:type="spellStart"/>
      <w:r>
        <w:t>foldri</w:t>
      </w:r>
      <w:proofErr w:type="spellEnd"/>
      <w:r>
        <w:t xml:space="preserve"> 8 ako šalvia-</w:t>
      </w:r>
      <w:proofErr w:type="spellStart"/>
      <w:r>
        <w:t>mata</w:t>
      </w:r>
      <w:proofErr w:type="spellEnd"/>
    </w:p>
  </w:comment>
  <w:comment w:id="39" w:author="Martin Mozolak" w:date="2023-01-27T21:42:00Z" w:initials="MM">
    <w:p w14:paraId="64C5541A" w14:textId="79E4FF19" w:rsidR="007F1A82" w:rsidRDefault="007F1A82">
      <w:pPr>
        <w:pStyle w:val="Textkomentra"/>
      </w:pPr>
      <w:r>
        <w:rPr>
          <w:rStyle w:val="Odkaznakomentr"/>
        </w:rPr>
        <w:annotationRef/>
      </w:r>
      <w:r>
        <w:t xml:space="preserve">Bohužiaľ iba 1 </w:t>
      </w:r>
      <w:proofErr w:type="spellStart"/>
      <w:r>
        <w:t>foto</w:t>
      </w:r>
      <w:proofErr w:type="spellEnd"/>
      <w:r>
        <w:t xml:space="preserve">, </w:t>
      </w:r>
      <w:proofErr w:type="spellStart"/>
      <w:r>
        <w:t>folder</w:t>
      </w:r>
      <w:proofErr w:type="spellEnd"/>
      <w:r>
        <w:t xml:space="preserve"> „9 Vína“</w:t>
      </w:r>
    </w:p>
  </w:comment>
  <w:comment w:id="40" w:author="Martin Mozolak" w:date="2023-01-27T21:44:00Z" w:initials="MM">
    <w:p w14:paraId="38134DAA" w14:textId="48FA5D28" w:rsidR="007F1A82" w:rsidRDefault="007F1A82">
      <w:pPr>
        <w:pStyle w:val="Textkomentra"/>
      </w:pPr>
      <w:r>
        <w:rPr>
          <w:rStyle w:val="Odkaznakomentr"/>
        </w:rPr>
        <w:annotationRef/>
      </w:r>
      <w:proofErr w:type="spellStart"/>
      <w:r>
        <w:t>Samostané</w:t>
      </w:r>
      <w:proofErr w:type="spellEnd"/>
      <w:r>
        <w:t xml:space="preserve"> moje </w:t>
      </w:r>
      <w:proofErr w:type="spellStart"/>
      <w:r>
        <w:t>foto</w:t>
      </w:r>
      <w:proofErr w:type="spellEnd"/>
      <w:r>
        <w:t xml:space="preserve"> nemám, vo </w:t>
      </w:r>
      <w:proofErr w:type="spellStart"/>
      <w:r>
        <w:t>foldri</w:t>
      </w:r>
      <w:proofErr w:type="spellEnd"/>
      <w:r>
        <w:t xml:space="preserve"> </w:t>
      </w:r>
      <w:r w:rsidR="00761246">
        <w:t xml:space="preserve">„10. Oleje“ je ilustračná </w:t>
      </w:r>
      <w:proofErr w:type="spellStart"/>
      <w:r w:rsidR="00761246">
        <w:t>foto</w:t>
      </w:r>
      <w:proofErr w:type="spellEnd"/>
      <w:r w:rsidR="00761246">
        <w:t xml:space="preserve"> žihľavového oleja</w:t>
      </w:r>
    </w:p>
  </w:comment>
  <w:comment w:id="41" w:author="Martin Mozolak" w:date="2023-01-28T21:00:00Z" w:initials="MM">
    <w:p w14:paraId="638C3B44" w14:textId="0B3B0C77" w:rsidR="00496BF2" w:rsidRPr="00496BF2" w:rsidRDefault="00496BF2">
      <w:pPr>
        <w:pStyle w:val="Textkomentra"/>
        <w:rPr>
          <w:lang w:val="en-GB"/>
        </w:rPr>
      </w:pPr>
      <w:r>
        <w:rPr>
          <w:rStyle w:val="Odkaznakomentr"/>
        </w:rPr>
        <w:annotationRef/>
      </w:r>
      <w:proofErr w:type="spellStart"/>
      <w:r>
        <w:t>Folder</w:t>
      </w:r>
      <w:proofErr w:type="spellEnd"/>
      <w:r>
        <w:t xml:space="preserve"> </w:t>
      </w:r>
      <w:r>
        <w:rPr>
          <w:lang w:val="en-GB"/>
        </w:rPr>
        <w:t xml:space="preserve">č. “11. </w:t>
      </w:r>
      <w:proofErr w:type="spellStart"/>
      <w:r>
        <w:rPr>
          <w:lang w:val="en-GB"/>
        </w:rPr>
        <w:t>Maste</w:t>
      </w:r>
      <w:proofErr w:type="spellEnd"/>
      <w:r>
        <w:rPr>
          <w:lang w:val="en-GB"/>
        </w:rPr>
        <w:t xml:space="preserve">” – </w:t>
      </w:r>
      <w:proofErr w:type="spellStart"/>
      <w:r>
        <w:rPr>
          <w:lang w:val="en-GB"/>
        </w:rPr>
        <w:t>púpavová</w:t>
      </w:r>
      <w:proofErr w:type="spellEnd"/>
      <w:r>
        <w:rPr>
          <w:lang w:val="en-GB"/>
        </w:rPr>
        <w:t xml:space="preserve"> </w:t>
      </w:r>
      <w:proofErr w:type="spellStart"/>
      <w:r>
        <w:rPr>
          <w:lang w:val="en-GB"/>
        </w:rPr>
        <w:t>mastička</w:t>
      </w:r>
      <w:proofErr w:type="spellEnd"/>
      <w:r>
        <w:rPr>
          <w:lang w:val="en-GB"/>
        </w:rPr>
        <w:t xml:space="preserve"> </w:t>
      </w:r>
      <w:proofErr w:type="spellStart"/>
      <w:r>
        <w:rPr>
          <w:lang w:val="en-GB"/>
        </w:rPr>
        <w:t>foto</w:t>
      </w:r>
      <w:proofErr w:type="spellEnd"/>
    </w:p>
  </w:comment>
  <w:comment w:id="42" w:author="Martin Mozolak" w:date="2023-01-28T21:04:00Z" w:initials="MM">
    <w:p w14:paraId="2F6E4225" w14:textId="0D6A6C17" w:rsidR="00173FFB" w:rsidRDefault="00173FFB">
      <w:pPr>
        <w:pStyle w:val="Textkomentra"/>
      </w:pPr>
      <w:r>
        <w:rPr>
          <w:rStyle w:val="Odkaznakomentr"/>
        </w:rPr>
        <w:annotationRef/>
      </w:r>
      <w:proofErr w:type="spellStart"/>
      <w:r>
        <w:t>Foto</w:t>
      </w:r>
      <w:proofErr w:type="spellEnd"/>
      <w:r>
        <w:t xml:space="preserve"> viď </w:t>
      </w:r>
      <w:proofErr w:type="spellStart"/>
      <w:r>
        <w:t>folder</w:t>
      </w:r>
      <w:proofErr w:type="spellEnd"/>
      <w:r>
        <w:t xml:space="preserve"> „Skorocel“ a „Skorocel ocot“, alebo „Cesnačka“ a „Ocot na posilnenie imunity“ , prinajhoršom z </w:t>
      </w:r>
      <w:proofErr w:type="spellStart"/>
      <w:r>
        <w:t>fotobanky</w:t>
      </w:r>
      <w:proofErr w:type="spellEnd"/>
      <w:r>
        <w:t>: „</w:t>
      </w:r>
      <w:proofErr w:type="spellStart"/>
      <w:r>
        <w:t>herbs</w:t>
      </w:r>
      <w:proofErr w:type="spellEnd"/>
      <w:r>
        <w:t xml:space="preserve"> </w:t>
      </w:r>
      <w:proofErr w:type="spellStart"/>
      <w:r>
        <w:t>vinegar</w:t>
      </w:r>
      <w:proofErr w:type="spellEnd"/>
      <w:r>
        <w:t>“</w:t>
      </w:r>
    </w:p>
  </w:comment>
  <w:comment w:id="43" w:author="Martin Mozolak" w:date="2023-01-28T21:13:00Z" w:initials="MM">
    <w:p w14:paraId="24A90EC3" w14:textId="01D4BFBB" w:rsidR="00F60755" w:rsidRDefault="00F60755">
      <w:pPr>
        <w:pStyle w:val="Textkomentra"/>
      </w:pPr>
      <w:r>
        <w:rPr>
          <w:rStyle w:val="Odkaznakomentr"/>
        </w:rPr>
        <w:annotationRef/>
      </w:r>
      <w:proofErr w:type="spellStart"/>
      <w:r>
        <w:t>Foto</w:t>
      </w:r>
      <w:proofErr w:type="spellEnd"/>
      <w:r>
        <w:t xml:space="preserve"> </w:t>
      </w:r>
      <w:proofErr w:type="spellStart"/>
      <w:r>
        <w:t>folder</w:t>
      </w:r>
      <w:proofErr w:type="spellEnd"/>
      <w:r>
        <w:t xml:space="preserve"> „13. Soli“</w:t>
      </w:r>
    </w:p>
  </w:comment>
  <w:comment w:id="44" w:author="Martin Mozolak" w:date="2023-01-28T21:15:00Z" w:initials="MM">
    <w:p w14:paraId="1663F337" w14:textId="2A3B3FE2" w:rsidR="00F60755" w:rsidRDefault="00F60755">
      <w:pPr>
        <w:pStyle w:val="Textkomentra"/>
      </w:pPr>
      <w:r>
        <w:rPr>
          <w:rStyle w:val="Odkaznakomentr"/>
        </w:rPr>
        <w:annotationRef/>
      </w:r>
      <w:proofErr w:type="spellStart"/>
      <w:r>
        <w:t>Folder</w:t>
      </w:r>
      <w:proofErr w:type="spellEnd"/>
      <w:r>
        <w:t xml:space="preserve"> „14. Fermentácia“ – treba fotku zo sladkej fermentácie (medy), slanej a koláž fotiek 3 druhov </w:t>
      </w:r>
      <w:proofErr w:type="spellStart"/>
      <w:r>
        <w:t>ťažítiek</w:t>
      </w:r>
      <w:proofErr w:type="spellEnd"/>
    </w:p>
  </w:comment>
  <w:comment w:id="45" w:author="Martin Mozolak" w:date="2023-01-28T21:24:00Z" w:initials="MM">
    <w:p w14:paraId="2F76A28F" w14:textId="347719B0" w:rsidR="00974739" w:rsidRDefault="00974739">
      <w:pPr>
        <w:pStyle w:val="Textkomentra"/>
      </w:pPr>
      <w:r>
        <w:rPr>
          <w:rStyle w:val="Odkaznakomentr"/>
        </w:rPr>
        <w:annotationRef/>
      </w:r>
      <w:proofErr w:type="spellStart"/>
      <w:r>
        <w:t>Folder</w:t>
      </w:r>
      <w:proofErr w:type="spellEnd"/>
      <w:r>
        <w:t xml:space="preserve"> „15. </w:t>
      </w:r>
      <w:proofErr w:type="spellStart"/>
      <w:r>
        <w:t>Oxymel</w:t>
      </w:r>
      <w:proofErr w:type="spellEnd"/>
      <w:r>
        <w:t>“</w:t>
      </w:r>
    </w:p>
  </w:comment>
  <w:comment w:id="46" w:author="Microsoft Office User" w:date="2023-01-22T21:24:00Z" w:initials="Office">
    <w:p w14:paraId="65F4098B" w14:textId="1F138330" w:rsidR="00913029" w:rsidRDefault="00913029">
      <w:pPr>
        <w:pStyle w:val="Textkomentra"/>
      </w:pPr>
      <w:r>
        <w:rPr>
          <w:rStyle w:val="Odkaznakomentr"/>
        </w:rPr>
        <w:annotationRef/>
      </w:r>
      <w:r>
        <w:t>Koľko ich nakoniec bude?</w:t>
      </w:r>
    </w:p>
  </w:comment>
  <w:comment w:id="47" w:author="Martin Mozolak" w:date="2023-01-31T17:49:00Z" w:initials="MM">
    <w:p w14:paraId="1C06C17A" w14:textId="417353DF" w:rsidR="00787EA2" w:rsidRDefault="00787EA2">
      <w:pPr>
        <w:pStyle w:val="Textkomentra"/>
      </w:pPr>
      <w:r>
        <w:rPr>
          <w:rStyle w:val="Odkaznakomentr"/>
        </w:rPr>
        <w:annotationRef/>
      </w:r>
      <w:r>
        <w:t>16</w:t>
      </w:r>
    </w:p>
  </w:comment>
  <w:comment w:id="48" w:author="Microsoft Office User" w:date="2023-01-22T21:24:00Z" w:initials="Office">
    <w:p w14:paraId="4A9C8521" w14:textId="73987A26" w:rsidR="00913029" w:rsidRDefault="00913029">
      <w:pPr>
        <w:pStyle w:val="Textkomentra"/>
      </w:pPr>
      <w:r>
        <w:rPr>
          <w:rStyle w:val="Odkaznakomentr"/>
        </w:rPr>
        <w:annotationRef/>
      </w:r>
      <w:r>
        <w:t>??</w:t>
      </w:r>
    </w:p>
  </w:comment>
  <w:comment w:id="49" w:author="Stanislava Skladanová" w:date="2023-01-24T11:47:00Z" w:initials="SS">
    <w:p w14:paraId="129638A9" w14:textId="12F88424" w:rsidR="00913029" w:rsidRDefault="00913029">
      <w:pPr>
        <w:pStyle w:val="Textkomentra"/>
      </w:pPr>
      <w:r>
        <w:rPr>
          <w:rStyle w:val="Odkaznakomentr"/>
        </w:rPr>
        <w:annotationRef/>
      </w:r>
      <w:r>
        <w:t>názov aj text na tejto strane pôjdu na predelovú stranu, tu by som nechala len to najpodstatnejšie – k názvu dve tri vety, nič viac + rovnako to prispôsobiť aj pri predchádzajúcej predelovej strane</w:t>
      </w:r>
    </w:p>
  </w:comment>
  <w:comment w:id="50" w:author="Martin Mozolak" w:date="2023-01-31T17:50:00Z" w:initials="MM">
    <w:p w14:paraId="01FA758B" w14:textId="773DF24F" w:rsidR="00787EA2" w:rsidRDefault="00787EA2">
      <w:pPr>
        <w:pStyle w:val="Textkomentra"/>
      </w:pPr>
      <w:r>
        <w:rPr>
          <w:rStyle w:val="Odkaznakomentr"/>
        </w:rPr>
        <w:annotationRef/>
      </w:r>
      <w:r>
        <w:t>OK</w:t>
      </w:r>
    </w:p>
  </w:comment>
  <w:comment w:id="51" w:author="Stanislava Skladanová" w:date="2023-01-24T11:48:00Z" w:initials="SS">
    <w:p w14:paraId="67D1440A" w14:textId="1FF1C4DD" w:rsidR="00913029" w:rsidRDefault="00913029">
      <w:pPr>
        <w:pStyle w:val="Textkomentra"/>
      </w:pPr>
      <w:r>
        <w:rPr>
          <w:rStyle w:val="Odkaznakomentr"/>
        </w:rPr>
        <w:annotationRef/>
      </w:r>
      <w:r>
        <w:t xml:space="preserve">*pre grafika - zaujímavé fakty by som dala do rámčeka </w:t>
      </w:r>
    </w:p>
  </w:comment>
  <w:comment w:id="52" w:author="Stanislava Skladanová" w:date="2023-01-24T17:07:00Z" w:initials="SS">
    <w:p w14:paraId="276B136B" w14:textId="4C2C347A" w:rsidR="00913029" w:rsidRDefault="00913029">
      <w:pPr>
        <w:pStyle w:val="Textkomentra"/>
      </w:pPr>
      <w:r>
        <w:rPr>
          <w:rStyle w:val="Odkaznakomentr"/>
        </w:rPr>
        <w:annotationRef/>
      </w:r>
      <w:r>
        <w:t>čo je toto?</w:t>
      </w:r>
    </w:p>
  </w:comment>
  <w:comment w:id="53" w:author="Martin Mozolak" w:date="2023-01-31T17:56:00Z" w:initials="MM">
    <w:p w14:paraId="2969506F" w14:textId="0AEC2257" w:rsidR="00EE3840" w:rsidRDefault="00EE3840">
      <w:pPr>
        <w:pStyle w:val="Textkomentra"/>
      </w:pPr>
      <w:r>
        <w:rPr>
          <w:rStyle w:val="Odkaznakomentr"/>
        </w:rPr>
        <w:annotationRef/>
      </w:r>
      <w:r>
        <w:rPr>
          <w:rFonts w:ascii="Open Sans" w:hAnsi="Open Sans" w:cs="Open Sans"/>
          <w:color w:val="272727"/>
          <w:shd w:val="clear" w:color="auto" w:fill="FFFFFF"/>
        </w:rPr>
        <w:t>Túto jednotku môžeme vidieť na obaloch niektorých doplnkov výživy, napr. vitamínov D, A, E; liekov a v odbornej literatúre sa používa pri označení biologicky účinného množstva niektorých toxínov a látok. Označenie IU (tiež I. U.) je anglickou skratkou slov</w:t>
      </w:r>
      <w:r>
        <w:rPr>
          <w:rStyle w:val="Vrazn"/>
          <w:rFonts w:ascii="Open Sans" w:hAnsi="Open Sans" w:cs="Open Sans"/>
          <w:color w:val="272727"/>
          <w:shd w:val="clear" w:color="auto" w:fill="FFFFFF"/>
        </w:rPr>
        <w:t> „</w:t>
      </w:r>
      <w:proofErr w:type="spellStart"/>
      <w:r>
        <w:rPr>
          <w:rStyle w:val="Vrazn"/>
          <w:rFonts w:ascii="Open Sans" w:hAnsi="Open Sans" w:cs="Open Sans"/>
          <w:color w:val="272727"/>
          <w:shd w:val="clear" w:color="auto" w:fill="FFFFFF"/>
        </w:rPr>
        <w:t>international</w:t>
      </w:r>
      <w:proofErr w:type="spellEnd"/>
      <w:r>
        <w:rPr>
          <w:rStyle w:val="Vrazn"/>
          <w:rFonts w:ascii="Open Sans" w:hAnsi="Open Sans" w:cs="Open Sans"/>
          <w:color w:val="272727"/>
          <w:shd w:val="clear" w:color="auto" w:fill="FFFFFF"/>
        </w:rPr>
        <w:t xml:space="preserve"> </w:t>
      </w:r>
      <w:proofErr w:type="spellStart"/>
      <w:r>
        <w:rPr>
          <w:rStyle w:val="Vrazn"/>
          <w:rFonts w:ascii="Open Sans" w:hAnsi="Open Sans" w:cs="Open Sans"/>
          <w:color w:val="272727"/>
          <w:shd w:val="clear" w:color="auto" w:fill="FFFFFF"/>
        </w:rPr>
        <w:t>unit</w:t>
      </w:r>
      <w:proofErr w:type="spellEnd"/>
      <w:r>
        <w:rPr>
          <w:rStyle w:val="Vrazn"/>
          <w:rFonts w:ascii="Open Sans" w:hAnsi="Open Sans" w:cs="Open Sans"/>
          <w:color w:val="272727"/>
          <w:shd w:val="clear" w:color="auto" w:fill="FFFFFF"/>
        </w:rPr>
        <w:t>“</w:t>
      </w:r>
      <w:r>
        <w:rPr>
          <w:rFonts w:ascii="Open Sans" w:hAnsi="Open Sans" w:cs="Open Sans"/>
          <w:color w:val="272727"/>
          <w:shd w:val="clear" w:color="auto" w:fill="FFFFFF"/>
        </w:rPr>
        <w:t>, teda </w:t>
      </w:r>
      <w:r>
        <w:rPr>
          <w:rStyle w:val="Vrazn"/>
          <w:rFonts w:ascii="Open Sans" w:hAnsi="Open Sans" w:cs="Open Sans"/>
          <w:color w:val="272727"/>
          <w:shd w:val="clear" w:color="auto" w:fill="FFFFFF"/>
        </w:rPr>
        <w:t>medzinárodná jednotka</w:t>
      </w:r>
      <w:r>
        <w:rPr>
          <w:rFonts w:ascii="Open Sans" w:hAnsi="Open Sans" w:cs="Open Sans"/>
          <w:color w:val="272727"/>
          <w:shd w:val="clear" w:color="auto" w:fill="FFFFFF"/>
        </w:rPr>
        <w:t>.</w:t>
      </w:r>
    </w:p>
  </w:comment>
  <w:comment w:id="54" w:author="Vé Gyombérová" w:date="2022-03-29T19:14:00Z" w:initials="VG">
    <w:p w14:paraId="67C4DA84" w14:textId="259B32CE" w:rsidR="00913029" w:rsidRDefault="00913029">
      <w:pPr>
        <w:pStyle w:val="Textkomentra"/>
      </w:pPr>
      <w:r>
        <w:rPr>
          <w:rStyle w:val="Odkaznakomentr"/>
        </w:rPr>
        <w:annotationRef/>
      </w:r>
      <w:r>
        <w:t xml:space="preserve">Neviem, či máte takú vedomosť (lebo ja nie a celkom by ma to ako alergika zaujímalo), že či je púpava vhodná alebo neškodná pre alergikov, ktorí trpia alergiou práve na púpavy. Ja konkrétne na to trpím, hlavne čo sa vône týka. Chápem, že ide prevažne o peľ ako taký, ale vôňa púpavy mi robí najviac zle zo všetkých a práve preto sa ju aj bojím, ako bylinku, použiť. Tak z pohľadu čitateľa by som tu ešte zahrnula takú informáciu, pokiaľ viete na ňu odpovedať. </w:t>
      </w:r>
    </w:p>
  </w:comment>
  <w:comment w:id="55" w:author="Microsoft Office User" w:date="2023-01-22T16:33:00Z" w:initials="Office">
    <w:p w14:paraId="628F32E7" w14:textId="2DDDFFFC" w:rsidR="00913029" w:rsidRDefault="00913029">
      <w:pPr>
        <w:pStyle w:val="Textkomentra"/>
      </w:pPr>
      <w:r>
        <w:rPr>
          <w:rStyle w:val="Odkaznakomentr"/>
        </w:rPr>
        <w:annotationRef/>
      </w:r>
      <w:r>
        <w:t>Ignorovala by som. V úvode je informácia pre alergikov všeobecne plus aj varovanie.</w:t>
      </w:r>
    </w:p>
  </w:comment>
  <w:comment w:id="56" w:author="Stanislava Skladanová" w:date="2023-01-24T11:49:00Z" w:initials="SS">
    <w:p w14:paraId="3E227166" w14:textId="40B84205" w:rsidR="00913029" w:rsidRDefault="00913029">
      <w:pPr>
        <w:pStyle w:val="Textkomentra"/>
      </w:pPr>
      <w:r>
        <w:rPr>
          <w:rStyle w:val="Odkaznakomentr"/>
        </w:rPr>
        <w:annotationRef/>
      </w:r>
      <w:r>
        <w:t xml:space="preserve">*pre grafika – tipy sú po celej tejto časti, takže tiež farebne oddeliť? </w:t>
      </w:r>
    </w:p>
  </w:comment>
  <w:comment w:id="57" w:author="Stanislava Skladanová" w:date="2023-01-23T13:42:00Z" w:initials="SS">
    <w:p w14:paraId="4A91DD6B" w14:textId="2F133472" w:rsidR="00913029" w:rsidRDefault="00913029">
      <w:pPr>
        <w:pStyle w:val="Textkomentra"/>
      </w:pPr>
      <w:r>
        <w:rPr>
          <w:rStyle w:val="Odkaznakomentr"/>
        </w:rPr>
        <w:annotationRef/>
      </w:r>
      <w:r>
        <w:t>toto sú správne pomenovania pre hluchavku purpurovú – navrhujem však použiť lat. názvy aspoň do textu, kde sa vymenovávajú farby, napr. biela (L. album)</w:t>
      </w:r>
    </w:p>
  </w:comment>
  <w:comment w:id="58" w:author="Martin Mozolak" w:date="2023-01-31T18:17:00Z" w:initials="MM">
    <w:p w14:paraId="09B455C3" w14:textId="6A9282AE" w:rsidR="00DC17B0" w:rsidRDefault="00DC17B0">
      <w:pPr>
        <w:pStyle w:val="Textkomentra"/>
      </w:pPr>
      <w:r>
        <w:rPr>
          <w:rStyle w:val="Odkaznakomentr"/>
        </w:rPr>
        <w:annotationRef/>
      </w:r>
      <w:proofErr w:type="spellStart"/>
      <w:r>
        <w:t>ok</w:t>
      </w:r>
      <w:proofErr w:type="spellEnd"/>
      <w:r>
        <w:t>, doplnené</w:t>
      </w:r>
    </w:p>
  </w:comment>
  <w:comment w:id="59" w:author="Stanislava Skladanová" w:date="2023-01-23T13:45:00Z" w:initials="SS">
    <w:p w14:paraId="77587981" w14:textId="191E89AC" w:rsidR="00913029" w:rsidRDefault="00913029">
      <w:pPr>
        <w:pStyle w:val="Textkomentra"/>
      </w:pPr>
      <w:r>
        <w:rPr>
          <w:rStyle w:val="Odkaznakomentr"/>
        </w:rPr>
        <w:annotationRef/>
      </w:r>
      <w:r>
        <w:t>celú túto časť by som presunula ešte pred zaujímavé fakty, aby to bolo rovnako rozložené ako pri iných bylinkách</w:t>
      </w:r>
    </w:p>
  </w:comment>
  <w:comment w:id="60" w:author="Martin Mozolak" w:date="2023-01-31T18:16:00Z" w:initials="MM">
    <w:p w14:paraId="68643001" w14:textId="79177991" w:rsidR="00DC17B0" w:rsidRDefault="00DC17B0">
      <w:pPr>
        <w:pStyle w:val="Textkomentra"/>
      </w:pPr>
      <w:r>
        <w:rPr>
          <w:rStyle w:val="Odkaznakomentr"/>
        </w:rPr>
        <w:annotationRef/>
      </w:r>
      <w:r>
        <w:t>OK</w:t>
      </w:r>
    </w:p>
  </w:comment>
  <w:comment w:id="61" w:author="Stanislava Skladanová" w:date="2023-01-24T12:01:00Z" w:initials="SS">
    <w:p w14:paraId="28901173" w14:textId="77777777" w:rsidR="00DC17B0" w:rsidRDefault="00DC17B0" w:rsidP="00DC17B0">
      <w:pPr>
        <w:pStyle w:val="Textkomentra"/>
      </w:pPr>
      <w:r>
        <w:rPr>
          <w:rStyle w:val="Odkaznakomentr"/>
        </w:rPr>
        <w:annotationRef/>
      </w:r>
      <w:r>
        <w:t>všetky takéto časti, ktoré predlžujú podnázvy, by ste mohli zapracovať ako vetu do textu, inak to v zalomení bude zle vychádzať</w:t>
      </w:r>
    </w:p>
  </w:comment>
  <w:comment w:id="62" w:author="Martin Mozolak" w:date="2023-01-31T18:18:00Z" w:initials="MM">
    <w:p w14:paraId="39FA210D" w14:textId="77777777" w:rsidR="00DC17B0" w:rsidRDefault="00DC17B0" w:rsidP="00DC17B0">
      <w:pPr>
        <w:pStyle w:val="Textkomentra"/>
      </w:pPr>
      <w:r>
        <w:rPr>
          <w:rStyle w:val="Odkaznakomentr"/>
        </w:rPr>
        <w:annotationRef/>
      </w:r>
      <w:r>
        <w:t>OK, zapracované v texte</w:t>
      </w:r>
    </w:p>
  </w:comment>
  <w:comment w:id="63" w:author="Stanislava Skladanová" w:date="2023-01-25T09:37:00Z" w:initials="SS">
    <w:p w14:paraId="392ED587" w14:textId="2B0B0454" w:rsidR="00913029" w:rsidRDefault="00913029">
      <w:pPr>
        <w:pStyle w:val="Textkomentra"/>
      </w:pPr>
      <w:r>
        <w:rPr>
          <w:rStyle w:val="Odkaznakomentr"/>
        </w:rPr>
        <w:annotationRef/>
      </w:r>
      <w:r>
        <w:t xml:space="preserve">tento recept by s mal upraviť do podoby Potrebujete:, Postup: a k postupu ešte všetky </w:t>
      </w:r>
      <w:proofErr w:type="spellStart"/>
      <w:r>
        <w:t>info</w:t>
      </w:r>
      <w:proofErr w:type="spellEnd"/>
      <w:r>
        <w:t xml:space="preserve"> okolo – inak je to rozhádzané a iné ako ostatné recepty</w:t>
      </w:r>
    </w:p>
  </w:comment>
  <w:comment w:id="64" w:author="Martin Mozolak" w:date="2023-01-31T18:33:00Z" w:initials="MM">
    <w:p w14:paraId="286A4F3B" w14:textId="76FC165B" w:rsidR="005D53EE" w:rsidRDefault="005D53EE">
      <w:pPr>
        <w:pStyle w:val="Textkomentra"/>
      </w:pPr>
      <w:r>
        <w:rPr>
          <w:rStyle w:val="Odkaznakomentr"/>
        </w:rPr>
        <w:annotationRef/>
      </w:r>
      <w:r>
        <w:t>upravené</w:t>
      </w:r>
    </w:p>
  </w:comment>
  <w:comment w:id="65" w:author="Stanislava Skladanová" w:date="2023-01-24T17:42:00Z" w:initials="SS">
    <w:p w14:paraId="2C9F4B6A" w14:textId="1380DDE5" w:rsidR="00913029" w:rsidRDefault="00913029">
      <w:pPr>
        <w:pStyle w:val="Textkomentra"/>
      </w:pPr>
      <w:r>
        <w:rPr>
          <w:rStyle w:val="Odkaznakomentr"/>
        </w:rPr>
        <w:annotationRef/>
      </w:r>
      <w:r>
        <w:t xml:space="preserve">tieto zdroje sa do textu dávať nebudú, pokiaľ chcete, môžete to pripojiť do použitej lit. </w:t>
      </w:r>
    </w:p>
  </w:comment>
  <w:comment w:id="66" w:author="Martin Mozolak" w:date="2023-01-31T18:41:00Z" w:initials="MM">
    <w:p w14:paraId="55E427EB" w14:textId="034CB411" w:rsidR="001E2AA1" w:rsidRDefault="001E2AA1">
      <w:pPr>
        <w:pStyle w:val="Textkomentra"/>
      </w:pPr>
      <w:r>
        <w:rPr>
          <w:rStyle w:val="Odkaznakomentr"/>
        </w:rPr>
        <w:annotationRef/>
      </w:r>
      <w:proofErr w:type="spellStart"/>
      <w:r>
        <w:t>ok</w:t>
      </w:r>
      <w:proofErr w:type="spellEnd"/>
    </w:p>
  </w:comment>
  <w:comment w:id="67" w:author="Stanislava Skladanová" w:date="2023-01-25T09:40:00Z" w:initials="SS">
    <w:p w14:paraId="2E1DF11F" w14:textId="3FC3A2F0" w:rsidR="00913029" w:rsidRDefault="00913029">
      <w:pPr>
        <w:pStyle w:val="Textkomentra"/>
      </w:pPr>
      <w:r>
        <w:rPr>
          <w:rStyle w:val="Odkaznakomentr"/>
        </w:rPr>
        <w:annotationRef/>
      </w:r>
      <w:r>
        <w:t>pri niektorých bylinkách takáto veta je, inde nie – navrhujem zjednotiť a buď niečo podobné dať všade, alebo nikde</w:t>
      </w:r>
    </w:p>
  </w:comment>
  <w:comment w:id="68" w:author="Martin Mozolak" w:date="2023-01-31T20:55:00Z" w:initials="MM">
    <w:p w14:paraId="18122F6D" w14:textId="28DB45BF" w:rsidR="00CA733A" w:rsidRDefault="00CA733A">
      <w:pPr>
        <w:pStyle w:val="Textkomentra"/>
      </w:pPr>
      <w:r>
        <w:rPr>
          <w:rStyle w:val="Odkaznakomentr"/>
        </w:rPr>
        <w:annotationRef/>
      </w:r>
      <w:r>
        <w:t>doplnené ku chýbajúcim</w:t>
      </w:r>
    </w:p>
  </w:comment>
  <w:comment w:id="69" w:author="Martin Mozolak" w:date="2023-01-31T21:17:00Z" w:initials="MM">
    <w:p w14:paraId="3C2C0DC4" w14:textId="1446E3DD" w:rsidR="008F35B0" w:rsidRDefault="008F35B0">
      <w:pPr>
        <w:pStyle w:val="Textkomentra"/>
      </w:pPr>
      <w:r>
        <w:rPr>
          <w:rStyle w:val="Odkaznakomentr"/>
        </w:rPr>
        <w:annotationRef/>
      </w:r>
      <w:r w:rsidR="000E20F7">
        <w:t xml:space="preserve">vo </w:t>
      </w:r>
      <w:proofErr w:type="spellStart"/>
      <w:r w:rsidR="000E20F7">
        <w:t>foldri</w:t>
      </w:r>
      <w:proofErr w:type="spellEnd"/>
      <w:r w:rsidR="000E20F7">
        <w:t xml:space="preserve"> Kozonoha je aj </w:t>
      </w:r>
      <w:proofErr w:type="spellStart"/>
      <w:r w:rsidR="000E20F7">
        <w:t>folder</w:t>
      </w:r>
      <w:proofErr w:type="spellEnd"/>
      <w:r w:rsidR="000E20F7">
        <w:t xml:space="preserve"> „znaky“, tam sú príklady fotiek aké by sa mali dať. Nemal by to byť problém, je to pomerne známa bylinka. </w:t>
      </w:r>
    </w:p>
  </w:comment>
  <w:comment w:id="70" w:author="Martin Mozolak" w:date="2023-01-31T21:59:00Z" w:initials="MM">
    <w:p w14:paraId="74597768" w14:textId="7257E8F1" w:rsidR="00727FE6" w:rsidRDefault="00727FE6">
      <w:pPr>
        <w:pStyle w:val="Textkomentra"/>
      </w:pPr>
      <w:r>
        <w:rPr>
          <w:rStyle w:val="Odkaznakomentr"/>
        </w:rPr>
        <w:annotationRef/>
      </w:r>
      <w:proofErr w:type="spellStart"/>
      <w:r>
        <w:t>Foto</w:t>
      </w:r>
      <w:proofErr w:type="spellEnd"/>
      <w:r>
        <w:t xml:space="preserve"> vo </w:t>
      </w:r>
      <w:proofErr w:type="spellStart"/>
      <w:r>
        <w:t>foldri</w:t>
      </w:r>
      <w:proofErr w:type="spellEnd"/>
      <w:r>
        <w:t xml:space="preserve"> ilustračné z </w:t>
      </w:r>
      <w:proofErr w:type="spellStart"/>
      <w:r>
        <w:t>canvy</w:t>
      </w:r>
      <w:proofErr w:type="spellEnd"/>
      <w:r>
        <w:t xml:space="preserve">, dá sa nájsť </w:t>
      </w:r>
      <w:proofErr w:type="spellStart"/>
      <w:r>
        <w:t>foto</w:t>
      </w:r>
      <w:proofErr w:type="spellEnd"/>
      <w:r>
        <w:t xml:space="preserve"> vo </w:t>
      </w:r>
      <w:proofErr w:type="spellStart"/>
      <w:r>
        <w:t>fotobanke</w:t>
      </w:r>
      <w:proofErr w:type="spellEnd"/>
      <w:r>
        <w:t xml:space="preserve">, kľúčové slová: </w:t>
      </w:r>
      <w:proofErr w:type="spellStart"/>
      <w:r>
        <w:t>ground</w:t>
      </w:r>
      <w:proofErr w:type="spellEnd"/>
      <w:r>
        <w:t xml:space="preserve"> </w:t>
      </w:r>
      <w:proofErr w:type="spellStart"/>
      <w:r>
        <w:t>elder</w:t>
      </w:r>
      <w:proofErr w:type="spellEnd"/>
      <w:r>
        <w:t xml:space="preserve"> </w:t>
      </w:r>
      <w:proofErr w:type="spellStart"/>
      <w:r>
        <w:t>pesto</w:t>
      </w:r>
      <w:proofErr w:type="spellEnd"/>
    </w:p>
  </w:comment>
  <w:comment w:id="71" w:author="Martin Mozolak" w:date="2023-01-31T22:07:00Z" w:initials="MM">
    <w:p w14:paraId="2F9BB9FF" w14:textId="0531ADDD" w:rsidR="00240BCF" w:rsidRDefault="00240BCF">
      <w:pPr>
        <w:pStyle w:val="Textkomentra"/>
      </w:pPr>
      <w:r>
        <w:rPr>
          <w:rStyle w:val="Odkaznakomentr"/>
        </w:rPr>
        <w:annotationRef/>
      </w:r>
      <w:proofErr w:type="spellStart"/>
      <w:r>
        <w:t>Foto</w:t>
      </w:r>
      <w:proofErr w:type="spellEnd"/>
      <w:r>
        <w:t xml:space="preserve"> vo </w:t>
      </w:r>
      <w:proofErr w:type="spellStart"/>
      <w:r>
        <w:t>foldri</w:t>
      </w:r>
      <w:proofErr w:type="spellEnd"/>
      <w:r>
        <w:t xml:space="preserve"> ilustračné. Ani radšej nedávam svoje, grafik ma zruší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pretože tiež sa dajú nájsť pekné fotky, skúste „</w:t>
      </w:r>
      <w:proofErr w:type="spellStart"/>
      <w:r>
        <w:t>ground</w:t>
      </w:r>
      <w:proofErr w:type="spellEnd"/>
      <w:r>
        <w:t xml:space="preserve"> </w:t>
      </w:r>
      <w:proofErr w:type="spellStart"/>
      <w:r>
        <w:t>elder</w:t>
      </w:r>
      <w:proofErr w:type="spellEnd"/>
      <w:r>
        <w:t xml:space="preserve"> smoothie“ alebo „</w:t>
      </w:r>
      <w:proofErr w:type="spellStart"/>
      <w:r>
        <w:t>green</w:t>
      </w:r>
      <w:proofErr w:type="spellEnd"/>
      <w:r>
        <w:t xml:space="preserve"> smoothie“ – tam ale pozor, aby tam neboli na fotke lístky bazalky ako býva zvykom</w:t>
      </w:r>
    </w:p>
  </w:comment>
  <w:comment w:id="72" w:author="Stanislava Skladanová" w:date="2023-01-25T09:59:00Z" w:initials="SS">
    <w:p w14:paraId="0C3E5C62" w14:textId="77777777" w:rsidR="00240BCF" w:rsidRDefault="00240BCF" w:rsidP="00240BCF">
      <w:pPr>
        <w:pStyle w:val="Textkomentra"/>
      </w:pPr>
      <w:r>
        <w:rPr>
          <w:rStyle w:val="Odkaznakomentr"/>
        </w:rPr>
        <w:annotationRef/>
      </w:r>
      <w:r>
        <w:t>ako som písala už predtým, toto by som dala práve ako tú vetu pod názov</w:t>
      </w:r>
    </w:p>
  </w:comment>
  <w:comment w:id="73" w:author="Martin Mozolak" w:date="2023-01-31T22:11:00Z" w:initials="MM">
    <w:p w14:paraId="47F83FB9" w14:textId="6F771769" w:rsidR="00240BCF" w:rsidRDefault="00240BCF">
      <w:pPr>
        <w:pStyle w:val="Textkomentra"/>
      </w:pPr>
      <w:r>
        <w:rPr>
          <w:rStyle w:val="Odkaznakomentr"/>
        </w:rPr>
        <w:annotationRef/>
      </w:r>
      <w:r>
        <w:t>OK</w:t>
      </w:r>
    </w:p>
  </w:comment>
  <w:comment w:id="74" w:author="Martin Mozolak" w:date="2023-01-31T22:12:00Z" w:initials="MM">
    <w:p w14:paraId="5862D211" w14:textId="2518DF03" w:rsidR="00240BCF" w:rsidRDefault="00240BCF">
      <w:pPr>
        <w:pStyle w:val="Textkomentra"/>
      </w:pPr>
      <w:r>
        <w:rPr>
          <w:rStyle w:val="Odkaznakomentr"/>
        </w:rPr>
        <w:annotationRef/>
      </w:r>
      <w:proofErr w:type="spellStart"/>
      <w:r>
        <w:t>Foto</w:t>
      </w:r>
      <w:proofErr w:type="spellEnd"/>
      <w:r>
        <w:t xml:space="preserve"> vo </w:t>
      </w:r>
      <w:proofErr w:type="spellStart"/>
      <w:r>
        <w:t>foldri</w:t>
      </w:r>
      <w:proofErr w:type="spellEnd"/>
      <w:r>
        <w:t xml:space="preserve"> „Žihľava“</w:t>
      </w:r>
    </w:p>
  </w:comment>
  <w:comment w:id="75" w:author="Martin Mozolak" w:date="2023-01-31T22:16:00Z" w:initials="MM">
    <w:p w14:paraId="0D19C2E0" w14:textId="2C1032C3" w:rsidR="00072EFA" w:rsidRDefault="00072EFA">
      <w:pPr>
        <w:pStyle w:val="Textkomentra"/>
      </w:pPr>
      <w:r>
        <w:rPr>
          <w:rStyle w:val="Odkaznakomentr"/>
        </w:rPr>
        <w:annotationRef/>
      </w:r>
      <w:r>
        <w:t>FOTO rozlíšenie semiačok nutné, je v „</w:t>
      </w:r>
      <w:proofErr w:type="spellStart"/>
      <w:r>
        <w:t>Žihlava</w:t>
      </w:r>
      <w:proofErr w:type="spellEnd"/>
      <w:r>
        <w:t>“ pod názvom „Žihľavové semiačka“</w:t>
      </w:r>
    </w:p>
  </w:comment>
  <w:comment w:id="76" w:author="Stanislava Skladanová" w:date="2023-01-25T10:59:00Z" w:initials="SS">
    <w:p w14:paraId="4F87DC46" w14:textId="48CD6542" w:rsidR="00913029" w:rsidRDefault="00913029">
      <w:pPr>
        <w:pStyle w:val="Textkomentra"/>
      </w:pPr>
      <w:r>
        <w:rPr>
          <w:rStyle w:val="Odkaznakomentr"/>
        </w:rPr>
        <w:annotationRef/>
      </w:r>
      <w:r>
        <w:t xml:space="preserve">upraviť na Potrebujete: (ak sa dá niečo vypísať) a Postup:, bez zarážok </w:t>
      </w:r>
    </w:p>
  </w:comment>
  <w:comment w:id="77" w:author="Martin Mozolak" w:date="2023-01-31T22:24:00Z" w:initials="MM">
    <w:p w14:paraId="5D8AD8A2" w14:textId="53F36C19" w:rsidR="00072EFA" w:rsidRDefault="00072EFA">
      <w:pPr>
        <w:pStyle w:val="Textkomentra"/>
      </w:pPr>
      <w:r>
        <w:rPr>
          <w:rStyle w:val="Odkaznakomentr"/>
        </w:rPr>
        <w:annotationRef/>
      </w:r>
      <w:r>
        <w:t>upravené</w:t>
      </w:r>
    </w:p>
  </w:comment>
  <w:comment w:id="78" w:author="Stanislava Skladanová" w:date="2023-01-25T11:01:00Z" w:initials="SS">
    <w:p w14:paraId="470F874B" w14:textId="4D6C9521" w:rsidR="00913029" w:rsidRDefault="00913029">
      <w:pPr>
        <w:pStyle w:val="Textkomentra"/>
      </w:pPr>
      <w:r>
        <w:rPr>
          <w:rStyle w:val="Odkaznakomentr"/>
        </w:rPr>
        <w:annotationRef/>
      </w:r>
      <w:r>
        <w:t>chýba postup</w:t>
      </w:r>
    </w:p>
  </w:comment>
  <w:comment w:id="79" w:author="Martin Mozolak" w:date="2023-01-31T22:31:00Z" w:initials="MM">
    <w:p w14:paraId="6A1F7452" w14:textId="2F7D7988" w:rsidR="00916E79" w:rsidRDefault="00916E79">
      <w:pPr>
        <w:pStyle w:val="Textkomentra"/>
      </w:pPr>
      <w:r>
        <w:rPr>
          <w:rStyle w:val="Odkaznakomentr"/>
        </w:rPr>
        <w:annotationRef/>
      </w:r>
      <w:r>
        <w:t>doplnené</w:t>
      </w:r>
    </w:p>
  </w:comment>
  <w:comment w:id="80" w:author="Martin Mozolak" w:date="2023-02-01T07:55:00Z" w:initials="MM">
    <w:p w14:paraId="0ECBF7A1" w14:textId="742B1375" w:rsidR="00875E6A" w:rsidRDefault="00875E6A">
      <w:pPr>
        <w:pStyle w:val="Textkomentra"/>
      </w:pPr>
      <w:r>
        <w:rPr>
          <w:rStyle w:val="Odkaznakomentr"/>
        </w:rPr>
        <w:annotationRef/>
      </w:r>
      <w:r>
        <w:t xml:space="preserve">FOTO k tomuto viem znova nafotiť, lepšie a </w:t>
      </w:r>
      <w:proofErr w:type="spellStart"/>
      <w:r>
        <w:t>kvalitnejši</w:t>
      </w:r>
      <w:proofErr w:type="spellEnd"/>
    </w:p>
  </w:comment>
  <w:comment w:id="81" w:author="Vé Gyombérová" w:date="2022-03-31T13:27:00Z" w:initials="VG">
    <w:p w14:paraId="4806D2E6" w14:textId="6C95E303" w:rsidR="00913029" w:rsidRDefault="00913029">
      <w:pPr>
        <w:pStyle w:val="Textkomentra"/>
      </w:pPr>
      <w:r>
        <w:rPr>
          <w:rStyle w:val="Odkaznakomentr"/>
        </w:rPr>
        <w:annotationRef/>
      </w:r>
      <w:r>
        <w:t>Pri ďalšom čítaní som sa dozvedela, že je teda skôr cesnaková, než reďkovková, tak teraz neviem, ako to tuto bolo myslené týmito slovami „než cesnak“</w:t>
      </w:r>
    </w:p>
  </w:comment>
  <w:comment w:id="82" w:author="Martin Mozolak" w:date="2023-02-01T08:14:00Z" w:initials="MM">
    <w:p w14:paraId="19D46177" w14:textId="7262FFE9" w:rsidR="007879BA" w:rsidRDefault="007879BA">
      <w:pPr>
        <w:pStyle w:val="Textkomentra"/>
      </w:pPr>
      <w:r>
        <w:rPr>
          <w:rStyle w:val="Odkaznakomentr"/>
        </w:rPr>
        <w:annotationRef/>
      </w:r>
      <w:r>
        <w:t>Doplnené odstavce</w:t>
      </w:r>
    </w:p>
  </w:comment>
  <w:comment w:id="83" w:author="Stanislava Skladanová" w:date="2023-01-25T11:05:00Z" w:initials="SS">
    <w:p w14:paraId="6830F5B4" w14:textId="0FD3C7A7" w:rsidR="00913029" w:rsidRDefault="00913029">
      <w:pPr>
        <w:pStyle w:val="Textkomentra"/>
      </w:pPr>
      <w:r>
        <w:rPr>
          <w:rStyle w:val="Odkaznakomentr"/>
        </w:rPr>
        <w:annotationRef/>
      </w:r>
      <w:r>
        <w:t>koľko?</w:t>
      </w:r>
    </w:p>
  </w:comment>
  <w:comment w:id="84" w:author="Martin Mozolak" w:date="2023-02-01T08:27:00Z" w:initials="MM">
    <w:p w14:paraId="0729B271" w14:textId="7F24E3D4" w:rsidR="00296C6B" w:rsidRDefault="00296C6B">
      <w:pPr>
        <w:pStyle w:val="Textkomentra"/>
      </w:pPr>
      <w:r>
        <w:rPr>
          <w:rStyle w:val="Odkaznakomentr"/>
        </w:rPr>
        <w:annotationRef/>
      </w:r>
      <w:r>
        <w:t>upravené</w:t>
      </w:r>
    </w:p>
  </w:comment>
  <w:comment w:id="85" w:author="Martin Mozolak" w:date="2023-02-01T08:34:00Z" w:initials="MM">
    <w:p w14:paraId="7A69E80A" w14:textId="4893F5B9" w:rsidR="00493B4F" w:rsidRDefault="00493B4F">
      <w:pPr>
        <w:pStyle w:val="Textkomentra"/>
      </w:pPr>
      <w:r>
        <w:rPr>
          <w:rStyle w:val="Odkaznakomentr"/>
        </w:rPr>
        <w:annotationRef/>
      </w:r>
      <w:r>
        <w:t xml:space="preserve">FOTO </w:t>
      </w:r>
      <w:r w:rsidR="006B37B5">
        <w:t xml:space="preserve">ilustračné vo </w:t>
      </w:r>
      <w:proofErr w:type="spellStart"/>
      <w:r w:rsidR="006B37B5">
        <w:t>foldri</w:t>
      </w:r>
      <w:proofErr w:type="spellEnd"/>
      <w:r w:rsidR="006B37B5">
        <w:t xml:space="preserve"> „Cesnačka“, lepšie sa dá </w:t>
      </w:r>
      <w:r>
        <w:t>vyhľadať</w:t>
      </w:r>
      <w:r w:rsidR="006B37B5">
        <w:t xml:space="preserve"> vo </w:t>
      </w:r>
      <w:proofErr w:type="spellStart"/>
      <w:r w:rsidR="006B37B5">
        <w:t>fotobanke</w:t>
      </w:r>
      <w:proofErr w:type="spellEnd"/>
      <w:r w:rsidR="006B37B5">
        <w:t xml:space="preserve">:  </w:t>
      </w:r>
      <w:r>
        <w:t>„</w:t>
      </w:r>
      <w:proofErr w:type="spellStart"/>
      <w:r>
        <w:t>green</w:t>
      </w:r>
      <w:proofErr w:type="spellEnd"/>
      <w:r>
        <w:t xml:space="preserve"> smoothie </w:t>
      </w:r>
      <w:proofErr w:type="spellStart"/>
      <w:r>
        <w:t>bowl</w:t>
      </w:r>
      <w:proofErr w:type="spellEnd"/>
      <w:r>
        <w:t>“</w:t>
      </w:r>
    </w:p>
  </w:comment>
  <w:comment w:id="86" w:author="Martin Mozolak" w:date="2023-02-01T11:18:00Z" w:initials="MM">
    <w:p w14:paraId="01971B86" w14:textId="70745197" w:rsidR="002501DB" w:rsidRDefault="002501DB">
      <w:pPr>
        <w:pStyle w:val="Textkomentra"/>
      </w:pPr>
      <w:r>
        <w:rPr>
          <w:rStyle w:val="Odkaznakomentr"/>
        </w:rPr>
        <w:annotationRef/>
      </w:r>
      <w:r>
        <w:t xml:space="preserve">FOTO vlákien, semiačok </w:t>
      </w:r>
      <w:r w:rsidR="00E7522A">
        <w:t xml:space="preserve">a oboch druhov </w:t>
      </w:r>
      <w:r>
        <w:t xml:space="preserve">dôležité, </w:t>
      </w:r>
      <w:proofErr w:type="spellStart"/>
      <w:r>
        <w:t>folder</w:t>
      </w:r>
      <w:proofErr w:type="spellEnd"/>
      <w:r>
        <w:t xml:space="preserve"> „Skorocel“</w:t>
      </w:r>
    </w:p>
  </w:comment>
  <w:comment w:id="87" w:author="Vé Gyombérová" w:date="2022-04-01T18:04:00Z" w:initials="VG">
    <w:p w14:paraId="206E8DBB" w14:textId="525FC103" w:rsidR="00913029" w:rsidRDefault="00913029">
      <w:pPr>
        <w:pStyle w:val="Textkomentra"/>
      </w:pPr>
      <w:r>
        <w:rPr>
          <w:rStyle w:val="Odkaznakomentr"/>
        </w:rPr>
        <w:annotationRef/>
      </w:r>
      <w:r>
        <w:t xml:space="preserve">Tá dvojka už z nejakého dôvodu bola opravená na jednotku, tak si pozrite, či je to takto správne. </w:t>
      </w:r>
    </w:p>
  </w:comment>
  <w:comment w:id="88" w:author="Martin Mozolak" w:date="2023-02-01T11:29:00Z" w:initials="MM">
    <w:p w14:paraId="632CC6C2" w14:textId="28E79FEB" w:rsidR="00E7522A" w:rsidRDefault="00E7522A">
      <w:pPr>
        <w:pStyle w:val="Textkomentra"/>
      </w:pPr>
      <w:r>
        <w:rPr>
          <w:rStyle w:val="Odkaznakomentr"/>
        </w:rPr>
        <w:annotationRef/>
      </w:r>
      <w:r>
        <w:t xml:space="preserve">Je to </w:t>
      </w:r>
      <w:proofErr w:type="spellStart"/>
      <w:r>
        <w:t>ok</w:t>
      </w:r>
      <w:proofErr w:type="spellEnd"/>
    </w:p>
  </w:comment>
  <w:comment w:id="89" w:author="Martin Mozolak" w:date="2023-02-01T14:08:00Z" w:initials="MM">
    <w:p w14:paraId="175F2AFE" w14:textId="422FDD12" w:rsidR="00565324" w:rsidRDefault="00565324">
      <w:pPr>
        <w:pStyle w:val="Textkomentra"/>
      </w:pPr>
      <w:r>
        <w:rPr>
          <w:rStyle w:val="Odkaznakomentr"/>
        </w:rPr>
        <w:annotationRef/>
      </w:r>
      <w:r>
        <w:t xml:space="preserve">FOTO </w:t>
      </w:r>
      <w:proofErr w:type="spellStart"/>
      <w:r>
        <w:t>folder</w:t>
      </w:r>
      <w:proofErr w:type="spellEnd"/>
      <w:r>
        <w:t xml:space="preserve"> „Sedmokráska“</w:t>
      </w:r>
    </w:p>
  </w:comment>
  <w:comment w:id="90" w:author="Stanislava Skladanová" w:date="2023-01-25T11:16:00Z" w:initials="SS">
    <w:p w14:paraId="442238B5" w14:textId="493F4564" w:rsidR="00913029" w:rsidRDefault="00913029">
      <w:pPr>
        <w:pStyle w:val="Textkomentra"/>
      </w:pPr>
      <w:r>
        <w:rPr>
          <w:rStyle w:val="Odkaznakomentr"/>
        </w:rPr>
        <w:annotationRef/>
      </w:r>
      <w:r>
        <w:t>veľkú? malú? strednú?</w:t>
      </w:r>
    </w:p>
  </w:comment>
  <w:comment w:id="91" w:author="Martin Mozolak" w:date="2023-02-01T15:20:00Z" w:initials="MM">
    <w:p w14:paraId="1CFFA742" w14:textId="6EEBF01C" w:rsidR="00B13153" w:rsidRDefault="00B13153">
      <w:pPr>
        <w:pStyle w:val="Textkomentra"/>
      </w:pPr>
      <w:r>
        <w:rPr>
          <w:rStyle w:val="Odkaznakomentr"/>
        </w:rPr>
        <w:annotationRef/>
      </w:r>
      <w:r>
        <w:t xml:space="preserve">FOTO </w:t>
      </w:r>
      <w:proofErr w:type="spellStart"/>
      <w:r>
        <w:t>folder</w:t>
      </w:r>
      <w:proofErr w:type="spellEnd"/>
      <w:r>
        <w:t xml:space="preserve"> „Alchemilka“</w:t>
      </w:r>
    </w:p>
  </w:comment>
  <w:comment w:id="92" w:author="Vé Gyombérová" w:date="2022-04-04T18:17:00Z" w:initials="VG">
    <w:p w14:paraId="30B65098" w14:textId="73E2B400" w:rsidR="00913029" w:rsidRDefault="00913029">
      <w:pPr>
        <w:pStyle w:val="Textkomentra"/>
      </w:pPr>
      <w:r>
        <w:rPr>
          <w:rStyle w:val="Odkaznakomentr"/>
        </w:rPr>
        <w:annotationRef/>
      </w:r>
      <w:r>
        <w:t>Tu sa to opäť zmenilo samé na 1 kus.</w:t>
      </w:r>
    </w:p>
  </w:comment>
  <w:comment w:id="93" w:author="Martin Mozolak" w:date="2023-02-01T16:11:00Z" w:initials="MM">
    <w:p w14:paraId="23C64310" w14:textId="23C5710B" w:rsidR="008F137B" w:rsidRDefault="008F137B">
      <w:pPr>
        <w:pStyle w:val="Textkomentra"/>
      </w:pPr>
      <w:r>
        <w:rPr>
          <w:rStyle w:val="Odkaznakomentr"/>
        </w:rPr>
        <w:annotationRef/>
      </w:r>
      <w:r>
        <w:t>opravené</w:t>
      </w:r>
    </w:p>
  </w:comment>
  <w:comment w:id="94" w:author="Martin Mozolak" w:date="2023-02-01T16:25:00Z" w:initials="MM">
    <w:p w14:paraId="26CC6D21" w14:textId="305A5298" w:rsidR="000540DB" w:rsidRDefault="000540DB">
      <w:pPr>
        <w:pStyle w:val="Textkomentra"/>
      </w:pPr>
      <w:r>
        <w:rPr>
          <w:rStyle w:val="Odkaznakomentr"/>
        </w:rPr>
        <w:annotationRef/>
      </w:r>
      <w:proofErr w:type="spellStart"/>
      <w:r>
        <w:t>foto</w:t>
      </w:r>
      <w:proofErr w:type="spellEnd"/>
      <w:r>
        <w:t xml:space="preserve"> </w:t>
      </w:r>
      <w:proofErr w:type="spellStart"/>
      <w:r>
        <w:t>folder</w:t>
      </w:r>
      <w:proofErr w:type="spellEnd"/>
      <w:r>
        <w:t xml:space="preserve"> „Hviezdica“</w:t>
      </w:r>
    </w:p>
  </w:comment>
  <w:comment w:id="95" w:author="Stanislava Skladanová" w:date="2023-01-23T15:42:00Z" w:initials="SS">
    <w:p w14:paraId="08DE7A4B" w14:textId="559E50DB" w:rsidR="00913029" w:rsidRDefault="00913029">
      <w:pPr>
        <w:pStyle w:val="Textkomentra"/>
      </w:pPr>
      <w:r>
        <w:rPr>
          <w:rStyle w:val="Odkaznakomentr"/>
        </w:rPr>
        <w:annotationRef/>
      </w:r>
      <w:r>
        <w:t>skontrolovať koľko PL, zmenilo sa to samé pre zlé formátovanie</w:t>
      </w:r>
    </w:p>
  </w:comment>
  <w:comment w:id="96" w:author="Martin Mozolak" w:date="2023-02-01T16:27:00Z" w:initials="MM">
    <w:p w14:paraId="730E752C" w14:textId="1453FBDD" w:rsidR="000540DB" w:rsidRDefault="000540DB">
      <w:pPr>
        <w:pStyle w:val="Textkomentra"/>
      </w:pPr>
      <w:r>
        <w:rPr>
          <w:rStyle w:val="Odkaznakomentr"/>
        </w:rPr>
        <w:annotationRef/>
      </w:r>
      <w:r>
        <w:t>opravené</w:t>
      </w:r>
    </w:p>
  </w:comment>
  <w:comment w:id="97" w:author="Stanislava Skladanová" w:date="2023-01-23T15:42:00Z" w:initials="SS">
    <w:p w14:paraId="3121986E" w14:textId="77777777" w:rsidR="00913029" w:rsidRDefault="00913029" w:rsidP="003A594F">
      <w:pPr>
        <w:pStyle w:val="Textkomentra"/>
      </w:pPr>
      <w:r>
        <w:rPr>
          <w:rStyle w:val="Odkaznakomentr"/>
        </w:rPr>
        <w:annotationRef/>
      </w:r>
      <w:r>
        <w:t>skontrolovať koľko PL, zmenilo sa to samé pre zlé formátovanie</w:t>
      </w:r>
    </w:p>
    <w:p w14:paraId="6E4699DE" w14:textId="2589C399" w:rsidR="00913029" w:rsidRDefault="00913029">
      <w:pPr>
        <w:pStyle w:val="Textkomentra"/>
      </w:pPr>
    </w:p>
  </w:comment>
  <w:comment w:id="98" w:author="Martin Mozolak" w:date="2023-02-01T16:27:00Z" w:initials="MM">
    <w:p w14:paraId="35033D66" w14:textId="48D5FF4C" w:rsidR="000540DB" w:rsidRDefault="000540DB">
      <w:pPr>
        <w:pStyle w:val="Textkomentra"/>
      </w:pPr>
      <w:r>
        <w:rPr>
          <w:rStyle w:val="Odkaznakomentr"/>
        </w:rPr>
        <w:annotationRef/>
      </w:r>
      <w:r>
        <w:t>opravené</w:t>
      </w:r>
    </w:p>
  </w:comment>
  <w:comment w:id="101" w:author="Martin Mozolak" w:date="2023-02-01T17:24:00Z" w:initials="MM">
    <w:p w14:paraId="147F0C3A" w14:textId="12088F3C" w:rsidR="0054742E" w:rsidRDefault="0054742E">
      <w:pPr>
        <w:pStyle w:val="Textkomentra"/>
      </w:pPr>
      <w:r>
        <w:rPr>
          <w:rStyle w:val="Odkaznakomentr"/>
        </w:rPr>
        <w:annotationRef/>
      </w:r>
      <w:r>
        <w:t xml:space="preserve">FOTO </w:t>
      </w:r>
      <w:proofErr w:type="spellStart"/>
      <w:r>
        <w:t>folder</w:t>
      </w:r>
      <w:proofErr w:type="spellEnd"/>
      <w:r>
        <w:t xml:space="preserve"> „zádušník“</w:t>
      </w:r>
    </w:p>
  </w:comment>
  <w:comment w:id="102" w:author="Stanislava Skladanová" w:date="2023-01-23T15:46:00Z" w:initials="SS">
    <w:p w14:paraId="584FC94A" w14:textId="1C62418A" w:rsidR="00913029" w:rsidRDefault="00913029">
      <w:pPr>
        <w:pStyle w:val="Textkomentra"/>
      </w:pPr>
      <w:r>
        <w:rPr>
          <w:rStyle w:val="Odkaznakomentr"/>
        </w:rPr>
        <w:annotationRef/>
      </w:r>
      <w:r>
        <w:t>chýbajú hodnoty koľko z čoho</w:t>
      </w:r>
    </w:p>
  </w:comment>
  <w:comment w:id="225" w:author="Martin Mozolak" w:date="2023-01-29T20:56:00Z" w:initials="MM">
    <w:p w14:paraId="68103164" w14:textId="782BC51B" w:rsidR="00041CE8" w:rsidRDefault="00041CE8">
      <w:pPr>
        <w:pStyle w:val="Textkomentra"/>
      </w:pPr>
      <w:r>
        <w:rPr>
          <w:rStyle w:val="Odkaznakomentr"/>
        </w:rPr>
        <w:annotationRef/>
      </w:r>
      <w:proofErr w:type="spellStart"/>
      <w:r>
        <w:t>Folder</w:t>
      </w:r>
      <w:proofErr w:type="spellEnd"/>
      <w:r>
        <w:t xml:space="preserve"> „</w:t>
      </w:r>
      <w:proofErr w:type="spellStart"/>
      <w:r>
        <w:t>Žltnica</w:t>
      </w:r>
      <w:proofErr w:type="spellEnd"/>
      <w:r>
        <w:t xml:space="preserve">“, </w:t>
      </w:r>
    </w:p>
  </w:comment>
  <w:comment w:id="226" w:author="Martin Mozolak" w:date="2023-01-29T20:56:00Z" w:initials="MM">
    <w:p w14:paraId="1D09EFE0" w14:textId="1168C4CA" w:rsidR="00DC7F52" w:rsidRDefault="00DC7F52" w:rsidP="00DC7F52">
      <w:pPr>
        <w:pStyle w:val="Textkomentra"/>
      </w:pPr>
      <w:r>
        <w:rPr>
          <w:rStyle w:val="Odkaznakomentr"/>
        </w:rPr>
        <w:annotationRef/>
      </w:r>
      <w:proofErr w:type="spellStart"/>
      <w:r>
        <w:t>Folder</w:t>
      </w:r>
      <w:proofErr w:type="spellEnd"/>
      <w:r>
        <w:t xml:space="preserve"> „</w:t>
      </w:r>
      <w:proofErr w:type="spellStart"/>
      <w:r>
        <w:t>Mrl</w:t>
      </w:r>
      <w:r>
        <w:rPr>
          <w:lang w:val="en-GB"/>
        </w:rPr>
        <w:t>ík</w:t>
      </w:r>
      <w:proofErr w:type="spellEnd"/>
      <w:r>
        <w:t xml:space="preserve">“, </w:t>
      </w:r>
      <w:r w:rsidR="004060ED">
        <w:t xml:space="preserve">ale treba </w:t>
      </w:r>
      <w:proofErr w:type="spellStart"/>
      <w:r w:rsidR="004060ED">
        <w:t>stihanut</w:t>
      </w:r>
      <w:proofErr w:type="spellEnd"/>
      <w:r w:rsidR="004060ED">
        <w:t xml:space="preserve"> </w:t>
      </w:r>
      <w:proofErr w:type="spellStart"/>
      <w:r w:rsidR="004060ED">
        <w:t>nieco</w:t>
      </w:r>
      <w:proofErr w:type="spellEnd"/>
      <w:r w:rsidR="004060ED">
        <w:t xml:space="preserve"> z </w:t>
      </w:r>
      <w:proofErr w:type="spellStart"/>
      <w:r w:rsidR="004060ED">
        <w:t>fotobanky</w:t>
      </w:r>
      <w:proofErr w:type="spellEnd"/>
      <w:r w:rsidR="004060ED">
        <w:t>, hlavne fotku semienok</w:t>
      </w:r>
    </w:p>
  </w:comment>
  <w:comment w:id="227" w:author="Stanislava Skladanová" w:date="2023-01-23T15:51:00Z" w:initials="SS">
    <w:p w14:paraId="0A130FA4" w14:textId="529265A0" w:rsidR="00913029" w:rsidRDefault="00913029" w:rsidP="00AD1AAC">
      <w:pPr>
        <w:pStyle w:val="Textkomentra"/>
      </w:pPr>
      <w:r>
        <w:rPr>
          <w:rStyle w:val="Odkaznakomentr"/>
        </w:rPr>
        <w:annotationRef/>
      </w:r>
      <w:r>
        <w:t>celú túto časť som presunul na koniec, aj v knihe to dáme na koniec</w:t>
      </w:r>
    </w:p>
  </w:comment>
  <w:comment w:id="228" w:author="Stanislava Skladanová" w:date="2023-01-25T11:23:00Z" w:initials="SS">
    <w:p w14:paraId="4B42D086" w14:textId="64154E75" w:rsidR="00913029" w:rsidRDefault="00913029">
      <w:pPr>
        <w:pStyle w:val="Textkomentra"/>
      </w:pPr>
      <w:r>
        <w:rPr>
          <w:rStyle w:val="Odkaznakomentr"/>
        </w:rPr>
        <w:annotationRef/>
      </w:r>
      <w:r>
        <w:t>túto časť buď na začiatok, alebo to dáme do textu na zadnej strane obálky knihy</w:t>
      </w:r>
    </w:p>
  </w:comment>
  <w:comment w:id="229" w:author="Martin Mozolak" w:date="2023-02-01T17:44:00Z" w:initials="MM">
    <w:p w14:paraId="120F6CD6" w14:textId="7F78CC02" w:rsidR="00717119" w:rsidRDefault="00717119">
      <w:pPr>
        <w:pStyle w:val="Textkomentra"/>
      </w:pPr>
      <w:r>
        <w:rPr>
          <w:rStyle w:val="Odkaznakomentr"/>
        </w:rPr>
        <w:annotationRef/>
      </w:r>
      <w:r>
        <w:t>asi na zadnú stranu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1902EF" w15:done="0"/>
  <w15:commentEx w15:paraId="7D214AC3" w15:done="0"/>
  <w15:commentEx w15:paraId="08CAE421" w15:done="0"/>
  <w15:commentEx w15:paraId="0AC8F057" w15:done="0"/>
  <w15:commentEx w15:paraId="77EC7114" w15:done="0"/>
  <w15:commentEx w15:paraId="3EBA05FF" w15:done="0"/>
  <w15:commentEx w15:paraId="21AF2A46" w15:done="0"/>
  <w15:commentEx w15:paraId="789F84B6" w15:done="0"/>
  <w15:commentEx w15:paraId="5D672E3C" w15:done="0"/>
  <w15:commentEx w15:paraId="4341C376" w15:done="0"/>
  <w15:commentEx w15:paraId="40C5BDF0" w15:done="0"/>
  <w15:commentEx w15:paraId="5A65A443" w15:paraIdParent="40C5BDF0" w15:done="0"/>
  <w15:commentEx w15:paraId="37709850" w15:done="0"/>
  <w15:commentEx w15:paraId="27844038" w15:paraIdParent="37709850" w15:done="0"/>
  <w15:commentEx w15:paraId="42927722" w15:done="0"/>
  <w15:commentEx w15:paraId="17B7D7BD" w15:paraIdParent="42927722" w15:done="0"/>
  <w15:commentEx w15:paraId="3F8C3BAE" w15:done="0"/>
  <w15:commentEx w15:paraId="5809BDF2" w15:paraIdParent="3F8C3BAE" w15:done="0"/>
  <w15:commentEx w15:paraId="30FB53D4" w15:done="0"/>
  <w15:commentEx w15:paraId="0CCA7002" w15:done="0"/>
  <w15:commentEx w15:paraId="62E685A0" w15:done="0"/>
  <w15:commentEx w15:paraId="3296838B" w15:done="0"/>
  <w15:commentEx w15:paraId="1264001C" w15:done="0"/>
  <w15:commentEx w15:paraId="3AEE082D" w15:done="0"/>
  <w15:commentEx w15:paraId="25800FAD" w15:done="0"/>
  <w15:commentEx w15:paraId="1F3931F2" w15:done="0"/>
  <w15:commentEx w15:paraId="34508922" w15:paraIdParent="1F3931F2" w15:done="0"/>
  <w15:commentEx w15:paraId="6721DCB8" w15:done="0"/>
  <w15:commentEx w15:paraId="775A67CE" w15:done="0"/>
  <w15:commentEx w15:paraId="19140D5F" w15:done="0"/>
  <w15:commentEx w15:paraId="6DC5423E" w15:paraIdParent="19140D5F" w15:done="0"/>
  <w15:commentEx w15:paraId="251F90FB" w15:done="0"/>
  <w15:commentEx w15:paraId="27E4CAB0" w15:done="0"/>
  <w15:commentEx w15:paraId="64C5541A" w15:done="0"/>
  <w15:commentEx w15:paraId="38134DAA" w15:done="0"/>
  <w15:commentEx w15:paraId="638C3B44" w15:done="0"/>
  <w15:commentEx w15:paraId="2F6E4225" w15:done="0"/>
  <w15:commentEx w15:paraId="24A90EC3" w15:done="0"/>
  <w15:commentEx w15:paraId="1663F337" w15:done="0"/>
  <w15:commentEx w15:paraId="2F76A28F" w15:done="0"/>
  <w15:commentEx w15:paraId="65F4098B" w15:done="0"/>
  <w15:commentEx w15:paraId="1C06C17A" w15:paraIdParent="65F4098B" w15:done="0"/>
  <w15:commentEx w15:paraId="4A9C8521" w15:done="0"/>
  <w15:commentEx w15:paraId="129638A9" w15:done="0"/>
  <w15:commentEx w15:paraId="01FA758B" w15:paraIdParent="129638A9" w15:done="0"/>
  <w15:commentEx w15:paraId="67D1440A" w15:done="0"/>
  <w15:commentEx w15:paraId="276B136B" w15:done="0"/>
  <w15:commentEx w15:paraId="2969506F" w15:paraIdParent="276B136B" w15:done="0"/>
  <w15:commentEx w15:paraId="67C4DA84" w15:done="0"/>
  <w15:commentEx w15:paraId="628F32E7" w15:paraIdParent="67C4DA84" w15:done="0"/>
  <w15:commentEx w15:paraId="3E227166" w15:done="0"/>
  <w15:commentEx w15:paraId="4A91DD6B" w15:done="0"/>
  <w15:commentEx w15:paraId="09B455C3" w15:paraIdParent="4A91DD6B" w15:done="0"/>
  <w15:commentEx w15:paraId="77587981" w15:done="0"/>
  <w15:commentEx w15:paraId="68643001" w15:paraIdParent="77587981" w15:done="0"/>
  <w15:commentEx w15:paraId="28901173" w15:done="0"/>
  <w15:commentEx w15:paraId="39FA210D" w15:paraIdParent="28901173" w15:done="0"/>
  <w15:commentEx w15:paraId="392ED587" w15:done="0"/>
  <w15:commentEx w15:paraId="286A4F3B" w15:paraIdParent="392ED587" w15:done="0"/>
  <w15:commentEx w15:paraId="2C9F4B6A" w15:done="0"/>
  <w15:commentEx w15:paraId="55E427EB" w15:paraIdParent="2C9F4B6A" w15:done="0"/>
  <w15:commentEx w15:paraId="2E1DF11F" w15:done="0"/>
  <w15:commentEx w15:paraId="18122F6D" w15:paraIdParent="2E1DF11F" w15:done="0"/>
  <w15:commentEx w15:paraId="3C2C0DC4" w15:done="0"/>
  <w15:commentEx w15:paraId="74597768" w15:done="0"/>
  <w15:commentEx w15:paraId="2F9BB9FF" w15:done="0"/>
  <w15:commentEx w15:paraId="0C3E5C62" w15:done="0"/>
  <w15:commentEx w15:paraId="47F83FB9" w15:paraIdParent="0C3E5C62" w15:done="0"/>
  <w15:commentEx w15:paraId="5862D211" w15:done="0"/>
  <w15:commentEx w15:paraId="0D19C2E0" w15:done="0"/>
  <w15:commentEx w15:paraId="4F87DC46" w15:done="0"/>
  <w15:commentEx w15:paraId="5D8AD8A2" w15:paraIdParent="4F87DC46" w15:done="0"/>
  <w15:commentEx w15:paraId="470F874B" w15:done="0"/>
  <w15:commentEx w15:paraId="6A1F7452" w15:paraIdParent="470F874B" w15:done="0"/>
  <w15:commentEx w15:paraId="0ECBF7A1" w15:done="0"/>
  <w15:commentEx w15:paraId="4806D2E6" w15:done="0"/>
  <w15:commentEx w15:paraId="19D46177" w15:done="0"/>
  <w15:commentEx w15:paraId="6830F5B4" w15:done="0"/>
  <w15:commentEx w15:paraId="0729B271" w15:paraIdParent="6830F5B4" w15:done="0"/>
  <w15:commentEx w15:paraId="7A69E80A" w15:done="0"/>
  <w15:commentEx w15:paraId="01971B86" w15:done="0"/>
  <w15:commentEx w15:paraId="206E8DBB" w15:done="0"/>
  <w15:commentEx w15:paraId="632CC6C2" w15:paraIdParent="206E8DBB" w15:done="0"/>
  <w15:commentEx w15:paraId="175F2AFE" w15:done="0"/>
  <w15:commentEx w15:paraId="442238B5" w15:done="0"/>
  <w15:commentEx w15:paraId="1CFFA742" w15:done="0"/>
  <w15:commentEx w15:paraId="30B65098" w15:done="0"/>
  <w15:commentEx w15:paraId="23C64310" w15:paraIdParent="30B65098" w15:done="0"/>
  <w15:commentEx w15:paraId="26CC6D21" w15:done="0"/>
  <w15:commentEx w15:paraId="08DE7A4B" w15:done="0"/>
  <w15:commentEx w15:paraId="730E752C" w15:paraIdParent="08DE7A4B" w15:done="0"/>
  <w15:commentEx w15:paraId="6E4699DE" w15:done="0"/>
  <w15:commentEx w15:paraId="35033D66" w15:paraIdParent="6E4699DE" w15:done="0"/>
  <w15:commentEx w15:paraId="147F0C3A" w15:done="0"/>
  <w15:commentEx w15:paraId="584FC94A" w15:done="0"/>
  <w15:commentEx w15:paraId="68103164" w15:done="0"/>
  <w15:commentEx w15:paraId="1D09EFE0" w15:done="0"/>
  <w15:commentEx w15:paraId="0A130FA4" w15:done="0"/>
  <w15:commentEx w15:paraId="4B42D086" w15:done="0"/>
  <w15:commentEx w15:paraId="120F6CD6" w15:paraIdParent="4B42D0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40347" w16cex:dateUtc="2023-01-31T20:14:00Z"/>
  <w16cex:commentExtensible w16cex:durableId="2784173B" w16cex:dateUtc="2023-01-31T21:39:00Z"/>
  <w16cex:commentExtensible w16cex:durableId="2784A257" w16cex:dateUtc="2023-02-01T07:33:00Z"/>
  <w16cex:commentExtensible w16cex:durableId="2784EB0E" w16cex:dateUtc="2023-02-01T12:43:00Z"/>
  <w16cex:commentExtensible w16cex:durableId="2784EF45" w16cex:dateUtc="2023-02-01T13:01:00Z"/>
  <w16cex:commentExtensible w16cex:durableId="277EB6FB" w16cex:dateUtc="2023-01-27T19:47:00Z"/>
  <w16cex:commentExtensible w16cex:durableId="277EB779" w16cex:dateUtc="2023-01-27T19:50:00Z"/>
  <w16cex:commentExtensible w16cex:durableId="277EB8B7" w16cex:dateUtc="2023-01-27T19:55:00Z"/>
  <w16cex:commentExtensible w16cex:durableId="277EBEBF" w16cex:dateUtc="2023-01-27T20:21:00Z"/>
  <w16cex:commentExtensible w16cex:durableId="277EBFA0" w16cex:dateUtc="2023-01-27T20:24:00Z"/>
  <w16cex:commentExtensible w16cex:durableId="277EBFF4" w16cex:dateUtc="2023-01-27T20:26:00Z"/>
  <w16cex:commentExtensible w16cex:durableId="277EC244" w16cex:dateUtc="2023-01-27T20:36:00Z"/>
  <w16cex:commentExtensible w16cex:durableId="277EC2DD" w16cex:dateUtc="2023-01-27T20:38:00Z"/>
  <w16cex:commentExtensible w16cex:durableId="277EC368" w16cex:dateUtc="2023-01-27T20:40:00Z"/>
  <w16cex:commentExtensible w16cex:durableId="277EC3D1" w16cex:dateUtc="2023-01-27T20:42:00Z"/>
  <w16cex:commentExtensible w16cex:durableId="277EC427" w16cex:dateUtc="2023-01-27T20:44:00Z"/>
  <w16cex:commentExtensible w16cex:durableId="27800B61" w16cex:dateUtc="2023-01-28T20:00:00Z"/>
  <w16cex:commentExtensible w16cex:durableId="27800C4E" w16cex:dateUtc="2023-01-28T20:04:00Z"/>
  <w16cex:commentExtensible w16cex:durableId="27800E6C" w16cex:dateUtc="2023-01-28T20:13:00Z"/>
  <w16cex:commentExtensible w16cex:durableId="27800EF5" w16cex:dateUtc="2023-01-28T20:15:00Z"/>
  <w16cex:commentExtensible w16cex:durableId="27801114" w16cex:dateUtc="2023-01-28T20:24:00Z"/>
  <w16cex:commentExtensible w16cex:durableId="2783D327" w16cex:dateUtc="2023-01-31T16:49:00Z"/>
  <w16cex:commentExtensible w16cex:durableId="2783D356" w16cex:dateUtc="2023-01-31T16:50:00Z"/>
  <w16cex:commentExtensible w16cex:durableId="2783D4CE" w16cex:dateUtc="2023-01-31T16:56:00Z"/>
  <w16cex:commentExtensible w16cex:durableId="2783D99F" w16cex:dateUtc="2023-01-31T17:17:00Z"/>
  <w16cex:commentExtensible w16cex:durableId="2783D99B" w16cex:dateUtc="2023-01-31T17:16:00Z"/>
  <w16cex:commentExtensible w16cex:durableId="2783DA1E" w16cex:dateUtc="2023-01-31T17:18:00Z"/>
  <w16cex:commentExtensible w16cex:durableId="2783DD89" w16cex:dateUtc="2023-01-31T17:33:00Z"/>
  <w16cex:commentExtensible w16cex:durableId="2783DF74" w16cex:dateUtc="2023-01-31T17:41:00Z"/>
  <w16cex:commentExtensible w16cex:durableId="2783FEDA" w16cex:dateUtc="2023-01-31T19:55:00Z"/>
  <w16cex:commentExtensible w16cex:durableId="278403F4" w16cex:dateUtc="2023-01-31T20:17:00Z"/>
  <w16cex:commentExtensible w16cex:durableId="27840DCF" w16cex:dateUtc="2023-01-31T20:59:00Z"/>
  <w16cex:commentExtensible w16cex:durableId="27840FAB" w16cex:dateUtc="2023-01-31T21:07:00Z"/>
  <w16cex:commentExtensible w16cex:durableId="27841095" w16cex:dateUtc="2023-01-31T21:11:00Z"/>
  <w16cex:commentExtensible w16cex:durableId="278410D0" w16cex:dateUtc="2023-01-31T21:12:00Z"/>
  <w16cex:commentExtensible w16cex:durableId="278411D5" w16cex:dateUtc="2023-01-31T21:16:00Z"/>
  <w16cex:commentExtensible w16cex:durableId="27841390" w16cex:dateUtc="2023-01-31T21:24:00Z"/>
  <w16cex:commentExtensible w16cex:durableId="27841555" w16cex:dateUtc="2023-01-31T21:31:00Z"/>
  <w16cex:commentExtensible w16cex:durableId="27849961" w16cex:dateUtc="2023-02-01T06:55:00Z"/>
  <w16cex:commentExtensible w16cex:durableId="27849DFE" w16cex:dateUtc="2023-02-01T07:14:00Z"/>
  <w16cex:commentExtensible w16cex:durableId="2784A0F5" w16cex:dateUtc="2023-02-01T07:27:00Z"/>
  <w16cex:commentExtensible w16cex:durableId="2784A292" w16cex:dateUtc="2023-02-01T07:34:00Z"/>
  <w16cex:commentExtensible w16cex:durableId="2784C91F" w16cex:dateUtc="2023-02-01T10:18:00Z"/>
  <w16cex:commentExtensible w16cex:durableId="2784CB85" w16cex:dateUtc="2023-02-01T10:29:00Z"/>
  <w16cex:commentExtensible w16cex:durableId="2784F0DF" w16cex:dateUtc="2023-02-01T13:08:00Z"/>
  <w16cex:commentExtensible w16cex:durableId="278501BB" w16cex:dateUtc="2023-02-01T14:20:00Z"/>
  <w16cex:commentExtensible w16cex:durableId="27850DB8" w16cex:dateUtc="2023-02-01T15:11:00Z"/>
  <w16cex:commentExtensible w16cex:durableId="27851109" w16cex:dateUtc="2023-02-01T15:25:00Z"/>
  <w16cex:commentExtensible w16cex:durableId="2785117C" w16cex:dateUtc="2023-02-01T15:27:00Z"/>
  <w16cex:commentExtensible w16cex:durableId="27851183" w16cex:dateUtc="2023-02-01T15:27:00Z"/>
  <w16cex:commentExtensible w16cex:durableId="27851EE5" w16cex:dateUtc="2023-02-01T16:24:00Z"/>
  <w16cex:commentExtensible w16cex:durableId="27815BFA" w16cex:dateUtc="2023-01-29T19:56:00Z"/>
  <w16cex:commentExtensible w16cex:durableId="27824FEB" w16cex:dateUtc="2023-01-29T19:56:00Z"/>
  <w16cex:commentExtensible w16cex:durableId="27852360" w16cex:dateUtc="2023-02-01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1902EF" w16cid:durableId="277A3D1D"/>
  <w16cid:commentId w16cid:paraId="7D214AC3" w16cid:durableId="27840347"/>
  <w16cid:commentId w16cid:paraId="08CAE421" w16cid:durableId="277EB579"/>
  <w16cid:commentId w16cid:paraId="0AC8F057" w16cid:durableId="2784173B"/>
  <w16cid:commentId w16cid:paraId="77EC7114" w16cid:durableId="2784A257"/>
  <w16cid:commentId w16cid:paraId="3EBA05FF" w16cid:durableId="2784EB0E"/>
  <w16cid:commentId w16cid:paraId="21AF2A46" w16cid:durableId="2784EF45"/>
  <w16cid:commentId w16cid:paraId="789F84B6" w16cid:durableId="277EB57A"/>
  <w16cid:commentId w16cid:paraId="5D672E3C" w16cid:durableId="277EB57B"/>
  <w16cid:commentId w16cid:paraId="4341C376" w16cid:durableId="277EB57C"/>
  <w16cid:commentId w16cid:paraId="40C5BDF0" w16cid:durableId="27792C61"/>
  <w16cid:commentId w16cid:paraId="5A65A443" w16cid:durableId="277EB57E"/>
  <w16cid:commentId w16cid:paraId="37709850" w16cid:durableId="277EB57F"/>
  <w16cid:commentId w16cid:paraId="27844038" w16cid:durableId="277EB580"/>
  <w16cid:commentId w16cid:paraId="42927722" w16cid:durableId="2769621C"/>
  <w16cid:commentId w16cid:paraId="17B7D7BD" w16cid:durableId="277EB582"/>
  <w16cid:commentId w16cid:paraId="3F8C3BAE" w16cid:durableId="277A4285"/>
  <w16cid:commentId w16cid:paraId="5809BDF2" w16cid:durableId="277EB584"/>
  <w16cid:commentId w16cid:paraId="30FB53D4" w16cid:durableId="277EB585"/>
  <w16cid:commentId w16cid:paraId="0CCA7002" w16cid:durableId="277A39E5"/>
  <w16cid:commentId w16cid:paraId="62E685A0" w16cid:durableId="277EB587"/>
  <w16cid:commentId w16cid:paraId="3296838B" w16cid:durableId="277EB588"/>
  <w16cid:commentId w16cid:paraId="1264001C" w16cid:durableId="277EB6FB"/>
  <w16cid:commentId w16cid:paraId="3AEE082D" w16cid:durableId="277EB779"/>
  <w16cid:commentId w16cid:paraId="25800FAD" w16cid:durableId="277EB8B7"/>
  <w16cid:commentId w16cid:paraId="1F3931F2" w16cid:durableId="277A4329"/>
  <w16cid:commentId w16cid:paraId="34508922" w16cid:durableId="277EBEBF"/>
  <w16cid:commentId w16cid:paraId="6721DCB8" w16cid:durableId="277EBFA0"/>
  <w16cid:commentId w16cid:paraId="775A67CE" w16cid:durableId="277EBFF4"/>
  <w16cid:commentId w16cid:paraId="19140D5F" w16cid:durableId="277A436A"/>
  <w16cid:commentId w16cid:paraId="6DC5423E" w16cid:durableId="277EC244"/>
  <w16cid:commentId w16cid:paraId="251F90FB" w16cid:durableId="277EC2DD"/>
  <w16cid:commentId w16cid:paraId="27E4CAB0" w16cid:durableId="277EC368"/>
  <w16cid:commentId w16cid:paraId="64C5541A" w16cid:durableId="277EC3D1"/>
  <w16cid:commentId w16cid:paraId="38134DAA" w16cid:durableId="277EC427"/>
  <w16cid:commentId w16cid:paraId="638C3B44" w16cid:durableId="27800B61"/>
  <w16cid:commentId w16cid:paraId="2F6E4225" w16cid:durableId="27800C4E"/>
  <w16cid:commentId w16cid:paraId="24A90EC3" w16cid:durableId="27800E6C"/>
  <w16cid:commentId w16cid:paraId="1663F337" w16cid:durableId="27800EF5"/>
  <w16cid:commentId w16cid:paraId="2F76A28F" w16cid:durableId="27801114"/>
  <w16cid:commentId w16cid:paraId="65F4098B" w16cid:durableId="2778FCBC"/>
  <w16cid:commentId w16cid:paraId="1C06C17A" w16cid:durableId="2783D327"/>
  <w16cid:commentId w16cid:paraId="4A9C8521" w16cid:durableId="2778FCBD"/>
  <w16cid:commentId w16cid:paraId="129638A9" w16cid:durableId="277A43C5"/>
  <w16cid:commentId w16cid:paraId="01FA758B" w16cid:durableId="2783D356"/>
  <w16cid:commentId w16cid:paraId="67D1440A" w16cid:durableId="277A440F"/>
  <w16cid:commentId w16cid:paraId="276B136B" w16cid:durableId="277A8EB8"/>
  <w16cid:commentId w16cid:paraId="2969506F" w16cid:durableId="2783D4CE"/>
  <w16cid:commentId w16cid:paraId="67C4DA84" w16cid:durableId="27696220"/>
  <w16cid:commentId w16cid:paraId="628F32E7" w16cid:durableId="2778FCBF"/>
  <w16cid:commentId w16cid:paraId="3E227166" w16cid:durableId="277A445C"/>
  <w16cid:commentId w16cid:paraId="4A91DD6B" w16cid:durableId="27790D35"/>
  <w16cid:commentId w16cid:paraId="09B455C3" w16cid:durableId="2783D99F"/>
  <w16cid:commentId w16cid:paraId="77587981" w16cid:durableId="27790DDE"/>
  <w16cid:commentId w16cid:paraId="68643001" w16cid:durableId="2783D99B"/>
  <w16cid:commentId w16cid:paraId="28901173" w16cid:durableId="2783DA1F"/>
  <w16cid:commentId w16cid:paraId="39FA210D" w16cid:durableId="2783DA1E"/>
  <w16cid:commentId w16cid:paraId="392ED587" w16cid:durableId="277B76EA"/>
  <w16cid:commentId w16cid:paraId="286A4F3B" w16cid:durableId="2783DD89"/>
  <w16cid:commentId w16cid:paraId="2C9F4B6A" w16cid:durableId="277A96F7"/>
  <w16cid:commentId w16cid:paraId="55E427EB" w16cid:durableId="2783DF74"/>
  <w16cid:commentId w16cid:paraId="2E1DF11F" w16cid:durableId="277B779F"/>
  <w16cid:commentId w16cid:paraId="18122F6D" w16cid:durableId="2783FEDA"/>
  <w16cid:commentId w16cid:paraId="3C2C0DC4" w16cid:durableId="278403F4"/>
  <w16cid:commentId w16cid:paraId="74597768" w16cid:durableId="27840DCF"/>
  <w16cid:commentId w16cid:paraId="2F9BB9FF" w16cid:durableId="27840FAB"/>
  <w16cid:commentId w16cid:paraId="0C3E5C62" w16cid:durableId="27841092"/>
  <w16cid:commentId w16cid:paraId="47F83FB9" w16cid:durableId="27841095"/>
  <w16cid:commentId w16cid:paraId="5862D211" w16cid:durableId="278410D0"/>
  <w16cid:commentId w16cid:paraId="0D19C2E0" w16cid:durableId="278411D5"/>
  <w16cid:commentId w16cid:paraId="4F87DC46" w16cid:durableId="277B8A2D"/>
  <w16cid:commentId w16cid:paraId="5D8AD8A2" w16cid:durableId="27841390"/>
  <w16cid:commentId w16cid:paraId="470F874B" w16cid:durableId="277EB59D"/>
  <w16cid:commentId w16cid:paraId="6A1F7452" w16cid:durableId="27841555"/>
  <w16cid:commentId w16cid:paraId="0ECBF7A1" w16cid:durableId="27849961"/>
  <w16cid:commentId w16cid:paraId="4806D2E6" w16cid:durableId="27696227"/>
  <w16cid:commentId w16cid:paraId="19D46177" w16cid:durableId="27849DFE"/>
  <w16cid:commentId w16cid:paraId="6830F5B4" w16cid:durableId="277B8B70"/>
  <w16cid:commentId w16cid:paraId="0729B271" w16cid:durableId="2784A0F5"/>
  <w16cid:commentId w16cid:paraId="7A69E80A" w16cid:durableId="2784A292"/>
  <w16cid:commentId w16cid:paraId="01971B86" w16cid:durableId="2784C91F"/>
  <w16cid:commentId w16cid:paraId="206E8DBB" w16cid:durableId="27696228"/>
  <w16cid:commentId w16cid:paraId="632CC6C2" w16cid:durableId="2784CB85"/>
  <w16cid:commentId w16cid:paraId="175F2AFE" w16cid:durableId="2784F0DF"/>
  <w16cid:commentId w16cid:paraId="442238B5" w16cid:durableId="277B8E1F"/>
  <w16cid:commentId w16cid:paraId="1CFFA742" w16cid:durableId="278501BB"/>
  <w16cid:commentId w16cid:paraId="30B65098" w16cid:durableId="27696229"/>
  <w16cid:commentId w16cid:paraId="23C64310" w16cid:durableId="27850DB8"/>
  <w16cid:commentId w16cid:paraId="26CC6D21" w16cid:durableId="27851109"/>
  <w16cid:commentId w16cid:paraId="08DE7A4B" w16cid:durableId="27792956"/>
  <w16cid:commentId w16cid:paraId="730E752C" w16cid:durableId="2785117C"/>
  <w16cid:commentId w16cid:paraId="6E4699DE" w16cid:durableId="27792975"/>
  <w16cid:commentId w16cid:paraId="35033D66" w16cid:durableId="27851183"/>
  <w16cid:commentId w16cid:paraId="147F0C3A" w16cid:durableId="27851EE5"/>
  <w16cid:commentId w16cid:paraId="584FC94A" w16cid:durableId="27792A43"/>
  <w16cid:commentId w16cid:paraId="68103164" w16cid:durableId="27815BFA"/>
  <w16cid:commentId w16cid:paraId="1D09EFE0" w16cid:durableId="27824FEB"/>
  <w16cid:commentId w16cid:paraId="0A130FA4" w16cid:durableId="27792B85"/>
  <w16cid:commentId w16cid:paraId="4B42D086" w16cid:durableId="277B8FC9"/>
  <w16cid:commentId w16cid:paraId="120F6CD6" w16cid:durableId="278523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EE"/>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79C"/>
    <w:multiLevelType w:val="hybridMultilevel"/>
    <w:tmpl w:val="D9703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A09A6"/>
    <w:multiLevelType w:val="hybridMultilevel"/>
    <w:tmpl w:val="3B00DF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D498C"/>
    <w:multiLevelType w:val="hybridMultilevel"/>
    <w:tmpl w:val="97B468C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76668B"/>
    <w:multiLevelType w:val="hybridMultilevel"/>
    <w:tmpl w:val="4B14A4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EA01E8"/>
    <w:multiLevelType w:val="hybridMultilevel"/>
    <w:tmpl w:val="C2C69D7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DD6E73"/>
    <w:multiLevelType w:val="hybridMultilevel"/>
    <w:tmpl w:val="1C76405A"/>
    <w:lvl w:ilvl="0" w:tplc="041B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1B1F42"/>
    <w:multiLevelType w:val="hybridMultilevel"/>
    <w:tmpl w:val="D11809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6B0CC2"/>
    <w:multiLevelType w:val="hybridMultilevel"/>
    <w:tmpl w:val="344CD30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12A02F25"/>
    <w:multiLevelType w:val="multilevel"/>
    <w:tmpl w:val="D666BA6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2DA7AF2"/>
    <w:multiLevelType w:val="hybridMultilevel"/>
    <w:tmpl w:val="D0F4B7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F27555"/>
    <w:multiLevelType w:val="hybridMultilevel"/>
    <w:tmpl w:val="13169C4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1A195D3E"/>
    <w:multiLevelType w:val="hybridMultilevel"/>
    <w:tmpl w:val="74FECA2E"/>
    <w:lvl w:ilvl="0" w:tplc="932EE8E0">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446662"/>
    <w:multiLevelType w:val="hybridMultilevel"/>
    <w:tmpl w:val="F19EFD8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3B162E"/>
    <w:multiLevelType w:val="hybridMultilevel"/>
    <w:tmpl w:val="2788F5F8"/>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D771AD3"/>
    <w:multiLevelType w:val="hybridMultilevel"/>
    <w:tmpl w:val="814A8DA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5334AF"/>
    <w:multiLevelType w:val="hybridMultilevel"/>
    <w:tmpl w:val="C776ADC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7E7A7F"/>
    <w:multiLevelType w:val="hybridMultilevel"/>
    <w:tmpl w:val="F9E44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522CB9"/>
    <w:multiLevelType w:val="hybridMultilevel"/>
    <w:tmpl w:val="E4DC8DE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256E2D41"/>
    <w:multiLevelType w:val="hybridMultilevel"/>
    <w:tmpl w:val="9E34A2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804A16"/>
    <w:multiLevelType w:val="hybridMultilevel"/>
    <w:tmpl w:val="089CBB3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6705C5B"/>
    <w:multiLevelType w:val="hybridMultilevel"/>
    <w:tmpl w:val="CE147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6E644C"/>
    <w:multiLevelType w:val="hybridMultilevel"/>
    <w:tmpl w:val="1ECCC6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9D629F"/>
    <w:multiLevelType w:val="hybridMultilevel"/>
    <w:tmpl w:val="CD5A80B8"/>
    <w:lvl w:ilvl="0" w:tplc="8446014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4C2593"/>
    <w:multiLevelType w:val="hybridMultilevel"/>
    <w:tmpl w:val="73EA62C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8686498"/>
    <w:multiLevelType w:val="hybridMultilevel"/>
    <w:tmpl w:val="354282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F86062"/>
    <w:multiLevelType w:val="hybridMultilevel"/>
    <w:tmpl w:val="B0C2B76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BBD3A26"/>
    <w:multiLevelType w:val="hybridMultilevel"/>
    <w:tmpl w:val="E918F8D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ED25E9F"/>
    <w:multiLevelType w:val="hybridMultilevel"/>
    <w:tmpl w:val="C1486A76"/>
    <w:lvl w:ilvl="0" w:tplc="FA6834A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F0631B8"/>
    <w:multiLevelType w:val="hybridMultilevel"/>
    <w:tmpl w:val="5FB4FA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1B05983"/>
    <w:multiLevelType w:val="hybridMultilevel"/>
    <w:tmpl w:val="85548E2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3216278D"/>
    <w:multiLevelType w:val="hybridMultilevel"/>
    <w:tmpl w:val="2FE0FFD6"/>
    <w:lvl w:ilvl="0" w:tplc="6BAAF8BE">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2581AB2"/>
    <w:multiLevelType w:val="hybridMultilevel"/>
    <w:tmpl w:val="5032D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4BA0E47"/>
    <w:multiLevelType w:val="hybridMultilevel"/>
    <w:tmpl w:val="E1B8D924"/>
    <w:lvl w:ilvl="0" w:tplc="0405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355B1005"/>
    <w:multiLevelType w:val="hybridMultilevel"/>
    <w:tmpl w:val="DB42F560"/>
    <w:lvl w:ilvl="0" w:tplc="D1F41902">
      <w:start w:val="1"/>
      <w:numFmt w:val="decimal"/>
      <w:lvlText w:val="%1."/>
      <w:lvlJc w:val="left"/>
      <w:pPr>
        <w:ind w:left="720" w:hanging="360"/>
      </w:pPr>
      <w:rPr>
        <w:rFonts w:asciiTheme="minorHAnsi" w:eastAsiaTheme="minorHAnsi" w:hAnsiTheme="minorHAnsi" w:cstheme="minorBidi"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5CC2312"/>
    <w:multiLevelType w:val="hybridMultilevel"/>
    <w:tmpl w:val="48E857E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70D2103"/>
    <w:multiLevelType w:val="hybridMultilevel"/>
    <w:tmpl w:val="7068B81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37185D3A"/>
    <w:multiLevelType w:val="hybridMultilevel"/>
    <w:tmpl w:val="ABA0A0E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7" w15:restartNumberingAfterBreak="0">
    <w:nsid w:val="43414428"/>
    <w:multiLevelType w:val="hybridMultilevel"/>
    <w:tmpl w:val="D2E650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6705E7"/>
    <w:multiLevelType w:val="hybridMultilevel"/>
    <w:tmpl w:val="AFA4CF5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7920BA"/>
    <w:multiLevelType w:val="multilevel"/>
    <w:tmpl w:val="8822FAE4"/>
    <w:lvl w:ilvl="0">
      <w:start w:val="1"/>
      <w:numFmt w:val="decimal"/>
      <w:lvlText w:val="%1"/>
      <w:lvlJc w:val="left"/>
      <w:pPr>
        <w:ind w:left="72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0" w15:restartNumberingAfterBreak="0">
    <w:nsid w:val="4CC15991"/>
    <w:multiLevelType w:val="hybridMultilevel"/>
    <w:tmpl w:val="D8946662"/>
    <w:lvl w:ilvl="0" w:tplc="94F284DE">
      <w:start w:val="50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E5130C9"/>
    <w:multiLevelType w:val="hybridMultilevel"/>
    <w:tmpl w:val="A3A0DD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15E38CE"/>
    <w:multiLevelType w:val="hybridMultilevel"/>
    <w:tmpl w:val="016862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3" w15:restartNumberingAfterBreak="0">
    <w:nsid w:val="51F57D27"/>
    <w:multiLevelType w:val="hybridMultilevel"/>
    <w:tmpl w:val="1C0409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22C38A7"/>
    <w:multiLevelType w:val="hybridMultilevel"/>
    <w:tmpl w:val="204EBD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491000D"/>
    <w:multiLevelType w:val="hybridMultilevel"/>
    <w:tmpl w:val="0A084EC0"/>
    <w:lvl w:ilvl="0" w:tplc="D9BED33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782533D"/>
    <w:multiLevelType w:val="hybridMultilevel"/>
    <w:tmpl w:val="01AC6226"/>
    <w:lvl w:ilvl="0" w:tplc="041B000B">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7" w15:restartNumberingAfterBreak="0">
    <w:nsid w:val="59AD057B"/>
    <w:multiLevelType w:val="hybridMultilevel"/>
    <w:tmpl w:val="C18E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AAC377A"/>
    <w:multiLevelType w:val="hybridMultilevel"/>
    <w:tmpl w:val="DE2AB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C057FE0"/>
    <w:multiLevelType w:val="hybridMultilevel"/>
    <w:tmpl w:val="EF94A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C335729"/>
    <w:multiLevelType w:val="hybridMultilevel"/>
    <w:tmpl w:val="FE56E9A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1" w15:restartNumberingAfterBreak="0">
    <w:nsid w:val="5CDD4DA0"/>
    <w:multiLevelType w:val="hybridMultilevel"/>
    <w:tmpl w:val="FA960F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68D57783"/>
    <w:multiLevelType w:val="hybridMultilevel"/>
    <w:tmpl w:val="535C7882"/>
    <w:lvl w:ilvl="0" w:tplc="041B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A1E4952"/>
    <w:multiLevelType w:val="hybridMultilevel"/>
    <w:tmpl w:val="431E5C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6A1F66B6"/>
    <w:multiLevelType w:val="hybridMultilevel"/>
    <w:tmpl w:val="1C9E49F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5" w15:restartNumberingAfterBreak="0">
    <w:nsid w:val="6FD32F3A"/>
    <w:multiLevelType w:val="hybridMultilevel"/>
    <w:tmpl w:val="F8CC329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FD87E10"/>
    <w:multiLevelType w:val="hybridMultilevel"/>
    <w:tmpl w:val="8188CA50"/>
    <w:lvl w:ilvl="0" w:tplc="D610A2EA">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092F73"/>
    <w:multiLevelType w:val="hybridMultilevel"/>
    <w:tmpl w:val="1D0CA31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3125618"/>
    <w:multiLevelType w:val="hybridMultilevel"/>
    <w:tmpl w:val="490CD35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A043097"/>
    <w:multiLevelType w:val="hybridMultilevel"/>
    <w:tmpl w:val="81AE5054"/>
    <w:lvl w:ilvl="0" w:tplc="0809000B">
      <w:start w:val="1"/>
      <w:numFmt w:val="bullet"/>
      <w:lvlText w:val=""/>
      <w:lvlJc w:val="left"/>
      <w:pPr>
        <w:ind w:left="774" w:hanging="360"/>
      </w:pPr>
      <w:rPr>
        <w:rFonts w:ascii="Wingdings" w:hAnsi="Wingding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60" w15:restartNumberingAfterBreak="0">
    <w:nsid w:val="7E7B14B0"/>
    <w:multiLevelType w:val="hybridMultilevel"/>
    <w:tmpl w:val="CC042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F052E0B"/>
    <w:multiLevelType w:val="hybridMultilevel"/>
    <w:tmpl w:val="3D80A3B8"/>
    <w:lvl w:ilvl="0" w:tplc="E21CE9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9771144">
    <w:abstractNumId w:val="60"/>
  </w:num>
  <w:num w:numId="2" w16cid:durableId="844590581">
    <w:abstractNumId w:val="45"/>
  </w:num>
  <w:num w:numId="3" w16cid:durableId="1850481464">
    <w:abstractNumId w:val="43"/>
  </w:num>
  <w:num w:numId="4" w16cid:durableId="1088232310">
    <w:abstractNumId w:val="48"/>
  </w:num>
  <w:num w:numId="5" w16cid:durableId="2101753493">
    <w:abstractNumId w:val="31"/>
  </w:num>
  <w:num w:numId="6" w16cid:durableId="1063716922">
    <w:abstractNumId w:val="0"/>
  </w:num>
  <w:num w:numId="7" w16cid:durableId="1110048932">
    <w:abstractNumId w:val="24"/>
  </w:num>
  <w:num w:numId="8" w16cid:durableId="892427813">
    <w:abstractNumId w:val="47"/>
  </w:num>
  <w:num w:numId="9" w16cid:durableId="2089695290">
    <w:abstractNumId w:val="37"/>
  </w:num>
  <w:num w:numId="10" w16cid:durableId="404496020">
    <w:abstractNumId w:val="58"/>
  </w:num>
  <w:num w:numId="11" w16cid:durableId="474222196">
    <w:abstractNumId w:val="51"/>
  </w:num>
  <w:num w:numId="12" w16cid:durableId="1714186865">
    <w:abstractNumId w:val="20"/>
  </w:num>
  <w:num w:numId="13" w16cid:durableId="809399468">
    <w:abstractNumId w:val="56"/>
  </w:num>
  <w:num w:numId="14" w16cid:durableId="271667752">
    <w:abstractNumId w:val="16"/>
  </w:num>
  <w:num w:numId="15" w16cid:durableId="1962178384">
    <w:abstractNumId w:val="11"/>
  </w:num>
  <w:num w:numId="16" w16cid:durableId="348217102">
    <w:abstractNumId w:val="21"/>
  </w:num>
  <w:num w:numId="17" w16cid:durableId="1981424918">
    <w:abstractNumId w:val="14"/>
  </w:num>
  <w:num w:numId="18" w16cid:durableId="1041394272">
    <w:abstractNumId w:val="23"/>
  </w:num>
  <w:num w:numId="19" w16cid:durableId="268852333">
    <w:abstractNumId w:val="3"/>
  </w:num>
  <w:num w:numId="20" w16cid:durableId="430008095">
    <w:abstractNumId w:val="6"/>
  </w:num>
  <w:num w:numId="21" w16cid:durableId="868949546">
    <w:abstractNumId w:val="18"/>
  </w:num>
  <w:num w:numId="22" w16cid:durableId="1602831921">
    <w:abstractNumId w:val="59"/>
  </w:num>
  <w:num w:numId="23" w16cid:durableId="431249048">
    <w:abstractNumId w:val="9"/>
  </w:num>
  <w:num w:numId="24" w16cid:durableId="601259385">
    <w:abstractNumId w:val="55"/>
  </w:num>
  <w:num w:numId="25" w16cid:durableId="357318451">
    <w:abstractNumId w:val="15"/>
  </w:num>
  <w:num w:numId="26" w16cid:durableId="1477257141">
    <w:abstractNumId w:val="4"/>
  </w:num>
  <w:num w:numId="27" w16cid:durableId="1369330897">
    <w:abstractNumId w:val="41"/>
  </w:num>
  <w:num w:numId="28" w16cid:durableId="1989631102">
    <w:abstractNumId w:val="61"/>
  </w:num>
  <w:num w:numId="29" w16cid:durableId="1883320115">
    <w:abstractNumId w:val="27"/>
  </w:num>
  <w:num w:numId="30" w16cid:durableId="673918688">
    <w:abstractNumId w:val="28"/>
  </w:num>
  <w:num w:numId="31" w16cid:durableId="1863471897">
    <w:abstractNumId w:val="25"/>
  </w:num>
  <w:num w:numId="32" w16cid:durableId="733236335">
    <w:abstractNumId w:val="34"/>
  </w:num>
  <w:num w:numId="33" w16cid:durableId="411392525">
    <w:abstractNumId w:val="44"/>
  </w:num>
  <w:num w:numId="34" w16cid:durableId="521749645">
    <w:abstractNumId w:val="12"/>
  </w:num>
  <w:num w:numId="35" w16cid:durableId="531453332">
    <w:abstractNumId w:val="8"/>
  </w:num>
  <w:num w:numId="36" w16cid:durableId="1961647186">
    <w:abstractNumId w:val="30"/>
  </w:num>
  <w:num w:numId="37" w16cid:durableId="1412047798">
    <w:abstractNumId w:val="13"/>
  </w:num>
  <w:num w:numId="38" w16cid:durableId="670766395">
    <w:abstractNumId w:val="49"/>
  </w:num>
  <w:num w:numId="39" w16cid:durableId="539323522">
    <w:abstractNumId w:val="33"/>
  </w:num>
  <w:num w:numId="40" w16cid:durableId="1928952242">
    <w:abstractNumId w:val="38"/>
  </w:num>
  <w:num w:numId="41" w16cid:durableId="1376001115">
    <w:abstractNumId w:val="1"/>
  </w:num>
  <w:num w:numId="42" w16cid:durableId="1444809815">
    <w:abstractNumId w:val="39"/>
  </w:num>
  <w:num w:numId="43" w16cid:durableId="1602881343">
    <w:abstractNumId w:val="22"/>
  </w:num>
  <w:num w:numId="44" w16cid:durableId="2054310898">
    <w:abstractNumId w:val="40"/>
  </w:num>
  <w:num w:numId="45" w16cid:durableId="1140465321">
    <w:abstractNumId w:val="19"/>
  </w:num>
  <w:num w:numId="46" w16cid:durableId="1319532960">
    <w:abstractNumId w:val="46"/>
  </w:num>
  <w:num w:numId="47" w16cid:durableId="777212791">
    <w:abstractNumId w:val="26"/>
  </w:num>
  <w:num w:numId="48" w16cid:durableId="616373310">
    <w:abstractNumId w:val="57"/>
  </w:num>
  <w:num w:numId="49" w16cid:durableId="85393445">
    <w:abstractNumId w:val="2"/>
  </w:num>
  <w:num w:numId="50" w16cid:durableId="206069420">
    <w:abstractNumId w:val="5"/>
  </w:num>
  <w:num w:numId="51" w16cid:durableId="1975405621">
    <w:abstractNumId w:val="52"/>
  </w:num>
  <w:num w:numId="52" w16cid:durableId="2047637591">
    <w:abstractNumId w:val="54"/>
  </w:num>
  <w:num w:numId="53" w16cid:durableId="1230117366">
    <w:abstractNumId w:val="10"/>
  </w:num>
  <w:num w:numId="54" w16cid:durableId="1171456528">
    <w:abstractNumId w:val="29"/>
  </w:num>
  <w:num w:numId="55" w16cid:durableId="583226288">
    <w:abstractNumId w:val="7"/>
  </w:num>
  <w:num w:numId="56" w16cid:durableId="229926080">
    <w:abstractNumId w:val="35"/>
  </w:num>
  <w:num w:numId="57" w16cid:durableId="1188518865">
    <w:abstractNumId w:val="36"/>
  </w:num>
  <w:num w:numId="58" w16cid:durableId="448201439">
    <w:abstractNumId w:val="50"/>
  </w:num>
  <w:num w:numId="59" w16cid:durableId="483812798">
    <w:abstractNumId w:val="17"/>
  </w:num>
  <w:num w:numId="60" w16cid:durableId="802501924">
    <w:abstractNumId w:val="53"/>
  </w:num>
  <w:num w:numId="61" w16cid:durableId="1450662639">
    <w:abstractNumId w:val="42"/>
  </w:num>
  <w:num w:numId="62" w16cid:durableId="159665738">
    <w:abstractNumId w:val="3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anislava Skladanová">
    <w15:presenceInfo w15:providerId="AD" w15:userId="S-1-5-21-1016787525-2073958377-2428294600-8702"/>
  </w15:person>
  <w15:person w15:author="Martin Mozolak">
    <w15:presenceInfo w15:providerId="Windows Live" w15:userId="fbd4685909113632"/>
  </w15:person>
  <w15:person w15:author="Mozoláková Diana Mgr.">
    <w15:presenceInfo w15:providerId="AD" w15:userId="S-1-5-21-292492471-4107390897-909472603-13748"/>
  </w15:person>
  <w15:person w15:author="Vé Gyombérová">
    <w15:presenceInfo w15:providerId="None" w15:userId="Vé Gyombérová"/>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C1E1C"/>
    <w:rsid w:val="00001756"/>
    <w:rsid w:val="00002687"/>
    <w:rsid w:val="0000270E"/>
    <w:rsid w:val="0000332F"/>
    <w:rsid w:val="000036EA"/>
    <w:rsid w:val="00003DA4"/>
    <w:rsid w:val="000066B3"/>
    <w:rsid w:val="00007664"/>
    <w:rsid w:val="000124AE"/>
    <w:rsid w:val="00012FE2"/>
    <w:rsid w:val="00015E01"/>
    <w:rsid w:val="00016DD3"/>
    <w:rsid w:val="000172D8"/>
    <w:rsid w:val="000201F9"/>
    <w:rsid w:val="00022610"/>
    <w:rsid w:val="00024C26"/>
    <w:rsid w:val="0002517E"/>
    <w:rsid w:val="00025941"/>
    <w:rsid w:val="00025DB1"/>
    <w:rsid w:val="00027168"/>
    <w:rsid w:val="00027590"/>
    <w:rsid w:val="000276D3"/>
    <w:rsid w:val="00030732"/>
    <w:rsid w:val="000307ED"/>
    <w:rsid w:val="00030CE1"/>
    <w:rsid w:val="00030D1D"/>
    <w:rsid w:val="0003263A"/>
    <w:rsid w:val="00035E47"/>
    <w:rsid w:val="00040ECC"/>
    <w:rsid w:val="0004167E"/>
    <w:rsid w:val="00041C34"/>
    <w:rsid w:val="00041CE8"/>
    <w:rsid w:val="000431D6"/>
    <w:rsid w:val="00043CAA"/>
    <w:rsid w:val="000446CA"/>
    <w:rsid w:val="000463E4"/>
    <w:rsid w:val="000465CA"/>
    <w:rsid w:val="00051232"/>
    <w:rsid w:val="000536A8"/>
    <w:rsid w:val="0005406F"/>
    <w:rsid w:val="000540DB"/>
    <w:rsid w:val="000555E2"/>
    <w:rsid w:val="000563E8"/>
    <w:rsid w:val="000578BA"/>
    <w:rsid w:val="000578FA"/>
    <w:rsid w:val="00057B7C"/>
    <w:rsid w:val="00061D76"/>
    <w:rsid w:val="000624FF"/>
    <w:rsid w:val="000631D3"/>
    <w:rsid w:val="00063FD3"/>
    <w:rsid w:val="000656D3"/>
    <w:rsid w:val="0006742A"/>
    <w:rsid w:val="00067DBE"/>
    <w:rsid w:val="000703C3"/>
    <w:rsid w:val="00071A1E"/>
    <w:rsid w:val="000724C9"/>
    <w:rsid w:val="00072EFA"/>
    <w:rsid w:val="0007424E"/>
    <w:rsid w:val="0007575D"/>
    <w:rsid w:val="00076049"/>
    <w:rsid w:val="000766D1"/>
    <w:rsid w:val="00082ABE"/>
    <w:rsid w:val="00082AFA"/>
    <w:rsid w:val="0008328C"/>
    <w:rsid w:val="00083EC1"/>
    <w:rsid w:val="00086509"/>
    <w:rsid w:val="00086B8C"/>
    <w:rsid w:val="00087362"/>
    <w:rsid w:val="000877D0"/>
    <w:rsid w:val="00091CB9"/>
    <w:rsid w:val="0009349E"/>
    <w:rsid w:val="00094468"/>
    <w:rsid w:val="000979F3"/>
    <w:rsid w:val="000A066D"/>
    <w:rsid w:val="000A07D8"/>
    <w:rsid w:val="000A0AAE"/>
    <w:rsid w:val="000A18AD"/>
    <w:rsid w:val="000A3A65"/>
    <w:rsid w:val="000A3D2A"/>
    <w:rsid w:val="000A4A7C"/>
    <w:rsid w:val="000A5AE2"/>
    <w:rsid w:val="000B1100"/>
    <w:rsid w:val="000B1C7B"/>
    <w:rsid w:val="000B1F69"/>
    <w:rsid w:val="000B4825"/>
    <w:rsid w:val="000B6ADE"/>
    <w:rsid w:val="000B79C4"/>
    <w:rsid w:val="000B7DAE"/>
    <w:rsid w:val="000C0239"/>
    <w:rsid w:val="000C1A7B"/>
    <w:rsid w:val="000C2156"/>
    <w:rsid w:val="000C23AE"/>
    <w:rsid w:val="000C3DF4"/>
    <w:rsid w:val="000C3FB0"/>
    <w:rsid w:val="000C6A25"/>
    <w:rsid w:val="000D0152"/>
    <w:rsid w:val="000D4602"/>
    <w:rsid w:val="000D7B51"/>
    <w:rsid w:val="000E1F3C"/>
    <w:rsid w:val="000E20F7"/>
    <w:rsid w:val="000E452A"/>
    <w:rsid w:val="000E6B28"/>
    <w:rsid w:val="000F5617"/>
    <w:rsid w:val="000F5C6A"/>
    <w:rsid w:val="00106857"/>
    <w:rsid w:val="001072F3"/>
    <w:rsid w:val="00112A7A"/>
    <w:rsid w:val="00112EB7"/>
    <w:rsid w:val="00113A05"/>
    <w:rsid w:val="00113CFA"/>
    <w:rsid w:val="001150C9"/>
    <w:rsid w:val="00122C31"/>
    <w:rsid w:val="00126D14"/>
    <w:rsid w:val="00127903"/>
    <w:rsid w:val="0012794C"/>
    <w:rsid w:val="00127E6C"/>
    <w:rsid w:val="00127FEB"/>
    <w:rsid w:val="00130002"/>
    <w:rsid w:val="00130DE8"/>
    <w:rsid w:val="0013211C"/>
    <w:rsid w:val="00132805"/>
    <w:rsid w:val="001337DE"/>
    <w:rsid w:val="0013496C"/>
    <w:rsid w:val="00135145"/>
    <w:rsid w:val="00135B2D"/>
    <w:rsid w:val="00137E93"/>
    <w:rsid w:val="001409DC"/>
    <w:rsid w:val="001439BB"/>
    <w:rsid w:val="00143CCB"/>
    <w:rsid w:val="00150122"/>
    <w:rsid w:val="001505DA"/>
    <w:rsid w:val="00150BA5"/>
    <w:rsid w:val="00153115"/>
    <w:rsid w:val="0015490C"/>
    <w:rsid w:val="001553E5"/>
    <w:rsid w:val="0016045E"/>
    <w:rsid w:val="00160589"/>
    <w:rsid w:val="00163C23"/>
    <w:rsid w:val="0016540A"/>
    <w:rsid w:val="0016545A"/>
    <w:rsid w:val="00166774"/>
    <w:rsid w:val="00166A68"/>
    <w:rsid w:val="00166BCE"/>
    <w:rsid w:val="0017057D"/>
    <w:rsid w:val="001708EA"/>
    <w:rsid w:val="00171409"/>
    <w:rsid w:val="00173FFB"/>
    <w:rsid w:val="00175D78"/>
    <w:rsid w:val="0017775B"/>
    <w:rsid w:val="001800CA"/>
    <w:rsid w:val="001851EF"/>
    <w:rsid w:val="00185239"/>
    <w:rsid w:val="00185B12"/>
    <w:rsid w:val="00186AFE"/>
    <w:rsid w:val="001872F5"/>
    <w:rsid w:val="00190CED"/>
    <w:rsid w:val="00191DCB"/>
    <w:rsid w:val="001949B9"/>
    <w:rsid w:val="001962D8"/>
    <w:rsid w:val="001A0606"/>
    <w:rsid w:val="001A0E96"/>
    <w:rsid w:val="001A2AE0"/>
    <w:rsid w:val="001A3133"/>
    <w:rsid w:val="001A3AB1"/>
    <w:rsid w:val="001A3CEC"/>
    <w:rsid w:val="001A4280"/>
    <w:rsid w:val="001A5FD1"/>
    <w:rsid w:val="001A6631"/>
    <w:rsid w:val="001A7812"/>
    <w:rsid w:val="001B11B0"/>
    <w:rsid w:val="001B421F"/>
    <w:rsid w:val="001B5EC9"/>
    <w:rsid w:val="001C0DB1"/>
    <w:rsid w:val="001C1EDC"/>
    <w:rsid w:val="001C1F96"/>
    <w:rsid w:val="001C2007"/>
    <w:rsid w:val="001C2B60"/>
    <w:rsid w:val="001C31B9"/>
    <w:rsid w:val="001C3C3C"/>
    <w:rsid w:val="001C4D2F"/>
    <w:rsid w:val="001C50F8"/>
    <w:rsid w:val="001D106E"/>
    <w:rsid w:val="001D20C3"/>
    <w:rsid w:val="001D3953"/>
    <w:rsid w:val="001D3BA8"/>
    <w:rsid w:val="001E116D"/>
    <w:rsid w:val="001E1720"/>
    <w:rsid w:val="001E2AA1"/>
    <w:rsid w:val="001F06D6"/>
    <w:rsid w:val="001F1502"/>
    <w:rsid w:val="001F22D4"/>
    <w:rsid w:val="001F2902"/>
    <w:rsid w:val="001F4C13"/>
    <w:rsid w:val="001F5DE9"/>
    <w:rsid w:val="00202329"/>
    <w:rsid w:val="0020314A"/>
    <w:rsid w:val="00203B9C"/>
    <w:rsid w:val="00204453"/>
    <w:rsid w:val="00204F32"/>
    <w:rsid w:val="00211E74"/>
    <w:rsid w:val="00211EA0"/>
    <w:rsid w:val="0021240B"/>
    <w:rsid w:val="002153D4"/>
    <w:rsid w:val="002208CF"/>
    <w:rsid w:val="00221005"/>
    <w:rsid w:val="002223C3"/>
    <w:rsid w:val="00223839"/>
    <w:rsid w:val="00224435"/>
    <w:rsid w:val="002254AF"/>
    <w:rsid w:val="00226E1F"/>
    <w:rsid w:val="00227515"/>
    <w:rsid w:val="00231686"/>
    <w:rsid w:val="00232EAE"/>
    <w:rsid w:val="00233D99"/>
    <w:rsid w:val="002365F8"/>
    <w:rsid w:val="00236D42"/>
    <w:rsid w:val="00240BCF"/>
    <w:rsid w:val="0024203C"/>
    <w:rsid w:val="00242839"/>
    <w:rsid w:val="002428F1"/>
    <w:rsid w:val="0024316F"/>
    <w:rsid w:val="00244844"/>
    <w:rsid w:val="00246365"/>
    <w:rsid w:val="0024683D"/>
    <w:rsid w:val="00247C5F"/>
    <w:rsid w:val="0025001F"/>
    <w:rsid w:val="002501DB"/>
    <w:rsid w:val="00250848"/>
    <w:rsid w:val="00250BAC"/>
    <w:rsid w:val="00254A92"/>
    <w:rsid w:val="002553E6"/>
    <w:rsid w:val="00256ECB"/>
    <w:rsid w:val="00260C9B"/>
    <w:rsid w:val="00267E69"/>
    <w:rsid w:val="00270926"/>
    <w:rsid w:val="00273BF8"/>
    <w:rsid w:val="0027605F"/>
    <w:rsid w:val="00276DEF"/>
    <w:rsid w:val="00277273"/>
    <w:rsid w:val="00282294"/>
    <w:rsid w:val="00283D7D"/>
    <w:rsid w:val="0029240F"/>
    <w:rsid w:val="0029264E"/>
    <w:rsid w:val="00294504"/>
    <w:rsid w:val="00296C6B"/>
    <w:rsid w:val="00297836"/>
    <w:rsid w:val="002A021D"/>
    <w:rsid w:val="002A078E"/>
    <w:rsid w:val="002A09E1"/>
    <w:rsid w:val="002A6BA5"/>
    <w:rsid w:val="002A751F"/>
    <w:rsid w:val="002B07BA"/>
    <w:rsid w:val="002B293D"/>
    <w:rsid w:val="002B33C1"/>
    <w:rsid w:val="002B6094"/>
    <w:rsid w:val="002B7778"/>
    <w:rsid w:val="002C0C26"/>
    <w:rsid w:val="002C2119"/>
    <w:rsid w:val="002C264F"/>
    <w:rsid w:val="002C2E4A"/>
    <w:rsid w:val="002C4875"/>
    <w:rsid w:val="002C5165"/>
    <w:rsid w:val="002C51E6"/>
    <w:rsid w:val="002C68AD"/>
    <w:rsid w:val="002D0031"/>
    <w:rsid w:val="002D1537"/>
    <w:rsid w:val="002D2BBB"/>
    <w:rsid w:val="002E14F6"/>
    <w:rsid w:val="002E2244"/>
    <w:rsid w:val="002E5477"/>
    <w:rsid w:val="002E7367"/>
    <w:rsid w:val="002E73ED"/>
    <w:rsid w:val="002E7BF2"/>
    <w:rsid w:val="002F0599"/>
    <w:rsid w:val="002F1A74"/>
    <w:rsid w:val="002F277F"/>
    <w:rsid w:val="002F5312"/>
    <w:rsid w:val="002F58B2"/>
    <w:rsid w:val="002F667E"/>
    <w:rsid w:val="002F7203"/>
    <w:rsid w:val="00301100"/>
    <w:rsid w:val="00301DEB"/>
    <w:rsid w:val="003034C7"/>
    <w:rsid w:val="00306F1C"/>
    <w:rsid w:val="00314EBD"/>
    <w:rsid w:val="0031675B"/>
    <w:rsid w:val="003209E5"/>
    <w:rsid w:val="003211D6"/>
    <w:rsid w:val="00322232"/>
    <w:rsid w:val="0032250F"/>
    <w:rsid w:val="00324FE9"/>
    <w:rsid w:val="00331016"/>
    <w:rsid w:val="00332D70"/>
    <w:rsid w:val="003355ED"/>
    <w:rsid w:val="00337ACB"/>
    <w:rsid w:val="0034225E"/>
    <w:rsid w:val="00342E43"/>
    <w:rsid w:val="003442EA"/>
    <w:rsid w:val="00344792"/>
    <w:rsid w:val="00344ADD"/>
    <w:rsid w:val="0034592A"/>
    <w:rsid w:val="0034648C"/>
    <w:rsid w:val="003471AA"/>
    <w:rsid w:val="003475B3"/>
    <w:rsid w:val="00347609"/>
    <w:rsid w:val="00347A59"/>
    <w:rsid w:val="00352951"/>
    <w:rsid w:val="003534D9"/>
    <w:rsid w:val="00355368"/>
    <w:rsid w:val="00356230"/>
    <w:rsid w:val="0036091F"/>
    <w:rsid w:val="00361FCC"/>
    <w:rsid w:val="003661E1"/>
    <w:rsid w:val="003667BC"/>
    <w:rsid w:val="00370AE1"/>
    <w:rsid w:val="00370EA4"/>
    <w:rsid w:val="0037387D"/>
    <w:rsid w:val="0037508E"/>
    <w:rsid w:val="00375F6E"/>
    <w:rsid w:val="00376A89"/>
    <w:rsid w:val="003838EB"/>
    <w:rsid w:val="00383FF3"/>
    <w:rsid w:val="00384426"/>
    <w:rsid w:val="003860A9"/>
    <w:rsid w:val="0038650D"/>
    <w:rsid w:val="003872BF"/>
    <w:rsid w:val="003910BF"/>
    <w:rsid w:val="00391B57"/>
    <w:rsid w:val="00391D9B"/>
    <w:rsid w:val="00391EDE"/>
    <w:rsid w:val="00393F5C"/>
    <w:rsid w:val="00395767"/>
    <w:rsid w:val="003A4840"/>
    <w:rsid w:val="003A594F"/>
    <w:rsid w:val="003A6D5E"/>
    <w:rsid w:val="003B0725"/>
    <w:rsid w:val="003B1E4F"/>
    <w:rsid w:val="003B2CBB"/>
    <w:rsid w:val="003B4880"/>
    <w:rsid w:val="003B48E6"/>
    <w:rsid w:val="003B585D"/>
    <w:rsid w:val="003B69AE"/>
    <w:rsid w:val="003C2056"/>
    <w:rsid w:val="003C32CE"/>
    <w:rsid w:val="003C39D2"/>
    <w:rsid w:val="003C427C"/>
    <w:rsid w:val="003C561F"/>
    <w:rsid w:val="003C57AF"/>
    <w:rsid w:val="003C6049"/>
    <w:rsid w:val="003C630F"/>
    <w:rsid w:val="003C6613"/>
    <w:rsid w:val="003C7D46"/>
    <w:rsid w:val="003D21E1"/>
    <w:rsid w:val="003D2209"/>
    <w:rsid w:val="003D37C6"/>
    <w:rsid w:val="003D4A75"/>
    <w:rsid w:val="003D69DF"/>
    <w:rsid w:val="003E08C9"/>
    <w:rsid w:val="003E55FE"/>
    <w:rsid w:val="003E676E"/>
    <w:rsid w:val="003F1EB4"/>
    <w:rsid w:val="003F2C24"/>
    <w:rsid w:val="003F2D13"/>
    <w:rsid w:val="003F4649"/>
    <w:rsid w:val="003F5DB6"/>
    <w:rsid w:val="003F638C"/>
    <w:rsid w:val="00400CC8"/>
    <w:rsid w:val="004060ED"/>
    <w:rsid w:val="004065C3"/>
    <w:rsid w:val="00407274"/>
    <w:rsid w:val="00407784"/>
    <w:rsid w:val="00407A3F"/>
    <w:rsid w:val="004131B6"/>
    <w:rsid w:val="00413FAF"/>
    <w:rsid w:val="00416548"/>
    <w:rsid w:val="00416F16"/>
    <w:rsid w:val="00417067"/>
    <w:rsid w:val="004177AD"/>
    <w:rsid w:val="00420E63"/>
    <w:rsid w:val="00421228"/>
    <w:rsid w:val="00422AC8"/>
    <w:rsid w:val="004244E8"/>
    <w:rsid w:val="00425100"/>
    <w:rsid w:val="00425E4A"/>
    <w:rsid w:val="00426695"/>
    <w:rsid w:val="00426D7E"/>
    <w:rsid w:val="004304A3"/>
    <w:rsid w:val="00430F86"/>
    <w:rsid w:val="00433336"/>
    <w:rsid w:val="00435239"/>
    <w:rsid w:val="004355FF"/>
    <w:rsid w:val="0044013B"/>
    <w:rsid w:val="004409A4"/>
    <w:rsid w:val="00444C15"/>
    <w:rsid w:val="00450FDD"/>
    <w:rsid w:val="00455752"/>
    <w:rsid w:val="00457B4D"/>
    <w:rsid w:val="00460154"/>
    <w:rsid w:val="004626A4"/>
    <w:rsid w:val="00463304"/>
    <w:rsid w:val="00463B40"/>
    <w:rsid w:val="004646BF"/>
    <w:rsid w:val="004667E7"/>
    <w:rsid w:val="00466AA6"/>
    <w:rsid w:val="00466DB7"/>
    <w:rsid w:val="004676E4"/>
    <w:rsid w:val="00471CBE"/>
    <w:rsid w:val="00482F43"/>
    <w:rsid w:val="00483766"/>
    <w:rsid w:val="00485333"/>
    <w:rsid w:val="0048630E"/>
    <w:rsid w:val="00490F1A"/>
    <w:rsid w:val="00492274"/>
    <w:rsid w:val="00492AFC"/>
    <w:rsid w:val="00492C8F"/>
    <w:rsid w:val="00493B4F"/>
    <w:rsid w:val="00496BF2"/>
    <w:rsid w:val="004A1BA3"/>
    <w:rsid w:val="004A29ED"/>
    <w:rsid w:val="004B0B09"/>
    <w:rsid w:val="004B0F41"/>
    <w:rsid w:val="004B2253"/>
    <w:rsid w:val="004B230A"/>
    <w:rsid w:val="004B2958"/>
    <w:rsid w:val="004B363B"/>
    <w:rsid w:val="004B57CC"/>
    <w:rsid w:val="004B5807"/>
    <w:rsid w:val="004B663A"/>
    <w:rsid w:val="004C229C"/>
    <w:rsid w:val="004C44F5"/>
    <w:rsid w:val="004C451D"/>
    <w:rsid w:val="004C5174"/>
    <w:rsid w:val="004C597C"/>
    <w:rsid w:val="004C5992"/>
    <w:rsid w:val="004C5AEE"/>
    <w:rsid w:val="004C6387"/>
    <w:rsid w:val="004C6BEE"/>
    <w:rsid w:val="004D1912"/>
    <w:rsid w:val="004D3138"/>
    <w:rsid w:val="004D4B7D"/>
    <w:rsid w:val="004E2677"/>
    <w:rsid w:val="004E27A7"/>
    <w:rsid w:val="004E4D98"/>
    <w:rsid w:val="004E69D6"/>
    <w:rsid w:val="004E700D"/>
    <w:rsid w:val="004E7090"/>
    <w:rsid w:val="004E7C16"/>
    <w:rsid w:val="004F0C52"/>
    <w:rsid w:val="004F2DB8"/>
    <w:rsid w:val="004F2E7B"/>
    <w:rsid w:val="004F404B"/>
    <w:rsid w:val="004F4BBE"/>
    <w:rsid w:val="004F4F2B"/>
    <w:rsid w:val="004F79AC"/>
    <w:rsid w:val="00501052"/>
    <w:rsid w:val="0050449A"/>
    <w:rsid w:val="005056FA"/>
    <w:rsid w:val="00505E1A"/>
    <w:rsid w:val="00507DCC"/>
    <w:rsid w:val="00511ED5"/>
    <w:rsid w:val="00512910"/>
    <w:rsid w:val="0051580D"/>
    <w:rsid w:val="00516474"/>
    <w:rsid w:val="00517DAF"/>
    <w:rsid w:val="00517EC5"/>
    <w:rsid w:val="005226C0"/>
    <w:rsid w:val="00523274"/>
    <w:rsid w:val="00523DC3"/>
    <w:rsid w:val="0052466C"/>
    <w:rsid w:val="00525346"/>
    <w:rsid w:val="00525CBB"/>
    <w:rsid w:val="005300E4"/>
    <w:rsid w:val="00532F80"/>
    <w:rsid w:val="00534176"/>
    <w:rsid w:val="00537832"/>
    <w:rsid w:val="00537A7E"/>
    <w:rsid w:val="0054566E"/>
    <w:rsid w:val="005461FE"/>
    <w:rsid w:val="0054689F"/>
    <w:rsid w:val="0054703F"/>
    <w:rsid w:val="0054742E"/>
    <w:rsid w:val="00551E85"/>
    <w:rsid w:val="005530CC"/>
    <w:rsid w:val="00555593"/>
    <w:rsid w:val="00555A8B"/>
    <w:rsid w:val="00557924"/>
    <w:rsid w:val="00560650"/>
    <w:rsid w:val="0056082A"/>
    <w:rsid w:val="00560CCB"/>
    <w:rsid w:val="00560FA4"/>
    <w:rsid w:val="0056160B"/>
    <w:rsid w:val="0056268C"/>
    <w:rsid w:val="005640E4"/>
    <w:rsid w:val="00565324"/>
    <w:rsid w:val="00565622"/>
    <w:rsid w:val="00565DC8"/>
    <w:rsid w:val="00566D92"/>
    <w:rsid w:val="00570203"/>
    <w:rsid w:val="0057081F"/>
    <w:rsid w:val="00573501"/>
    <w:rsid w:val="00573B82"/>
    <w:rsid w:val="00574386"/>
    <w:rsid w:val="0057513A"/>
    <w:rsid w:val="00576C18"/>
    <w:rsid w:val="00580990"/>
    <w:rsid w:val="00580BE3"/>
    <w:rsid w:val="00580C51"/>
    <w:rsid w:val="005816C7"/>
    <w:rsid w:val="00582A33"/>
    <w:rsid w:val="00586AE2"/>
    <w:rsid w:val="00587139"/>
    <w:rsid w:val="00590311"/>
    <w:rsid w:val="00592A15"/>
    <w:rsid w:val="005935C6"/>
    <w:rsid w:val="0059388D"/>
    <w:rsid w:val="00593E78"/>
    <w:rsid w:val="0059494E"/>
    <w:rsid w:val="0059625A"/>
    <w:rsid w:val="00596DAD"/>
    <w:rsid w:val="005A0662"/>
    <w:rsid w:val="005A0938"/>
    <w:rsid w:val="005A11C4"/>
    <w:rsid w:val="005A5B2B"/>
    <w:rsid w:val="005B136C"/>
    <w:rsid w:val="005B5082"/>
    <w:rsid w:val="005B52EE"/>
    <w:rsid w:val="005B5414"/>
    <w:rsid w:val="005B693B"/>
    <w:rsid w:val="005B72D8"/>
    <w:rsid w:val="005B7EA2"/>
    <w:rsid w:val="005C0B6D"/>
    <w:rsid w:val="005C0DA1"/>
    <w:rsid w:val="005C145A"/>
    <w:rsid w:val="005C3A06"/>
    <w:rsid w:val="005C4010"/>
    <w:rsid w:val="005C42DA"/>
    <w:rsid w:val="005C49B8"/>
    <w:rsid w:val="005C5528"/>
    <w:rsid w:val="005C7424"/>
    <w:rsid w:val="005D0C60"/>
    <w:rsid w:val="005D2564"/>
    <w:rsid w:val="005D4796"/>
    <w:rsid w:val="005D48D9"/>
    <w:rsid w:val="005D53EE"/>
    <w:rsid w:val="005D7768"/>
    <w:rsid w:val="005E29EA"/>
    <w:rsid w:val="005E49DE"/>
    <w:rsid w:val="005E5CF5"/>
    <w:rsid w:val="005E6685"/>
    <w:rsid w:val="005F07C9"/>
    <w:rsid w:val="005F1038"/>
    <w:rsid w:val="005F15FD"/>
    <w:rsid w:val="005F1FB5"/>
    <w:rsid w:val="00600A96"/>
    <w:rsid w:val="00601571"/>
    <w:rsid w:val="00606311"/>
    <w:rsid w:val="00611C7A"/>
    <w:rsid w:val="00611E7E"/>
    <w:rsid w:val="00612AAE"/>
    <w:rsid w:val="00613BAC"/>
    <w:rsid w:val="00615BFB"/>
    <w:rsid w:val="00615DD7"/>
    <w:rsid w:val="00616E6B"/>
    <w:rsid w:val="00617C48"/>
    <w:rsid w:val="00620A61"/>
    <w:rsid w:val="006213DC"/>
    <w:rsid w:val="00621E2A"/>
    <w:rsid w:val="0062277E"/>
    <w:rsid w:val="0062496C"/>
    <w:rsid w:val="0063241B"/>
    <w:rsid w:val="0063308D"/>
    <w:rsid w:val="006333EE"/>
    <w:rsid w:val="0063413B"/>
    <w:rsid w:val="00636275"/>
    <w:rsid w:val="0063630C"/>
    <w:rsid w:val="00637F50"/>
    <w:rsid w:val="00640974"/>
    <w:rsid w:val="00644138"/>
    <w:rsid w:val="00644D9A"/>
    <w:rsid w:val="006505C6"/>
    <w:rsid w:val="00651706"/>
    <w:rsid w:val="0065181E"/>
    <w:rsid w:val="00652BDD"/>
    <w:rsid w:val="00657123"/>
    <w:rsid w:val="006579AB"/>
    <w:rsid w:val="0066202F"/>
    <w:rsid w:val="00664F6C"/>
    <w:rsid w:val="006654B2"/>
    <w:rsid w:val="006661FA"/>
    <w:rsid w:val="00666B19"/>
    <w:rsid w:val="006703C3"/>
    <w:rsid w:val="006708D3"/>
    <w:rsid w:val="00671BEC"/>
    <w:rsid w:val="00671F1A"/>
    <w:rsid w:val="00673986"/>
    <w:rsid w:val="00674556"/>
    <w:rsid w:val="00675B08"/>
    <w:rsid w:val="006806A0"/>
    <w:rsid w:val="006866AF"/>
    <w:rsid w:val="00686EE9"/>
    <w:rsid w:val="006879F9"/>
    <w:rsid w:val="00687CA2"/>
    <w:rsid w:val="006908E9"/>
    <w:rsid w:val="006924E3"/>
    <w:rsid w:val="00693827"/>
    <w:rsid w:val="00693FE0"/>
    <w:rsid w:val="006A520F"/>
    <w:rsid w:val="006A5DE4"/>
    <w:rsid w:val="006A5F67"/>
    <w:rsid w:val="006A7EE7"/>
    <w:rsid w:val="006B0AD3"/>
    <w:rsid w:val="006B15DF"/>
    <w:rsid w:val="006B22F2"/>
    <w:rsid w:val="006B37B5"/>
    <w:rsid w:val="006B4615"/>
    <w:rsid w:val="006B5A9A"/>
    <w:rsid w:val="006B6DFC"/>
    <w:rsid w:val="006C05F0"/>
    <w:rsid w:val="006C1C16"/>
    <w:rsid w:val="006C3C2A"/>
    <w:rsid w:val="006C67EA"/>
    <w:rsid w:val="006E5130"/>
    <w:rsid w:val="006E641E"/>
    <w:rsid w:val="006E6A9B"/>
    <w:rsid w:val="006F1241"/>
    <w:rsid w:val="006F1A0E"/>
    <w:rsid w:val="006F261E"/>
    <w:rsid w:val="006F38FE"/>
    <w:rsid w:val="006F5510"/>
    <w:rsid w:val="006F62F8"/>
    <w:rsid w:val="006F69DA"/>
    <w:rsid w:val="006F75CE"/>
    <w:rsid w:val="00700621"/>
    <w:rsid w:val="00701247"/>
    <w:rsid w:val="007012E9"/>
    <w:rsid w:val="00702520"/>
    <w:rsid w:val="00703A47"/>
    <w:rsid w:val="00704A89"/>
    <w:rsid w:val="00706F97"/>
    <w:rsid w:val="0070747A"/>
    <w:rsid w:val="007075CE"/>
    <w:rsid w:val="00710307"/>
    <w:rsid w:val="0071061C"/>
    <w:rsid w:val="00711712"/>
    <w:rsid w:val="007118ED"/>
    <w:rsid w:val="00712331"/>
    <w:rsid w:val="00713ABC"/>
    <w:rsid w:val="007170E9"/>
    <w:rsid w:val="00717119"/>
    <w:rsid w:val="00717C6F"/>
    <w:rsid w:val="00720AE0"/>
    <w:rsid w:val="00720EC8"/>
    <w:rsid w:val="0072137A"/>
    <w:rsid w:val="007215B4"/>
    <w:rsid w:val="0072202D"/>
    <w:rsid w:val="0072305A"/>
    <w:rsid w:val="007239CD"/>
    <w:rsid w:val="0072452B"/>
    <w:rsid w:val="00725664"/>
    <w:rsid w:val="00726EC3"/>
    <w:rsid w:val="007278A8"/>
    <w:rsid w:val="00727FE6"/>
    <w:rsid w:val="00731CB8"/>
    <w:rsid w:val="00732744"/>
    <w:rsid w:val="00733058"/>
    <w:rsid w:val="00734C82"/>
    <w:rsid w:val="00735E9C"/>
    <w:rsid w:val="00736E03"/>
    <w:rsid w:val="00737500"/>
    <w:rsid w:val="007375B6"/>
    <w:rsid w:val="007440AA"/>
    <w:rsid w:val="007469AF"/>
    <w:rsid w:val="00747423"/>
    <w:rsid w:val="0074779A"/>
    <w:rsid w:val="00747CD9"/>
    <w:rsid w:val="0075019D"/>
    <w:rsid w:val="00752EFF"/>
    <w:rsid w:val="00754999"/>
    <w:rsid w:val="007565BB"/>
    <w:rsid w:val="00761246"/>
    <w:rsid w:val="00764728"/>
    <w:rsid w:val="0076472A"/>
    <w:rsid w:val="00765F8A"/>
    <w:rsid w:val="00771680"/>
    <w:rsid w:val="00772B68"/>
    <w:rsid w:val="00772E16"/>
    <w:rsid w:val="00773337"/>
    <w:rsid w:val="00773350"/>
    <w:rsid w:val="00773DBC"/>
    <w:rsid w:val="0077405C"/>
    <w:rsid w:val="007754AB"/>
    <w:rsid w:val="007774D7"/>
    <w:rsid w:val="00780D3E"/>
    <w:rsid w:val="0078137D"/>
    <w:rsid w:val="007818E5"/>
    <w:rsid w:val="00783EC5"/>
    <w:rsid w:val="007845A7"/>
    <w:rsid w:val="00787751"/>
    <w:rsid w:val="007879BA"/>
    <w:rsid w:val="00787EA2"/>
    <w:rsid w:val="00790436"/>
    <w:rsid w:val="00790A57"/>
    <w:rsid w:val="00790BE8"/>
    <w:rsid w:val="0079457C"/>
    <w:rsid w:val="00795773"/>
    <w:rsid w:val="007A1298"/>
    <w:rsid w:val="007A280D"/>
    <w:rsid w:val="007A34AD"/>
    <w:rsid w:val="007A3B15"/>
    <w:rsid w:val="007A545E"/>
    <w:rsid w:val="007B260F"/>
    <w:rsid w:val="007B2A81"/>
    <w:rsid w:val="007B462A"/>
    <w:rsid w:val="007B734F"/>
    <w:rsid w:val="007B7698"/>
    <w:rsid w:val="007B7BCF"/>
    <w:rsid w:val="007C0922"/>
    <w:rsid w:val="007C40B1"/>
    <w:rsid w:val="007C49EE"/>
    <w:rsid w:val="007C5D60"/>
    <w:rsid w:val="007D0158"/>
    <w:rsid w:val="007D0858"/>
    <w:rsid w:val="007D0D84"/>
    <w:rsid w:val="007D10AD"/>
    <w:rsid w:val="007D1D9E"/>
    <w:rsid w:val="007D2600"/>
    <w:rsid w:val="007D315D"/>
    <w:rsid w:val="007D4366"/>
    <w:rsid w:val="007D5478"/>
    <w:rsid w:val="007D644C"/>
    <w:rsid w:val="007E1CF0"/>
    <w:rsid w:val="007E4F05"/>
    <w:rsid w:val="007E6335"/>
    <w:rsid w:val="007F1A82"/>
    <w:rsid w:val="007F3472"/>
    <w:rsid w:val="007F62C5"/>
    <w:rsid w:val="00802044"/>
    <w:rsid w:val="00804EEF"/>
    <w:rsid w:val="00805220"/>
    <w:rsid w:val="00806C16"/>
    <w:rsid w:val="00810786"/>
    <w:rsid w:val="008132A6"/>
    <w:rsid w:val="00813373"/>
    <w:rsid w:val="00815E24"/>
    <w:rsid w:val="0081709C"/>
    <w:rsid w:val="00817363"/>
    <w:rsid w:val="00824D6A"/>
    <w:rsid w:val="00825223"/>
    <w:rsid w:val="00827937"/>
    <w:rsid w:val="00830AA8"/>
    <w:rsid w:val="00831ACB"/>
    <w:rsid w:val="00832CAF"/>
    <w:rsid w:val="00835056"/>
    <w:rsid w:val="0084351A"/>
    <w:rsid w:val="008451B6"/>
    <w:rsid w:val="008454C5"/>
    <w:rsid w:val="0084572B"/>
    <w:rsid w:val="00846FFC"/>
    <w:rsid w:val="00850131"/>
    <w:rsid w:val="008523CE"/>
    <w:rsid w:val="008530D0"/>
    <w:rsid w:val="00853837"/>
    <w:rsid w:val="00853B3B"/>
    <w:rsid w:val="00853BE7"/>
    <w:rsid w:val="00853D2A"/>
    <w:rsid w:val="008542C7"/>
    <w:rsid w:val="0085649F"/>
    <w:rsid w:val="0085736C"/>
    <w:rsid w:val="00857ABD"/>
    <w:rsid w:val="00861A47"/>
    <w:rsid w:val="0086298E"/>
    <w:rsid w:val="00863BFD"/>
    <w:rsid w:val="0086612D"/>
    <w:rsid w:val="008713E5"/>
    <w:rsid w:val="00872447"/>
    <w:rsid w:val="0087447C"/>
    <w:rsid w:val="00874761"/>
    <w:rsid w:val="00875E6A"/>
    <w:rsid w:val="00877591"/>
    <w:rsid w:val="00882DB4"/>
    <w:rsid w:val="00882E9F"/>
    <w:rsid w:val="00883217"/>
    <w:rsid w:val="00883A50"/>
    <w:rsid w:val="008904AB"/>
    <w:rsid w:val="00890B08"/>
    <w:rsid w:val="00894FEF"/>
    <w:rsid w:val="00896C75"/>
    <w:rsid w:val="008A2CFA"/>
    <w:rsid w:val="008A4EF8"/>
    <w:rsid w:val="008A5467"/>
    <w:rsid w:val="008A5B31"/>
    <w:rsid w:val="008A7D7D"/>
    <w:rsid w:val="008B194B"/>
    <w:rsid w:val="008B2541"/>
    <w:rsid w:val="008B5E25"/>
    <w:rsid w:val="008B6F72"/>
    <w:rsid w:val="008B7362"/>
    <w:rsid w:val="008B773B"/>
    <w:rsid w:val="008C0088"/>
    <w:rsid w:val="008C19FA"/>
    <w:rsid w:val="008C2437"/>
    <w:rsid w:val="008C2992"/>
    <w:rsid w:val="008C316F"/>
    <w:rsid w:val="008C4E30"/>
    <w:rsid w:val="008C4ECF"/>
    <w:rsid w:val="008C7C1A"/>
    <w:rsid w:val="008D0E3B"/>
    <w:rsid w:val="008E1EA8"/>
    <w:rsid w:val="008E2631"/>
    <w:rsid w:val="008E27E5"/>
    <w:rsid w:val="008E4F69"/>
    <w:rsid w:val="008E5492"/>
    <w:rsid w:val="008E5914"/>
    <w:rsid w:val="008E5A5F"/>
    <w:rsid w:val="008E62E1"/>
    <w:rsid w:val="008F0003"/>
    <w:rsid w:val="008F137B"/>
    <w:rsid w:val="008F3280"/>
    <w:rsid w:val="008F353D"/>
    <w:rsid w:val="008F35B0"/>
    <w:rsid w:val="008F3CE3"/>
    <w:rsid w:val="008F56C1"/>
    <w:rsid w:val="00900418"/>
    <w:rsid w:val="009018E8"/>
    <w:rsid w:val="009024D9"/>
    <w:rsid w:val="00902586"/>
    <w:rsid w:val="00910050"/>
    <w:rsid w:val="00910D3D"/>
    <w:rsid w:val="00911743"/>
    <w:rsid w:val="00913029"/>
    <w:rsid w:val="0091553F"/>
    <w:rsid w:val="009156A0"/>
    <w:rsid w:val="0091573E"/>
    <w:rsid w:val="00916E79"/>
    <w:rsid w:val="009178B2"/>
    <w:rsid w:val="009206CF"/>
    <w:rsid w:val="009207EF"/>
    <w:rsid w:val="009223A9"/>
    <w:rsid w:val="00925DCE"/>
    <w:rsid w:val="009263FC"/>
    <w:rsid w:val="00926963"/>
    <w:rsid w:val="009318C6"/>
    <w:rsid w:val="0093304F"/>
    <w:rsid w:val="00933F70"/>
    <w:rsid w:val="00933FDC"/>
    <w:rsid w:val="00936FB4"/>
    <w:rsid w:val="0093768E"/>
    <w:rsid w:val="0094423F"/>
    <w:rsid w:val="00945D7B"/>
    <w:rsid w:val="00950BB1"/>
    <w:rsid w:val="009521AB"/>
    <w:rsid w:val="00953455"/>
    <w:rsid w:val="00954B61"/>
    <w:rsid w:val="00955376"/>
    <w:rsid w:val="009576D9"/>
    <w:rsid w:val="009606BA"/>
    <w:rsid w:val="009614B7"/>
    <w:rsid w:val="00964B0C"/>
    <w:rsid w:val="00967D17"/>
    <w:rsid w:val="00967DED"/>
    <w:rsid w:val="0097225A"/>
    <w:rsid w:val="00973B46"/>
    <w:rsid w:val="00974739"/>
    <w:rsid w:val="00974C8B"/>
    <w:rsid w:val="00974D6E"/>
    <w:rsid w:val="00975C73"/>
    <w:rsid w:val="00976E28"/>
    <w:rsid w:val="009819C3"/>
    <w:rsid w:val="009847A1"/>
    <w:rsid w:val="00986F5F"/>
    <w:rsid w:val="009901A4"/>
    <w:rsid w:val="009945D7"/>
    <w:rsid w:val="00994CBF"/>
    <w:rsid w:val="009A1E72"/>
    <w:rsid w:val="009A310D"/>
    <w:rsid w:val="009B0CB7"/>
    <w:rsid w:val="009B15F3"/>
    <w:rsid w:val="009B2948"/>
    <w:rsid w:val="009B5A70"/>
    <w:rsid w:val="009B5AC1"/>
    <w:rsid w:val="009C1AF6"/>
    <w:rsid w:val="009C1E1C"/>
    <w:rsid w:val="009C25B1"/>
    <w:rsid w:val="009C4038"/>
    <w:rsid w:val="009C44E3"/>
    <w:rsid w:val="009C50E5"/>
    <w:rsid w:val="009C56E6"/>
    <w:rsid w:val="009C6028"/>
    <w:rsid w:val="009C6246"/>
    <w:rsid w:val="009C751A"/>
    <w:rsid w:val="009C7987"/>
    <w:rsid w:val="009D02D4"/>
    <w:rsid w:val="009D1EAE"/>
    <w:rsid w:val="009D5FCE"/>
    <w:rsid w:val="009D7753"/>
    <w:rsid w:val="009E0933"/>
    <w:rsid w:val="009E182E"/>
    <w:rsid w:val="009E23A2"/>
    <w:rsid w:val="009E25AA"/>
    <w:rsid w:val="009E4481"/>
    <w:rsid w:val="009E4551"/>
    <w:rsid w:val="009E69D5"/>
    <w:rsid w:val="009E7B12"/>
    <w:rsid w:val="009F2479"/>
    <w:rsid w:val="009F289E"/>
    <w:rsid w:val="009F2A44"/>
    <w:rsid w:val="009F5C9E"/>
    <w:rsid w:val="009F5EC5"/>
    <w:rsid w:val="009F5F1E"/>
    <w:rsid w:val="009F6E69"/>
    <w:rsid w:val="00A00779"/>
    <w:rsid w:val="00A01288"/>
    <w:rsid w:val="00A03594"/>
    <w:rsid w:val="00A05D8B"/>
    <w:rsid w:val="00A05E00"/>
    <w:rsid w:val="00A07365"/>
    <w:rsid w:val="00A12733"/>
    <w:rsid w:val="00A12E44"/>
    <w:rsid w:val="00A13B31"/>
    <w:rsid w:val="00A15D1B"/>
    <w:rsid w:val="00A16545"/>
    <w:rsid w:val="00A17810"/>
    <w:rsid w:val="00A20900"/>
    <w:rsid w:val="00A218C4"/>
    <w:rsid w:val="00A22CD4"/>
    <w:rsid w:val="00A23B48"/>
    <w:rsid w:val="00A23F19"/>
    <w:rsid w:val="00A26F76"/>
    <w:rsid w:val="00A30DE3"/>
    <w:rsid w:val="00A3696A"/>
    <w:rsid w:val="00A377CF"/>
    <w:rsid w:val="00A37C5A"/>
    <w:rsid w:val="00A40F09"/>
    <w:rsid w:val="00A41036"/>
    <w:rsid w:val="00A41CEC"/>
    <w:rsid w:val="00A4211E"/>
    <w:rsid w:val="00A42AF3"/>
    <w:rsid w:val="00A43B28"/>
    <w:rsid w:val="00A45859"/>
    <w:rsid w:val="00A45D64"/>
    <w:rsid w:val="00A46A82"/>
    <w:rsid w:val="00A52127"/>
    <w:rsid w:val="00A530F3"/>
    <w:rsid w:val="00A53337"/>
    <w:rsid w:val="00A6271F"/>
    <w:rsid w:val="00A716CB"/>
    <w:rsid w:val="00A72C68"/>
    <w:rsid w:val="00A7583B"/>
    <w:rsid w:val="00A76C82"/>
    <w:rsid w:val="00A76E19"/>
    <w:rsid w:val="00A772E8"/>
    <w:rsid w:val="00A80794"/>
    <w:rsid w:val="00A814D4"/>
    <w:rsid w:val="00A8312A"/>
    <w:rsid w:val="00A83B01"/>
    <w:rsid w:val="00A8726D"/>
    <w:rsid w:val="00A90477"/>
    <w:rsid w:val="00A953F5"/>
    <w:rsid w:val="00A96A02"/>
    <w:rsid w:val="00A970AA"/>
    <w:rsid w:val="00A97C0C"/>
    <w:rsid w:val="00AA0518"/>
    <w:rsid w:val="00AA0849"/>
    <w:rsid w:val="00AA27B6"/>
    <w:rsid w:val="00AA487B"/>
    <w:rsid w:val="00AA6AED"/>
    <w:rsid w:val="00AA6CE3"/>
    <w:rsid w:val="00AB5DC3"/>
    <w:rsid w:val="00AB5F42"/>
    <w:rsid w:val="00AC1178"/>
    <w:rsid w:val="00AC1B35"/>
    <w:rsid w:val="00AC6453"/>
    <w:rsid w:val="00AD0106"/>
    <w:rsid w:val="00AD05A6"/>
    <w:rsid w:val="00AD1AAC"/>
    <w:rsid w:val="00AD1DE6"/>
    <w:rsid w:val="00AD2CDF"/>
    <w:rsid w:val="00AD33F5"/>
    <w:rsid w:val="00AD3DED"/>
    <w:rsid w:val="00AD401A"/>
    <w:rsid w:val="00AD5CF1"/>
    <w:rsid w:val="00AD6F05"/>
    <w:rsid w:val="00AD7CEE"/>
    <w:rsid w:val="00AE28D5"/>
    <w:rsid w:val="00AE2A3D"/>
    <w:rsid w:val="00AE38BA"/>
    <w:rsid w:val="00AE6236"/>
    <w:rsid w:val="00AE701F"/>
    <w:rsid w:val="00AE7D33"/>
    <w:rsid w:val="00AF0104"/>
    <w:rsid w:val="00AF04F7"/>
    <w:rsid w:val="00AF25C0"/>
    <w:rsid w:val="00AF32F6"/>
    <w:rsid w:val="00AF4EF2"/>
    <w:rsid w:val="00AF51F5"/>
    <w:rsid w:val="00AF6DDD"/>
    <w:rsid w:val="00B025BE"/>
    <w:rsid w:val="00B02CE8"/>
    <w:rsid w:val="00B030F2"/>
    <w:rsid w:val="00B047F4"/>
    <w:rsid w:val="00B05111"/>
    <w:rsid w:val="00B07BE7"/>
    <w:rsid w:val="00B10724"/>
    <w:rsid w:val="00B1123B"/>
    <w:rsid w:val="00B13153"/>
    <w:rsid w:val="00B1475C"/>
    <w:rsid w:val="00B17109"/>
    <w:rsid w:val="00B1795D"/>
    <w:rsid w:val="00B17A44"/>
    <w:rsid w:val="00B21524"/>
    <w:rsid w:val="00B23B79"/>
    <w:rsid w:val="00B24F90"/>
    <w:rsid w:val="00B25C06"/>
    <w:rsid w:val="00B26756"/>
    <w:rsid w:val="00B312B0"/>
    <w:rsid w:val="00B33737"/>
    <w:rsid w:val="00B344A9"/>
    <w:rsid w:val="00B34B0E"/>
    <w:rsid w:val="00B354B2"/>
    <w:rsid w:val="00B35BA0"/>
    <w:rsid w:val="00B4023A"/>
    <w:rsid w:val="00B42082"/>
    <w:rsid w:val="00B44934"/>
    <w:rsid w:val="00B45B6F"/>
    <w:rsid w:val="00B46A5A"/>
    <w:rsid w:val="00B47D3B"/>
    <w:rsid w:val="00B511D0"/>
    <w:rsid w:val="00B51756"/>
    <w:rsid w:val="00B518B0"/>
    <w:rsid w:val="00B527BB"/>
    <w:rsid w:val="00B52F34"/>
    <w:rsid w:val="00B5347D"/>
    <w:rsid w:val="00B54CD9"/>
    <w:rsid w:val="00B54DCB"/>
    <w:rsid w:val="00B54F1F"/>
    <w:rsid w:val="00B57BAB"/>
    <w:rsid w:val="00B603D4"/>
    <w:rsid w:val="00B63517"/>
    <w:rsid w:val="00B71004"/>
    <w:rsid w:val="00B73FF4"/>
    <w:rsid w:val="00B7462B"/>
    <w:rsid w:val="00B7597E"/>
    <w:rsid w:val="00B767F2"/>
    <w:rsid w:val="00B7716F"/>
    <w:rsid w:val="00B800D0"/>
    <w:rsid w:val="00B81D15"/>
    <w:rsid w:val="00B837BE"/>
    <w:rsid w:val="00B8386B"/>
    <w:rsid w:val="00B8700D"/>
    <w:rsid w:val="00B91BF8"/>
    <w:rsid w:val="00B91C94"/>
    <w:rsid w:val="00B92127"/>
    <w:rsid w:val="00B92CE4"/>
    <w:rsid w:val="00B943E7"/>
    <w:rsid w:val="00B956F6"/>
    <w:rsid w:val="00BA08C5"/>
    <w:rsid w:val="00BA27F3"/>
    <w:rsid w:val="00BA43E2"/>
    <w:rsid w:val="00BB20AD"/>
    <w:rsid w:val="00BB26F8"/>
    <w:rsid w:val="00BB5E96"/>
    <w:rsid w:val="00BB6F6A"/>
    <w:rsid w:val="00BB701E"/>
    <w:rsid w:val="00BC0056"/>
    <w:rsid w:val="00BC03D3"/>
    <w:rsid w:val="00BC13E2"/>
    <w:rsid w:val="00BC1A1D"/>
    <w:rsid w:val="00BC1DDD"/>
    <w:rsid w:val="00BC5CE5"/>
    <w:rsid w:val="00BC69C5"/>
    <w:rsid w:val="00BD01FC"/>
    <w:rsid w:val="00BD420D"/>
    <w:rsid w:val="00BD54BB"/>
    <w:rsid w:val="00BD5629"/>
    <w:rsid w:val="00BD5F68"/>
    <w:rsid w:val="00BD767E"/>
    <w:rsid w:val="00BE04DD"/>
    <w:rsid w:val="00BE10FB"/>
    <w:rsid w:val="00BE1A03"/>
    <w:rsid w:val="00BE1ECA"/>
    <w:rsid w:val="00BE36D9"/>
    <w:rsid w:val="00BE37A6"/>
    <w:rsid w:val="00BE385F"/>
    <w:rsid w:val="00BE6A52"/>
    <w:rsid w:val="00BE6B71"/>
    <w:rsid w:val="00BF2394"/>
    <w:rsid w:val="00BF302A"/>
    <w:rsid w:val="00BF3656"/>
    <w:rsid w:val="00BF6326"/>
    <w:rsid w:val="00C000D7"/>
    <w:rsid w:val="00C02A99"/>
    <w:rsid w:val="00C06AB0"/>
    <w:rsid w:val="00C072AB"/>
    <w:rsid w:val="00C1225F"/>
    <w:rsid w:val="00C166F3"/>
    <w:rsid w:val="00C172DA"/>
    <w:rsid w:val="00C17EBE"/>
    <w:rsid w:val="00C204BD"/>
    <w:rsid w:val="00C23595"/>
    <w:rsid w:val="00C25AC1"/>
    <w:rsid w:val="00C26E1B"/>
    <w:rsid w:val="00C30EF2"/>
    <w:rsid w:val="00C314C5"/>
    <w:rsid w:val="00C3156B"/>
    <w:rsid w:val="00C32C95"/>
    <w:rsid w:val="00C3505A"/>
    <w:rsid w:val="00C416F0"/>
    <w:rsid w:val="00C41E13"/>
    <w:rsid w:val="00C4726F"/>
    <w:rsid w:val="00C47D7C"/>
    <w:rsid w:val="00C504D9"/>
    <w:rsid w:val="00C52618"/>
    <w:rsid w:val="00C538D9"/>
    <w:rsid w:val="00C53BF6"/>
    <w:rsid w:val="00C556FE"/>
    <w:rsid w:val="00C55711"/>
    <w:rsid w:val="00C62B25"/>
    <w:rsid w:val="00C62DDF"/>
    <w:rsid w:val="00C63C0B"/>
    <w:rsid w:val="00C6403B"/>
    <w:rsid w:val="00C6497D"/>
    <w:rsid w:val="00C65549"/>
    <w:rsid w:val="00C662CA"/>
    <w:rsid w:val="00C707EF"/>
    <w:rsid w:val="00C74B8A"/>
    <w:rsid w:val="00C76303"/>
    <w:rsid w:val="00C76744"/>
    <w:rsid w:val="00C77485"/>
    <w:rsid w:val="00C802F0"/>
    <w:rsid w:val="00C8351D"/>
    <w:rsid w:val="00C8624F"/>
    <w:rsid w:val="00C86E9B"/>
    <w:rsid w:val="00C90A6F"/>
    <w:rsid w:val="00C91BAA"/>
    <w:rsid w:val="00C941D6"/>
    <w:rsid w:val="00C955A2"/>
    <w:rsid w:val="00C965EE"/>
    <w:rsid w:val="00CA01A6"/>
    <w:rsid w:val="00CA0F9F"/>
    <w:rsid w:val="00CA2EC7"/>
    <w:rsid w:val="00CA3476"/>
    <w:rsid w:val="00CA460E"/>
    <w:rsid w:val="00CA479C"/>
    <w:rsid w:val="00CA733A"/>
    <w:rsid w:val="00CA74F1"/>
    <w:rsid w:val="00CB0320"/>
    <w:rsid w:val="00CB203B"/>
    <w:rsid w:val="00CB313B"/>
    <w:rsid w:val="00CB3AFC"/>
    <w:rsid w:val="00CB79D9"/>
    <w:rsid w:val="00CC0DE8"/>
    <w:rsid w:val="00CC0EA9"/>
    <w:rsid w:val="00CD1C19"/>
    <w:rsid w:val="00CD2BEC"/>
    <w:rsid w:val="00CD31F0"/>
    <w:rsid w:val="00CD3CF7"/>
    <w:rsid w:val="00CD3E9D"/>
    <w:rsid w:val="00CD4C0B"/>
    <w:rsid w:val="00CE0DDA"/>
    <w:rsid w:val="00CE115B"/>
    <w:rsid w:val="00CE2C0B"/>
    <w:rsid w:val="00CE6251"/>
    <w:rsid w:val="00CE6451"/>
    <w:rsid w:val="00CE6CAE"/>
    <w:rsid w:val="00CE7A4A"/>
    <w:rsid w:val="00CF19DF"/>
    <w:rsid w:val="00CF25E4"/>
    <w:rsid w:val="00CF2E5F"/>
    <w:rsid w:val="00D04D05"/>
    <w:rsid w:val="00D05E3A"/>
    <w:rsid w:val="00D10821"/>
    <w:rsid w:val="00D10CEF"/>
    <w:rsid w:val="00D10F77"/>
    <w:rsid w:val="00D1127E"/>
    <w:rsid w:val="00D123C4"/>
    <w:rsid w:val="00D143F5"/>
    <w:rsid w:val="00D152D3"/>
    <w:rsid w:val="00D16444"/>
    <w:rsid w:val="00D1656C"/>
    <w:rsid w:val="00D22AE1"/>
    <w:rsid w:val="00D32CEB"/>
    <w:rsid w:val="00D332A2"/>
    <w:rsid w:val="00D35965"/>
    <w:rsid w:val="00D37E3B"/>
    <w:rsid w:val="00D401B3"/>
    <w:rsid w:val="00D413D4"/>
    <w:rsid w:val="00D419AC"/>
    <w:rsid w:val="00D41C58"/>
    <w:rsid w:val="00D45234"/>
    <w:rsid w:val="00D454E5"/>
    <w:rsid w:val="00D45786"/>
    <w:rsid w:val="00D46C1B"/>
    <w:rsid w:val="00D46DA6"/>
    <w:rsid w:val="00D4734B"/>
    <w:rsid w:val="00D54986"/>
    <w:rsid w:val="00D56C9C"/>
    <w:rsid w:val="00D61215"/>
    <w:rsid w:val="00D618AD"/>
    <w:rsid w:val="00D63C4E"/>
    <w:rsid w:val="00D661FE"/>
    <w:rsid w:val="00D670AF"/>
    <w:rsid w:val="00D711FD"/>
    <w:rsid w:val="00D72A12"/>
    <w:rsid w:val="00D72B5F"/>
    <w:rsid w:val="00D732D1"/>
    <w:rsid w:val="00D758F5"/>
    <w:rsid w:val="00D75D0A"/>
    <w:rsid w:val="00D7601B"/>
    <w:rsid w:val="00D8116D"/>
    <w:rsid w:val="00D81368"/>
    <w:rsid w:val="00D82E5E"/>
    <w:rsid w:val="00D83833"/>
    <w:rsid w:val="00D85942"/>
    <w:rsid w:val="00D85FCB"/>
    <w:rsid w:val="00D874F4"/>
    <w:rsid w:val="00D926D5"/>
    <w:rsid w:val="00D9289E"/>
    <w:rsid w:val="00D928A2"/>
    <w:rsid w:val="00D928DD"/>
    <w:rsid w:val="00D9487F"/>
    <w:rsid w:val="00D96B4D"/>
    <w:rsid w:val="00D96BE8"/>
    <w:rsid w:val="00D9701F"/>
    <w:rsid w:val="00D972CC"/>
    <w:rsid w:val="00D976DF"/>
    <w:rsid w:val="00D97FDD"/>
    <w:rsid w:val="00DA2B24"/>
    <w:rsid w:val="00DA2CB2"/>
    <w:rsid w:val="00DA5B4E"/>
    <w:rsid w:val="00DA7531"/>
    <w:rsid w:val="00DA7816"/>
    <w:rsid w:val="00DB0EE4"/>
    <w:rsid w:val="00DB455F"/>
    <w:rsid w:val="00DB7674"/>
    <w:rsid w:val="00DC073F"/>
    <w:rsid w:val="00DC17B0"/>
    <w:rsid w:val="00DC36A7"/>
    <w:rsid w:val="00DC36B3"/>
    <w:rsid w:val="00DC4CED"/>
    <w:rsid w:val="00DC7F52"/>
    <w:rsid w:val="00DD0E75"/>
    <w:rsid w:val="00DD17D1"/>
    <w:rsid w:val="00DD3667"/>
    <w:rsid w:val="00DD3C93"/>
    <w:rsid w:val="00DD63D6"/>
    <w:rsid w:val="00DD6B69"/>
    <w:rsid w:val="00DD77DF"/>
    <w:rsid w:val="00DE1B07"/>
    <w:rsid w:val="00DE1E4E"/>
    <w:rsid w:val="00DE20F9"/>
    <w:rsid w:val="00DE322D"/>
    <w:rsid w:val="00DE48ED"/>
    <w:rsid w:val="00DE56B9"/>
    <w:rsid w:val="00DE694F"/>
    <w:rsid w:val="00DF1205"/>
    <w:rsid w:val="00DF1A07"/>
    <w:rsid w:val="00DF6296"/>
    <w:rsid w:val="00DF6B48"/>
    <w:rsid w:val="00DF704E"/>
    <w:rsid w:val="00E0177C"/>
    <w:rsid w:val="00E01AD9"/>
    <w:rsid w:val="00E02242"/>
    <w:rsid w:val="00E11473"/>
    <w:rsid w:val="00E1237E"/>
    <w:rsid w:val="00E12429"/>
    <w:rsid w:val="00E1264E"/>
    <w:rsid w:val="00E130C8"/>
    <w:rsid w:val="00E155EB"/>
    <w:rsid w:val="00E16CF4"/>
    <w:rsid w:val="00E218EB"/>
    <w:rsid w:val="00E21991"/>
    <w:rsid w:val="00E21F77"/>
    <w:rsid w:val="00E22304"/>
    <w:rsid w:val="00E235B6"/>
    <w:rsid w:val="00E25F1D"/>
    <w:rsid w:val="00E31764"/>
    <w:rsid w:val="00E318FC"/>
    <w:rsid w:val="00E32380"/>
    <w:rsid w:val="00E35AAB"/>
    <w:rsid w:val="00E378DF"/>
    <w:rsid w:val="00E44AA9"/>
    <w:rsid w:val="00E46F8A"/>
    <w:rsid w:val="00E475B2"/>
    <w:rsid w:val="00E51377"/>
    <w:rsid w:val="00E513EB"/>
    <w:rsid w:val="00E514FA"/>
    <w:rsid w:val="00E53AF1"/>
    <w:rsid w:val="00E54357"/>
    <w:rsid w:val="00E55716"/>
    <w:rsid w:val="00E61632"/>
    <w:rsid w:val="00E61641"/>
    <w:rsid w:val="00E62700"/>
    <w:rsid w:val="00E6310A"/>
    <w:rsid w:val="00E64571"/>
    <w:rsid w:val="00E6520B"/>
    <w:rsid w:val="00E65767"/>
    <w:rsid w:val="00E703DB"/>
    <w:rsid w:val="00E71A5A"/>
    <w:rsid w:val="00E736EB"/>
    <w:rsid w:val="00E739C3"/>
    <w:rsid w:val="00E74B46"/>
    <w:rsid w:val="00E7522A"/>
    <w:rsid w:val="00E7621C"/>
    <w:rsid w:val="00E7717B"/>
    <w:rsid w:val="00E8405C"/>
    <w:rsid w:val="00E8444C"/>
    <w:rsid w:val="00E87F0B"/>
    <w:rsid w:val="00E92B43"/>
    <w:rsid w:val="00EA2769"/>
    <w:rsid w:val="00EA2825"/>
    <w:rsid w:val="00EA417C"/>
    <w:rsid w:val="00EA48A5"/>
    <w:rsid w:val="00EA67B0"/>
    <w:rsid w:val="00EA6E70"/>
    <w:rsid w:val="00EA7C81"/>
    <w:rsid w:val="00EB07D5"/>
    <w:rsid w:val="00EB1B51"/>
    <w:rsid w:val="00EB381E"/>
    <w:rsid w:val="00EB3F80"/>
    <w:rsid w:val="00EB7EEC"/>
    <w:rsid w:val="00EC24ED"/>
    <w:rsid w:val="00EC29D9"/>
    <w:rsid w:val="00EC3531"/>
    <w:rsid w:val="00EC5833"/>
    <w:rsid w:val="00EC5ABA"/>
    <w:rsid w:val="00EC621B"/>
    <w:rsid w:val="00ED1DF4"/>
    <w:rsid w:val="00ED2BEF"/>
    <w:rsid w:val="00ED2F6B"/>
    <w:rsid w:val="00ED3C7E"/>
    <w:rsid w:val="00EE0AA9"/>
    <w:rsid w:val="00EE1E87"/>
    <w:rsid w:val="00EE316B"/>
    <w:rsid w:val="00EE3457"/>
    <w:rsid w:val="00EE3644"/>
    <w:rsid w:val="00EE3840"/>
    <w:rsid w:val="00EE4CBF"/>
    <w:rsid w:val="00EE50D6"/>
    <w:rsid w:val="00EF0F96"/>
    <w:rsid w:val="00EF2ABF"/>
    <w:rsid w:val="00F01C94"/>
    <w:rsid w:val="00F04711"/>
    <w:rsid w:val="00F066C0"/>
    <w:rsid w:val="00F07477"/>
    <w:rsid w:val="00F10E1C"/>
    <w:rsid w:val="00F116C6"/>
    <w:rsid w:val="00F1175E"/>
    <w:rsid w:val="00F125F7"/>
    <w:rsid w:val="00F163CD"/>
    <w:rsid w:val="00F16C5C"/>
    <w:rsid w:val="00F17CC9"/>
    <w:rsid w:val="00F20C34"/>
    <w:rsid w:val="00F2101A"/>
    <w:rsid w:val="00F2108B"/>
    <w:rsid w:val="00F21CB6"/>
    <w:rsid w:val="00F235EB"/>
    <w:rsid w:val="00F23FE5"/>
    <w:rsid w:val="00F247DD"/>
    <w:rsid w:val="00F24B73"/>
    <w:rsid w:val="00F25788"/>
    <w:rsid w:val="00F25AAB"/>
    <w:rsid w:val="00F2668E"/>
    <w:rsid w:val="00F268DE"/>
    <w:rsid w:val="00F3071A"/>
    <w:rsid w:val="00F30829"/>
    <w:rsid w:val="00F34FDC"/>
    <w:rsid w:val="00F35373"/>
    <w:rsid w:val="00F37340"/>
    <w:rsid w:val="00F421CD"/>
    <w:rsid w:val="00F4236F"/>
    <w:rsid w:val="00F4391E"/>
    <w:rsid w:val="00F4419E"/>
    <w:rsid w:val="00F45238"/>
    <w:rsid w:val="00F469F8"/>
    <w:rsid w:val="00F50300"/>
    <w:rsid w:val="00F52772"/>
    <w:rsid w:val="00F530E9"/>
    <w:rsid w:val="00F56594"/>
    <w:rsid w:val="00F571F0"/>
    <w:rsid w:val="00F60755"/>
    <w:rsid w:val="00F6146F"/>
    <w:rsid w:val="00F6161A"/>
    <w:rsid w:val="00F62F51"/>
    <w:rsid w:val="00F643FD"/>
    <w:rsid w:val="00F65D36"/>
    <w:rsid w:val="00F66420"/>
    <w:rsid w:val="00F66425"/>
    <w:rsid w:val="00F6687C"/>
    <w:rsid w:val="00F71BA9"/>
    <w:rsid w:val="00F71D4D"/>
    <w:rsid w:val="00F74633"/>
    <w:rsid w:val="00F75329"/>
    <w:rsid w:val="00F821D1"/>
    <w:rsid w:val="00F8260C"/>
    <w:rsid w:val="00F8331F"/>
    <w:rsid w:val="00F8335E"/>
    <w:rsid w:val="00F84F21"/>
    <w:rsid w:val="00F86778"/>
    <w:rsid w:val="00F868D1"/>
    <w:rsid w:val="00F86CB3"/>
    <w:rsid w:val="00F92E58"/>
    <w:rsid w:val="00F93569"/>
    <w:rsid w:val="00F93EB5"/>
    <w:rsid w:val="00F9456A"/>
    <w:rsid w:val="00F96E37"/>
    <w:rsid w:val="00FA11B3"/>
    <w:rsid w:val="00FA314E"/>
    <w:rsid w:val="00FA592C"/>
    <w:rsid w:val="00FA5F99"/>
    <w:rsid w:val="00FA5F9B"/>
    <w:rsid w:val="00FA658E"/>
    <w:rsid w:val="00FA6A55"/>
    <w:rsid w:val="00FB08F7"/>
    <w:rsid w:val="00FB1745"/>
    <w:rsid w:val="00FB3257"/>
    <w:rsid w:val="00FC1DB8"/>
    <w:rsid w:val="00FC7ABF"/>
    <w:rsid w:val="00FD1A72"/>
    <w:rsid w:val="00FD29BC"/>
    <w:rsid w:val="00FD3207"/>
    <w:rsid w:val="00FD5251"/>
    <w:rsid w:val="00FD59FD"/>
    <w:rsid w:val="00FD613C"/>
    <w:rsid w:val="00FD7694"/>
    <w:rsid w:val="00FD7BC3"/>
    <w:rsid w:val="00FE16C9"/>
    <w:rsid w:val="00FE35AB"/>
    <w:rsid w:val="00FE6925"/>
    <w:rsid w:val="00FF284A"/>
    <w:rsid w:val="00FF2B1E"/>
    <w:rsid w:val="00FF331D"/>
    <w:rsid w:val="00FF37CE"/>
    <w:rsid w:val="00FF3F84"/>
    <w:rsid w:val="00FF4753"/>
    <w:rsid w:val="00FF48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5004"/>
  <w15:docId w15:val="{2EC1FE47-94DD-491C-A69F-94C58A2A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lang w:val="sk-SK"/>
    </w:rPr>
  </w:style>
  <w:style w:type="paragraph" w:styleId="Nadpis1">
    <w:name w:val="heading 1"/>
    <w:basedOn w:val="Normlny"/>
    <w:next w:val="Normlny"/>
    <w:link w:val="Nadpis1Char"/>
    <w:uiPriority w:val="9"/>
    <w:qFormat/>
    <w:rsid w:val="00E6576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Nadpis2">
    <w:name w:val="heading 2"/>
    <w:basedOn w:val="Normlny"/>
    <w:next w:val="Normlny"/>
    <w:link w:val="Nadpis2Char"/>
    <w:uiPriority w:val="9"/>
    <w:semiHidden/>
    <w:unhideWhenUsed/>
    <w:qFormat/>
    <w:rsid w:val="00DC4CE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link w:val="Nadpis3Char"/>
    <w:uiPriority w:val="9"/>
    <w:qFormat/>
    <w:rsid w:val="000C6A2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qFormat/>
    <w:rsid w:val="00674556"/>
    <w:pPr>
      <w:ind w:left="720"/>
      <w:contextualSpacing/>
    </w:pPr>
  </w:style>
  <w:style w:type="character" w:styleId="Vrazn">
    <w:name w:val="Strong"/>
    <w:basedOn w:val="Predvolenpsmoodseku"/>
    <w:uiPriority w:val="22"/>
    <w:qFormat/>
    <w:rsid w:val="00C1225F"/>
    <w:rPr>
      <w:b/>
      <w:bCs/>
    </w:rPr>
  </w:style>
  <w:style w:type="character" w:customStyle="1" w:styleId="Nadpis3Char">
    <w:name w:val="Nadpis 3 Char"/>
    <w:basedOn w:val="Predvolenpsmoodseku"/>
    <w:link w:val="Nadpis3"/>
    <w:uiPriority w:val="9"/>
    <w:rsid w:val="000C6A25"/>
    <w:rPr>
      <w:rFonts w:ascii="Times New Roman" w:eastAsia="Times New Roman" w:hAnsi="Times New Roman" w:cs="Times New Roman"/>
      <w:b/>
      <w:bCs/>
      <w:sz w:val="27"/>
      <w:szCs w:val="27"/>
      <w:lang w:eastAsia="en-GB"/>
    </w:rPr>
  </w:style>
  <w:style w:type="paragraph" w:styleId="Normlnywebov">
    <w:name w:val="Normal (Web)"/>
    <w:basedOn w:val="Normlny"/>
    <w:uiPriority w:val="99"/>
    <w:semiHidden/>
    <w:unhideWhenUsed/>
    <w:rsid w:val="001949B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4726928349329956603msolistparagraph">
    <w:name w:val="m_-4726928349329956603msolistparagraph"/>
    <w:basedOn w:val="Normlny"/>
    <w:rsid w:val="004F404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extbubliny">
    <w:name w:val="Balloon Text"/>
    <w:basedOn w:val="Normlny"/>
    <w:link w:val="TextbublinyChar"/>
    <w:uiPriority w:val="99"/>
    <w:semiHidden/>
    <w:unhideWhenUsed/>
    <w:rsid w:val="00644138"/>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644138"/>
    <w:rPr>
      <w:rFonts w:ascii="Tahoma" w:hAnsi="Tahoma" w:cs="Tahoma"/>
      <w:sz w:val="16"/>
      <w:szCs w:val="16"/>
    </w:rPr>
  </w:style>
  <w:style w:type="character" w:styleId="Zvraznenie">
    <w:name w:val="Emphasis"/>
    <w:basedOn w:val="Predvolenpsmoodseku"/>
    <w:uiPriority w:val="20"/>
    <w:qFormat/>
    <w:rsid w:val="008F3CE3"/>
    <w:rPr>
      <w:i/>
      <w:iCs/>
    </w:rPr>
  </w:style>
  <w:style w:type="character" w:customStyle="1" w:styleId="Nadpis2Char">
    <w:name w:val="Nadpis 2 Char"/>
    <w:basedOn w:val="Predvolenpsmoodseku"/>
    <w:link w:val="Nadpis2"/>
    <w:uiPriority w:val="9"/>
    <w:semiHidden/>
    <w:rsid w:val="00DC4CED"/>
    <w:rPr>
      <w:rFonts w:asciiTheme="majorHAnsi" w:eastAsiaTheme="majorEastAsia" w:hAnsiTheme="majorHAnsi" w:cstheme="majorBidi"/>
      <w:b/>
      <w:bCs/>
      <w:color w:val="4F81BD" w:themeColor="accent1"/>
      <w:sz w:val="26"/>
      <w:szCs w:val="26"/>
    </w:rPr>
  </w:style>
  <w:style w:type="character" w:customStyle="1" w:styleId="grkhzd">
    <w:name w:val="grkhzd"/>
    <w:basedOn w:val="Predvolenpsmoodseku"/>
    <w:rsid w:val="003C2056"/>
  </w:style>
  <w:style w:type="character" w:customStyle="1" w:styleId="eq0j8">
    <w:name w:val="eq0j8"/>
    <w:basedOn w:val="Predvolenpsmoodseku"/>
    <w:rsid w:val="003C2056"/>
  </w:style>
  <w:style w:type="character" w:styleId="Hypertextovprepojenie">
    <w:name w:val="Hyperlink"/>
    <w:basedOn w:val="Predvolenpsmoodseku"/>
    <w:uiPriority w:val="99"/>
    <w:unhideWhenUsed/>
    <w:rsid w:val="002D1537"/>
    <w:rPr>
      <w:color w:val="0000FF" w:themeColor="hyperlink"/>
      <w:u w:val="single"/>
    </w:rPr>
  </w:style>
  <w:style w:type="character" w:customStyle="1" w:styleId="Nadpis1Char">
    <w:name w:val="Nadpis 1 Char"/>
    <w:basedOn w:val="Predvolenpsmoodseku"/>
    <w:link w:val="Nadpis1"/>
    <w:uiPriority w:val="9"/>
    <w:rsid w:val="00E65767"/>
    <w:rPr>
      <w:rFonts w:asciiTheme="majorHAnsi" w:eastAsiaTheme="majorEastAsia" w:hAnsiTheme="majorHAnsi" w:cstheme="majorBidi"/>
      <w:color w:val="365F91" w:themeColor="accent1" w:themeShade="BF"/>
      <w:sz w:val="32"/>
      <w:szCs w:val="32"/>
    </w:rPr>
  </w:style>
  <w:style w:type="character" w:styleId="Odkaznakomentr">
    <w:name w:val="annotation reference"/>
    <w:basedOn w:val="Predvolenpsmoodseku"/>
    <w:uiPriority w:val="99"/>
    <w:semiHidden/>
    <w:unhideWhenUsed/>
    <w:rsid w:val="00CF19DF"/>
    <w:rPr>
      <w:sz w:val="16"/>
      <w:szCs w:val="16"/>
    </w:rPr>
  </w:style>
  <w:style w:type="paragraph" w:styleId="Textkomentra">
    <w:name w:val="annotation text"/>
    <w:basedOn w:val="Normlny"/>
    <w:link w:val="TextkomentraChar"/>
    <w:uiPriority w:val="99"/>
    <w:semiHidden/>
    <w:unhideWhenUsed/>
    <w:rsid w:val="00CF19DF"/>
    <w:pPr>
      <w:spacing w:line="240" w:lineRule="auto"/>
    </w:pPr>
    <w:rPr>
      <w:sz w:val="20"/>
      <w:szCs w:val="20"/>
    </w:rPr>
  </w:style>
  <w:style w:type="character" w:customStyle="1" w:styleId="TextkomentraChar">
    <w:name w:val="Text komentára Char"/>
    <w:basedOn w:val="Predvolenpsmoodseku"/>
    <w:link w:val="Textkomentra"/>
    <w:uiPriority w:val="99"/>
    <w:semiHidden/>
    <w:rsid w:val="00CF19DF"/>
    <w:rPr>
      <w:sz w:val="20"/>
      <w:szCs w:val="20"/>
    </w:rPr>
  </w:style>
  <w:style w:type="paragraph" w:styleId="Predmetkomentra">
    <w:name w:val="annotation subject"/>
    <w:basedOn w:val="Textkomentra"/>
    <w:next w:val="Textkomentra"/>
    <w:link w:val="PredmetkomentraChar"/>
    <w:uiPriority w:val="99"/>
    <w:semiHidden/>
    <w:unhideWhenUsed/>
    <w:rsid w:val="00CF19DF"/>
    <w:rPr>
      <w:b/>
      <w:bCs/>
    </w:rPr>
  </w:style>
  <w:style w:type="character" w:customStyle="1" w:styleId="PredmetkomentraChar">
    <w:name w:val="Predmet komentára Char"/>
    <w:basedOn w:val="TextkomentraChar"/>
    <w:link w:val="Predmetkomentra"/>
    <w:uiPriority w:val="99"/>
    <w:semiHidden/>
    <w:rsid w:val="00CF19DF"/>
    <w:rPr>
      <w:b/>
      <w:bCs/>
      <w:sz w:val="20"/>
      <w:szCs w:val="20"/>
    </w:rPr>
  </w:style>
  <w:style w:type="paragraph" w:styleId="Revzia">
    <w:name w:val="Revision"/>
    <w:hidden/>
    <w:uiPriority w:val="99"/>
    <w:semiHidden/>
    <w:rsid w:val="00466AA6"/>
    <w:pPr>
      <w:spacing w:after="0" w:line="240" w:lineRule="auto"/>
    </w:pPr>
    <w:rPr>
      <w:lang w:val="sk-S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3994">
      <w:bodyDiv w:val="1"/>
      <w:marLeft w:val="0"/>
      <w:marRight w:val="0"/>
      <w:marTop w:val="0"/>
      <w:marBottom w:val="0"/>
      <w:divBdr>
        <w:top w:val="none" w:sz="0" w:space="0" w:color="auto"/>
        <w:left w:val="none" w:sz="0" w:space="0" w:color="auto"/>
        <w:bottom w:val="none" w:sz="0" w:space="0" w:color="auto"/>
        <w:right w:val="none" w:sz="0" w:space="0" w:color="auto"/>
      </w:divBdr>
    </w:div>
    <w:div w:id="326977454">
      <w:bodyDiv w:val="1"/>
      <w:marLeft w:val="0"/>
      <w:marRight w:val="0"/>
      <w:marTop w:val="0"/>
      <w:marBottom w:val="0"/>
      <w:divBdr>
        <w:top w:val="none" w:sz="0" w:space="0" w:color="auto"/>
        <w:left w:val="none" w:sz="0" w:space="0" w:color="auto"/>
        <w:bottom w:val="none" w:sz="0" w:space="0" w:color="auto"/>
        <w:right w:val="none" w:sz="0" w:space="0" w:color="auto"/>
      </w:divBdr>
      <w:divsChild>
        <w:div w:id="81340399">
          <w:marLeft w:val="0"/>
          <w:marRight w:val="0"/>
          <w:marTop w:val="120"/>
          <w:marBottom w:val="0"/>
          <w:divBdr>
            <w:top w:val="none" w:sz="0" w:space="0" w:color="auto"/>
            <w:left w:val="none" w:sz="0" w:space="0" w:color="auto"/>
            <w:bottom w:val="none" w:sz="0" w:space="0" w:color="auto"/>
            <w:right w:val="none" w:sz="0" w:space="0" w:color="auto"/>
          </w:divBdr>
          <w:divsChild>
            <w:div w:id="379407502">
              <w:marLeft w:val="0"/>
              <w:marRight w:val="0"/>
              <w:marTop w:val="0"/>
              <w:marBottom w:val="0"/>
              <w:divBdr>
                <w:top w:val="none" w:sz="0" w:space="0" w:color="auto"/>
                <w:left w:val="none" w:sz="0" w:space="0" w:color="auto"/>
                <w:bottom w:val="none" w:sz="0" w:space="0" w:color="auto"/>
                <w:right w:val="none" w:sz="0" w:space="0" w:color="auto"/>
              </w:divBdr>
            </w:div>
          </w:divsChild>
        </w:div>
        <w:div w:id="364642541">
          <w:marLeft w:val="0"/>
          <w:marRight w:val="0"/>
          <w:marTop w:val="120"/>
          <w:marBottom w:val="0"/>
          <w:divBdr>
            <w:top w:val="none" w:sz="0" w:space="0" w:color="auto"/>
            <w:left w:val="none" w:sz="0" w:space="0" w:color="auto"/>
            <w:bottom w:val="none" w:sz="0" w:space="0" w:color="auto"/>
            <w:right w:val="none" w:sz="0" w:space="0" w:color="auto"/>
          </w:divBdr>
          <w:divsChild>
            <w:div w:id="2072458694">
              <w:marLeft w:val="0"/>
              <w:marRight w:val="0"/>
              <w:marTop w:val="0"/>
              <w:marBottom w:val="0"/>
              <w:divBdr>
                <w:top w:val="none" w:sz="0" w:space="0" w:color="auto"/>
                <w:left w:val="none" w:sz="0" w:space="0" w:color="auto"/>
                <w:bottom w:val="none" w:sz="0" w:space="0" w:color="auto"/>
                <w:right w:val="none" w:sz="0" w:space="0" w:color="auto"/>
              </w:divBdr>
            </w:div>
          </w:divsChild>
        </w:div>
        <w:div w:id="1073508827">
          <w:marLeft w:val="0"/>
          <w:marRight w:val="0"/>
          <w:marTop w:val="120"/>
          <w:marBottom w:val="0"/>
          <w:divBdr>
            <w:top w:val="none" w:sz="0" w:space="0" w:color="auto"/>
            <w:left w:val="none" w:sz="0" w:space="0" w:color="auto"/>
            <w:bottom w:val="none" w:sz="0" w:space="0" w:color="auto"/>
            <w:right w:val="none" w:sz="0" w:space="0" w:color="auto"/>
          </w:divBdr>
          <w:divsChild>
            <w:div w:id="184831947">
              <w:marLeft w:val="0"/>
              <w:marRight w:val="0"/>
              <w:marTop w:val="0"/>
              <w:marBottom w:val="0"/>
              <w:divBdr>
                <w:top w:val="none" w:sz="0" w:space="0" w:color="auto"/>
                <w:left w:val="none" w:sz="0" w:space="0" w:color="auto"/>
                <w:bottom w:val="none" w:sz="0" w:space="0" w:color="auto"/>
                <w:right w:val="none" w:sz="0" w:space="0" w:color="auto"/>
              </w:divBdr>
            </w:div>
            <w:div w:id="784235770">
              <w:marLeft w:val="0"/>
              <w:marRight w:val="0"/>
              <w:marTop w:val="0"/>
              <w:marBottom w:val="0"/>
              <w:divBdr>
                <w:top w:val="none" w:sz="0" w:space="0" w:color="auto"/>
                <w:left w:val="none" w:sz="0" w:space="0" w:color="auto"/>
                <w:bottom w:val="none" w:sz="0" w:space="0" w:color="auto"/>
                <w:right w:val="none" w:sz="0" w:space="0" w:color="auto"/>
              </w:divBdr>
            </w:div>
          </w:divsChild>
        </w:div>
        <w:div w:id="1403068298">
          <w:marLeft w:val="0"/>
          <w:marRight w:val="0"/>
          <w:marTop w:val="120"/>
          <w:marBottom w:val="0"/>
          <w:divBdr>
            <w:top w:val="none" w:sz="0" w:space="0" w:color="auto"/>
            <w:left w:val="none" w:sz="0" w:space="0" w:color="auto"/>
            <w:bottom w:val="none" w:sz="0" w:space="0" w:color="auto"/>
            <w:right w:val="none" w:sz="0" w:space="0" w:color="auto"/>
          </w:divBdr>
          <w:divsChild>
            <w:div w:id="2088383474">
              <w:marLeft w:val="0"/>
              <w:marRight w:val="0"/>
              <w:marTop w:val="0"/>
              <w:marBottom w:val="0"/>
              <w:divBdr>
                <w:top w:val="none" w:sz="0" w:space="0" w:color="auto"/>
                <w:left w:val="none" w:sz="0" w:space="0" w:color="auto"/>
                <w:bottom w:val="none" w:sz="0" w:space="0" w:color="auto"/>
                <w:right w:val="none" w:sz="0" w:space="0" w:color="auto"/>
              </w:divBdr>
            </w:div>
          </w:divsChild>
        </w:div>
        <w:div w:id="1698920920">
          <w:marLeft w:val="0"/>
          <w:marRight w:val="0"/>
          <w:marTop w:val="120"/>
          <w:marBottom w:val="0"/>
          <w:divBdr>
            <w:top w:val="none" w:sz="0" w:space="0" w:color="auto"/>
            <w:left w:val="none" w:sz="0" w:space="0" w:color="auto"/>
            <w:bottom w:val="none" w:sz="0" w:space="0" w:color="auto"/>
            <w:right w:val="none" w:sz="0" w:space="0" w:color="auto"/>
          </w:divBdr>
          <w:divsChild>
            <w:div w:id="345060041">
              <w:marLeft w:val="0"/>
              <w:marRight w:val="0"/>
              <w:marTop w:val="0"/>
              <w:marBottom w:val="0"/>
              <w:divBdr>
                <w:top w:val="none" w:sz="0" w:space="0" w:color="auto"/>
                <w:left w:val="none" w:sz="0" w:space="0" w:color="auto"/>
                <w:bottom w:val="none" w:sz="0" w:space="0" w:color="auto"/>
                <w:right w:val="none" w:sz="0" w:space="0" w:color="auto"/>
              </w:divBdr>
            </w:div>
          </w:divsChild>
        </w:div>
        <w:div w:id="2092192728">
          <w:marLeft w:val="0"/>
          <w:marRight w:val="0"/>
          <w:marTop w:val="0"/>
          <w:marBottom w:val="0"/>
          <w:divBdr>
            <w:top w:val="none" w:sz="0" w:space="0" w:color="auto"/>
            <w:left w:val="none" w:sz="0" w:space="0" w:color="auto"/>
            <w:bottom w:val="none" w:sz="0" w:space="0" w:color="auto"/>
            <w:right w:val="none" w:sz="0" w:space="0" w:color="auto"/>
          </w:divBdr>
        </w:div>
      </w:divsChild>
    </w:div>
    <w:div w:id="336813238">
      <w:bodyDiv w:val="1"/>
      <w:marLeft w:val="0"/>
      <w:marRight w:val="0"/>
      <w:marTop w:val="0"/>
      <w:marBottom w:val="0"/>
      <w:divBdr>
        <w:top w:val="none" w:sz="0" w:space="0" w:color="auto"/>
        <w:left w:val="none" w:sz="0" w:space="0" w:color="auto"/>
        <w:bottom w:val="none" w:sz="0" w:space="0" w:color="auto"/>
        <w:right w:val="none" w:sz="0" w:space="0" w:color="auto"/>
      </w:divBdr>
    </w:div>
    <w:div w:id="371616318">
      <w:bodyDiv w:val="1"/>
      <w:marLeft w:val="0"/>
      <w:marRight w:val="0"/>
      <w:marTop w:val="0"/>
      <w:marBottom w:val="0"/>
      <w:divBdr>
        <w:top w:val="none" w:sz="0" w:space="0" w:color="auto"/>
        <w:left w:val="none" w:sz="0" w:space="0" w:color="auto"/>
        <w:bottom w:val="none" w:sz="0" w:space="0" w:color="auto"/>
        <w:right w:val="none" w:sz="0" w:space="0" w:color="auto"/>
      </w:divBdr>
    </w:div>
    <w:div w:id="626132039">
      <w:bodyDiv w:val="1"/>
      <w:marLeft w:val="0"/>
      <w:marRight w:val="0"/>
      <w:marTop w:val="0"/>
      <w:marBottom w:val="0"/>
      <w:divBdr>
        <w:top w:val="none" w:sz="0" w:space="0" w:color="auto"/>
        <w:left w:val="none" w:sz="0" w:space="0" w:color="auto"/>
        <w:bottom w:val="none" w:sz="0" w:space="0" w:color="auto"/>
        <w:right w:val="none" w:sz="0" w:space="0" w:color="auto"/>
      </w:divBdr>
    </w:div>
    <w:div w:id="685523129">
      <w:bodyDiv w:val="1"/>
      <w:marLeft w:val="0"/>
      <w:marRight w:val="0"/>
      <w:marTop w:val="0"/>
      <w:marBottom w:val="0"/>
      <w:divBdr>
        <w:top w:val="none" w:sz="0" w:space="0" w:color="auto"/>
        <w:left w:val="none" w:sz="0" w:space="0" w:color="auto"/>
        <w:bottom w:val="none" w:sz="0" w:space="0" w:color="auto"/>
        <w:right w:val="none" w:sz="0" w:space="0" w:color="auto"/>
      </w:divBdr>
    </w:div>
    <w:div w:id="875895897">
      <w:bodyDiv w:val="1"/>
      <w:marLeft w:val="0"/>
      <w:marRight w:val="0"/>
      <w:marTop w:val="0"/>
      <w:marBottom w:val="0"/>
      <w:divBdr>
        <w:top w:val="none" w:sz="0" w:space="0" w:color="auto"/>
        <w:left w:val="none" w:sz="0" w:space="0" w:color="auto"/>
        <w:bottom w:val="none" w:sz="0" w:space="0" w:color="auto"/>
        <w:right w:val="none" w:sz="0" w:space="0" w:color="auto"/>
      </w:divBdr>
    </w:div>
    <w:div w:id="1057514085">
      <w:bodyDiv w:val="1"/>
      <w:marLeft w:val="0"/>
      <w:marRight w:val="0"/>
      <w:marTop w:val="0"/>
      <w:marBottom w:val="0"/>
      <w:divBdr>
        <w:top w:val="none" w:sz="0" w:space="0" w:color="auto"/>
        <w:left w:val="none" w:sz="0" w:space="0" w:color="auto"/>
        <w:bottom w:val="none" w:sz="0" w:space="0" w:color="auto"/>
        <w:right w:val="none" w:sz="0" w:space="0" w:color="auto"/>
      </w:divBdr>
      <w:divsChild>
        <w:div w:id="564730006">
          <w:marLeft w:val="0"/>
          <w:marRight w:val="0"/>
          <w:marTop w:val="120"/>
          <w:marBottom w:val="0"/>
          <w:divBdr>
            <w:top w:val="none" w:sz="0" w:space="0" w:color="auto"/>
            <w:left w:val="none" w:sz="0" w:space="0" w:color="auto"/>
            <w:bottom w:val="none" w:sz="0" w:space="0" w:color="auto"/>
            <w:right w:val="none" w:sz="0" w:space="0" w:color="auto"/>
          </w:divBdr>
          <w:divsChild>
            <w:div w:id="1855654960">
              <w:marLeft w:val="0"/>
              <w:marRight w:val="0"/>
              <w:marTop w:val="0"/>
              <w:marBottom w:val="0"/>
              <w:divBdr>
                <w:top w:val="none" w:sz="0" w:space="0" w:color="auto"/>
                <w:left w:val="none" w:sz="0" w:space="0" w:color="auto"/>
                <w:bottom w:val="none" w:sz="0" w:space="0" w:color="auto"/>
                <w:right w:val="none" w:sz="0" w:space="0" w:color="auto"/>
              </w:divBdr>
            </w:div>
          </w:divsChild>
        </w:div>
        <w:div w:id="671102941">
          <w:marLeft w:val="0"/>
          <w:marRight w:val="0"/>
          <w:marTop w:val="120"/>
          <w:marBottom w:val="0"/>
          <w:divBdr>
            <w:top w:val="none" w:sz="0" w:space="0" w:color="auto"/>
            <w:left w:val="none" w:sz="0" w:space="0" w:color="auto"/>
            <w:bottom w:val="none" w:sz="0" w:space="0" w:color="auto"/>
            <w:right w:val="none" w:sz="0" w:space="0" w:color="auto"/>
          </w:divBdr>
          <w:divsChild>
            <w:div w:id="744693046">
              <w:marLeft w:val="0"/>
              <w:marRight w:val="0"/>
              <w:marTop w:val="0"/>
              <w:marBottom w:val="0"/>
              <w:divBdr>
                <w:top w:val="none" w:sz="0" w:space="0" w:color="auto"/>
                <w:left w:val="none" w:sz="0" w:space="0" w:color="auto"/>
                <w:bottom w:val="none" w:sz="0" w:space="0" w:color="auto"/>
                <w:right w:val="none" w:sz="0" w:space="0" w:color="auto"/>
              </w:divBdr>
            </w:div>
          </w:divsChild>
        </w:div>
        <w:div w:id="1224294869">
          <w:marLeft w:val="0"/>
          <w:marRight w:val="0"/>
          <w:marTop w:val="120"/>
          <w:marBottom w:val="0"/>
          <w:divBdr>
            <w:top w:val="none" w:sz="0" w:space="0" w:color="auto"/>
            <w:left w:val="none" w:sz="0" w:space="0" w:color="auto"/>
            <w:bottom w:val="none" w:sz="0" w:space="0" w:color="auto"/>
            <w:right w:val="none" w:sz="0" w:space="0" w:color="auto"/>
          </w:divBdr>
          <w:divsChild>
            <w:div w:id="1100754582">
              <w:marLeft w:val="0"/>
              <w:marRight w:val="0"/>
              <w:marTop w:val="0"/>
              <w:marBottom w:val="0"/>
              <w:divBdr>
                <w:top w:val="none" w:sz="0" w:space="0" w:color="auto"/>
                <w:left w:val="none" w:sz="0" w:space="0" w:color="auto"/>
                <w:bottom w:val="none" w:sz="0" w:space="0" w:color="auto"/>
                <w:right w:val="none" w:sz="0" w:space="0" w:color="auto"/>
              </w:divBdr>
            </w:div>
          </w:divsChild>
        </w:div>
        <w:div w:id="1341741712">
          <w:marLeft w:val="0"/>
          <w:marRight w:val="0"/>
          <w:marTop w:val="120"/>
          <w:marBottom w:val="0"/>
          <w:divBdr>
            <w:top w:val="none" w:sz="0" w:space="0" w:color="auto"/>
            <w:left w:val="none" w:sz="0" w:space="0" w:color="auto"/>
            <w:bottom w:val="none" w:sz="0" w:space="0" w:color="auto"/>
            <w:right w:val="none" w:sz="0" w:space="0" w:color="auto"/>
          </w:divBdr>
          <w:divsChild>
            <w:div w:id="104154326">
              <w:marLeft w:val="0"/>
              <w:marRight w:val="0"/>
              <w:marTop w:val="0"/>
              <w:marBottom w:val="0"/>
              <w:divBdr>
                <w:top w:val="none" w:sz="0" w:space="0" w:color="auto"/>
                <w:left w:val="none" w:sz="0" w:space="0" w:color="auto"/>
                <w:bottom w:val="none" w:sz="0" w:space="0" w:color="auto"/>
                <w:right w:val="none" w:sz="0" w:space="0" w:color="auto"/>
              </w:divBdr>
            </w:div>
            <w:div w:id="415253151">
              <w:marLeft w:val="0"/>
              <w:marRight w:val="0"/>
              <w:marTop w:val="0"/>
              <w:marBottom w:val="0"/>
              <w:divBdr>
                <w:top w:val="none" w:sz="0" w:space="0" w:color="auto"/>
                <w:left w:val="none" w:sz="0" w:space="0" w:color="auto"/>
                <w:bottom w:val="none" w:sz="0" w:space="0" w:color="auto"/>
                <w:right w:val="none" w:sz="0" w:space="0" w:color="auto"/>
              </w:divBdr>
            </w:div>
            <w:div w:id="596787716">
              <w:marLeft w:val="0"/>
              <w:marRight w:val="0"/>
              <w:marTop w:val="0"/>
              <w:marBottom w:val="0"/>
              <w:divBdr>
                <w:top w:val="none" w:sz="0" w:space="0" w:color="auto"/>
                <w:left w:val="none" w:sz="0" w:space="0" w:color="auto"/>
                <w:bottom w:val="none" w:sz="0" w:space="0" w:color="auto"/>
                <w:right w:val="none" w:sz="0" w:space="0" w:color="auto"/>
              </w:divBdr>
            </w:div>
            <w:div w:id="885220629">
              <w:marLeft w:val="0"/>
              <w:marRight w:val="0"/>
              <w:marTop w:val="0"/>
              <w:marBottom w:val="0"/>
              <w:divBdr>
                <w:top w:val="none" w:sz="0" w:space="0" w:color="auto"/>
                <w:left w:val="none" w:sz="0" w:space="0" w:color="auto"/>
                <w:bottom w:val="none" w:sz="0" w:space="0" w:color="auto"/>
                <w:right w:val="none" w:sz="0" w:space="0" w:color="auto"/>
              </w:divBdr>
            </w:div>
            <w:div w:id="1484660268">
              <w:marLeft w:val="0"/>
              <w:marRight w:val="0"/>
              <w:marTop w:val="0"/>
              <w:marBottom w:val="0"/>
              <w:divBdr>
                <w:top w:val="none" w:sz="0" w:space="0" w:color="auto"/>
                <w:left w:val="none" w:sz="0" w:space="0" w:color="auto"/>
                <w:bottom w:val="none" w:sz="0" w:space="0" w:color="auto"/>
                <w:right w:val="none" w:sz="0" w:space="0" w:color="auto"/>
              </w:divBdr>
            </w:div>
            <w:div w:id="1486507839">
              <w:marLeft w:val="0"/>
              <w:marRight w:val="0"/>
              <w:marTop w:val="0"/>
              <w:marBottom w:val="0"/>
              <w:divBdr>
                <w:top w:val="none" w:sz="0" w:space="0" w:color="auto"/>
                <w:left w:val="none" w:sz="0" w:space="0" w:color="auto"/>
                <w:bottom w:val="none" w:sz="0" w:space="0" w:color="auto"/>
                <w:right w:val="none" w:sz="0" w:space="0" w:color="auto"/>
              </w:divBdr>
            </w:div>
            <w:div w:id="174490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8823">
      <w:bodyDiv w:val="1"/>
      <w:marLeft w:val="0"/>
      <w:marRight w:val="0"/>
      <w:marTop w:val="0"/>
      <w:marBottom w:val="0"/>
      <w:divBdr>
        <w:top w:val="none" w:sz="0" w:space="0" w:color="auto"/>
        <w:left w:val="none" w:sz="0" w:space="0" w:color="auto"/>
        <w:bottom w:val="none" w:sz="0" w:space="0" w:color="auto"/>
        <w:right w:val="none" w:sz="0" w:space="0" w:color="auto"/>
      </w:divBdr>
      <w:divsChild>
        <w:div w:id="81994967">
          <w:marLeft w:val="0"/>
          <w:marRight w:val="0"/>
          <w:marTop w:val="0"/>
          <w:marBottom w:val="0"/>
          <w:divBdr>
            <w:top w:val="none" w:sz="0" w:space="0" w:color="auto"/>
            <w:left w:val="none" w:sz="0" w:space="0" w:color="auto"/>
            <w:bottom w:val="none" w:sz="0" w:space="0" w:color="auto"/>
            <w:right w:val="none" w:sz="0" w:space="0" w:color="auto"/>
          </w:divBdr>
        </w:div>
        <w:div w:id="190383020">
          <w:marLeft w:val="0"/>
          <w:marRight w:val="0"/>
          <w:marTop w:val="0"/>
          <w:marBottom w:val="0"/>
          <w:divBdr>
            <w:top w:val="none" w:sz="0" w:space="0" w:color="auto"/>
            <w:left w:val="none" w:sz="0" w:space="0" w:color="auto"/>
            <w:bottom w:val="none" w:sz="0" w:space="0" w:color="auto"/>
            <w:right w:val="none" w:sz="0" w:space="0" w:color="auto"/>
          </w:divBdr>
        </w:div>
        <w:div w:id="384839201">
          <w:marLeft w:val="0"/>
          <w:marRight w:val="0"/>
          <w:marTop w:val="0"/>
          <w:marBottom w:val="0"/>
          <w:divBdr>
            <w:top w:val="none" w:sz="0" w:space="0" w:color="auto"/>
            <w:left w:val="none" w:sz="0" w:space="0" w:color="auto"/>
            <w:bottom w:val="none" w:sz="0" w:space="0" w:color="auto"/>
            <w:right w:val="none" w:sz="0" w:space="0" w:color="auto"/>
          </w:divBdr>
        </w:div>
        <w:div w:id="409617264">
          <w:marLeft w:val="0"/>
          <w:marRight w:val="0"/>
          <w:marTop w:val="0"/>
          <w:marBottom w:val="0"/>
          <w:divBdr>
            <w:top w:val="none" w:sz="0" w:space="0" w:color="auto"/>
            <w:left w:val="none" w:sz="0" w:space="0" w:color="auto"/>
            <w:bottom w:val="none" w:sz="0" w:space="0" w:color="auto"/>
            <w:right w:val="none" w:sz="0" w:space="0" w:color="auto"/>
          </w:divBdr>
        </w:div>
        <w:div w:id="514614184">
          <w:marLeft w:val="0"/>
          <w:marRight w:val="0"/>
          <w:marTop w:val="0"/>
          <w:marBottom w:val="0"/>
          <w:divBdr>
            <w:top w:val="none" w:sz="0" w:space="0" w:color="auto"/>
            <w:left w:val="none" w:sz="0" w:space="0" w:color="auto"/>
            <w:bottom w:val="none" w:sz="0" w:space="0" w:color="auto"/>
            <w:right w:val="none" w:sz="0" w:space="0" w:color="auto"/>
          </w:divBdr>
        </w:div>
        <w:div w:id="557401818">
          <w:marLeft w:val="0"/>
          <w:marRight w:val="0"/>
          <w:marTop w:val="0"/>
          <w:marBottom w:val="0"/>
          <w:divBdr>
            <w:top w:val="none" w:sz="0" w:space="0" w:color="auto"/>
            <w:left w:val="none" w:sz="0" w:space="0" w:color="auto"/>
            <w:bottom w:val="none" w:sz="0" w:space="0" w:color="auto"/>
            <w:right w:val="none" w:sz="0" w:space="0" w:color="auto"/>
          </w:divBdr>
        </w:div>
        <w:div w:id="573246513">
          <w:marLeft w:val="0"/>
          <w:marRight w:val="0"/>
          <w:marTop w:val="0"/>
          <w:marBottom w:val="0"/>
          <w:divBdr>
            <w:top w:val="none" w:sz="0" w:space="0" w:color="auto"/>
            <w:left w:val="none" w:sz="0" w:space="0" w:color="auto"/>
            <w:bottom w:val="none" w:sz="0" w:space="0" w:color="auto"/>
            <w:right w:val="none" w:sz="0" w:space="0" w:color="auto"/>
          </w:divBdr>
        </w:div>
        <w:div w:id="709962562">
          <w:marLeft w:val="0"/>
          <w:marRight w:val="0"/>
          <w:marTop w:val="0"/>
          <w:marBottom w:val="0"/>
          <w:divBdr>
            <w:top w:val="none" w:sz="0" w:space="0" w:color="auto"/>
            <w:left w:val="none" w:sz="0" w:space="0" w:color="auto"/>
            <w:bottom w:val="none" w:sz="0" w:space="0" w:color="auto"/>
            <w:right w:val="none" w:sz="0" w:space="0" w:color="auto"/>
          </w:divBdr>
        </w:div>
        <w:div w:id="717315728">
          <w:marLeft w:val="0"/>
          <w:marRight w:val="0"/>
          <w:marTop w:val="0"/>
          <w:marBottom w:val="0"/>
          <w:divBdr>
            <w:top w:val="none" w:sz="0" w:space="0" w:color="auto"/>
            <w:left w:val="none" w:sz="0" w:space="0" w:color="auto"/>
            <w:bottom w:val="none" w:sz="0" w:space="0" w:color="auto"/>
            <w:right w:val="none" w:sz="0" w:space="0" w:color="auto"/>
          </w:divBdr>
        </w:div>
        <w:div w:id="757214845">
          <w:marLeft w:val="0"/>
          <w:marRight w:val="0"/>
          <w:marTop w:val="0"/>
          <w:marBottom w:val="0"/>
          <w:divBdr>
            <w:top w:val="none" w:sz="0" w:space="0" w:color="auto"/>
            <w:left w:val="none" w:sz="0" w:space="0" w:color="auto"/>
            <w:bottom w:val="none" w:sz="0" w:space="0" w:color="auto"/>
            <w:right w:val="none" w:sz="0" w:space="0" w:color="auto"/>
          </w:divBdr>
        </w:div>
        <w:div w:id="969435356">
          <w:marLeft w:val="0"/>
          <w:marRight w:val="0"/>
          <w:marTop w:val="0"/>
          <w:marBottom w:val="0"/>
          <w:divBdr>
            <w:top w:val="none" w:sz="0" w:space="0" w:color="auto"/>
            <w:left w:val="none" w:sz="0" w:space="0" w:color="auto"/>
            <w:bottom w:val="none" w:sz="0" w:space="0" w:color="auto"/>
            <w:right w:val="none" w:sz="0" w:space="0" w:color="auto"/>
          </w:divBdr>
        </w:div>
        <w:div w:id="1012029899">
          <w:marLeft w:val="0"/>
          <w:marRight w:val="0"/>
          <w:marTop w:val="0"/>
          <w:marBottom w:val="0"/>
          <w:divBdr>
            <w:top w:val="none" w:sz="0" w:space="0" w:color="auto"/>
            <w:left w:val="none" w:sz="0" w:space="0" w:color="auto"/>
            <w:bottom w:val="none" w:sz="0" w:space="0" w:color="auto"/>
            <w:right w:val="none" w:sz="0" w:space="0" w:color="auto"/>
          </w:divBdr>
        </w:div>
        <w:div w:id="1034817483">
          <w:marLeft w:val="0"/>
          <w:marRight w:val="0"/>
          <w:marTop w:val="0"/>
          <w:marBottom w:val="0"/>
          <w:divBdr>
            <w:top w:val="none" w:sz="0" w:space="0" w:color="auto"/>
            <w:left w:val="none" w:sz="0" w:space="0" w:color="auto"/>
            <w:bottom w:val="none" w:sz="0" w:space="0" w:color="auto"/>
            <w:right w:val="none" w:sz="0" w:space="0" w:color="auto"/>
          </w:divBdr>
        </w:div>
        <w:div w:id="1193229780">
          <w:marLeft w:val="0"/>
          <w:marRight w:val="0"/>
          <w:marTop w:val="0"/>
          <w:marBottom w:val="0"/>
          <w:divBdr>
            <w:top w:val="none" w:sz="0" w:space="0" w:color="auto"/>
            <w:left w:val="none" w:sz="0" w:space="0" w:color="auto"/>
            <w:bottom w:val="none" w:sz="0" w:space="0" w:color="auto"/>
            <w:right w:val="none" w:sz="0" w:space="0" w:color="auto"/>
          </w:divBdr>
        </w:div>
        <w:div w:id="1244756912">
          <w:marLeft w:val="0"/>
          <w:marRight w:val="0"/>
          <w:marTop w:val="0"/>
          <w:marBottom w:val="0"/>
          <w:divBdr>
            <w:top w:val="none" w:sz="0" w:space="0" w:color="auto"/>
            <w:left w:val="none" w:sz="0" w:space="0" w:color="auto"/>
            <w:bottom w:val="none" w:sz="0" w:space="0" w:color="auto"/>
            <w:right w:val="none" w:sz="0" w:space="0" w:color="auto"/>
          </w:divBdr>
        </w:div>
        <w:div w:id="1491557733">
          <w:marLeft w:val="0"/>
          <w:marRight w:val="0"/>
          <w:marTop w:val="0"/>
          <w:marBottom w:val="0"/>
          <w:divBdr>
            <w:top w:val="none" w:sz="0" w:space="0" w:color="auto"/>
            <w:left w:val="none" w:sz="0" w:space="0" w:color="auto"/>
            <w:bottom w:val="none" w:sz="0" w:space="0" w:color="auto"/>
            <w:right w:val="none" w:sz="0" w:space="0" w:color="auto"/>
          </w:divBdr>
        </w:div>
        <w:div w:id="1542471435">
          <w:marLeft w:val="0"/>
          <w:marRight w:val="0"/>
          <w:marTop w:val="0"/>
          <w:marBottom w:val="0"/>
          <w:divBdr>
            <w:top w:val="none" w:sz="0" w:space="0" w:color="auto"/>
            <w:left w:val="none" w:sz="0" w:space="0" w:color="auto"/>
            <w:bottom w:val="none" w:sz="0" w:space="0" w:color="auto"/>
            <w:right w:val="none" w:sz="0" w:space="0" w:color="auto"/>
          </w:divBdr>
        </w:div>
        <w:div w:id="1605920489">
          <w:marLeft w:val="0"/>
          <w:marRight w:val="0"/>
          <w:marTop w:val="0"/>
          <w:marBottom w:val="0"/>
          <w:divBdr>
            <w:top w:val="none" w:sz="0" w:space="0" w:color="auto"/>
            <w:left w:val="none" w:sz="0" w:space="0" w:color="auto"/>
            <w:bottom w:val="none" w:sz="0" w:space="0" w:color="auto"/>
            <w:right w:val="none" w:sz="0" w:space="0" w:color="auto"/>
          </w:divBdr>
        </w:div>
        <w:div w:id="1715614321">
          <w:marLeft w:val="0"/>
          <w:marRight w:val="0"/>
          <w:marTop w:val="0"/>
          <w:marBottom w:val="0"/>
          <w:divBdr>
            <w:top w:val="none" w:sz="0" w:space="0" w:color="auto"/>
            <w:left w:val="none" w:sz="0" w:space="0" w:color="auto"/>
            <w:bottom w:val="none" w:sz="0" w:space="0" w:color="auto"/>
            <w:right w:val="none" w:sz="0" w:space="0" w:color="auto"/>
          </w:divBdr>
        </w:div>
        <w:div w:id="1799369395">
          <w:marLeft w:val="0"/>
          <w:marRight w:val="0"/>
          <w:marTop w:val="0"/>
          <w:marBottom w:val="0"/>
          <w:divBdr>
            <w:top w:val="none" w:sz="0" w:space="0" w:color="auto"/>
            <w:left w:val="none" w:sz="0" w:space="0" w:color="auto"/>
            <w:bottom w:val="none" w:sz="0" w:space="0" w:color="auto"/>
            <w:right w:val="none" w:sz="0" w:space="0" w:color="auto"/>
          </w:divBdr>
        </w:div>
        <w:div w:id="1932468904">
          <w:marLeft w:val="0"/>
          <w:marRight w:val="0"/>
          <w:marTop w:val="0"/>
          <w:marBottom w:val="0"/>
          <w:divBdr>
            <w:top w:val="none" w:sz="0" w:space="0" w:color="auto"/>
            <w:left w:val="none" w:sz="0" w:space="0" w:color="auto"/>
            <w:bottom w:val="none" w:sz="0" w:space="0" w:color="auto"/>
            <w:right w:val="none" w:sz="0" w:space="0" w:color="auto"/>
          </w:divBdr>
        </w:div>
        <w:div w:id="1997612442">
          <w:marLeft w:val="0"/>
          <w:marRight w:val="0"/>
          <w:marTop w:val="0"/>
          <w:marBottom w:val="0"/>
          <w:divBdr>
            <w:top w:val="none" w:sz="0" w:space="0" w:color="auto"/>
            <w:left w:val="none" w:sz="0" w:space="0" w:color="auto"/>
            <w:bottom w:val="none" w:sz="0" w:space="0" w:color="auto"/>
            <w:right w:val="none" w:sz="0" w:space="0" w:color="auto"/>
          </w:divBdr>
        </w:div>
        <w:div w:id="2110226072">
          <w:marLeft w:val="0"/>
          <w:marRight w:val="0"/>
          <w:marTop w:val="0"/>
          <w:marBottom w:val="0"/>
          <w:divBdr>
            <w:top w:val="none" w:sz="0" w:space="0" w:color="auto"/>
            <w:left w:val="none" w:sz="0" w:space="0" w:color="auto"/>
            <w:bottom w:val="none" w:sz="0" w:space="0" w:color="auto"/>
            <w:right w:val="none" w:sz="0" w:space="0" w:color="auto"/>
          </w:divBdr>
        </w:div>
      </w:divsChild>
    </w:div>
    <w:div w:id="1389456569">
      <w:bodyDiv w:val="1"/>
      <w:marLeft w:val="0"/>
      <w:marRight w:val="0"/>
      <w:marTop w:val="0"/>
      <w:marBottom w:val="0"/>
      <w:divBdr>
        <w:top w:val="none" w:sz="0" w:space="0" w:color="auto"/>
        <w:left w:val="none" w:sz="0" w:space="0" w:color="auto"/>
        <w:bottom w:val="none" w:sz="0" w:space="0" w:color="auto"/>
        <w:right w:val="none" w:sz="0" w:space="0" w:color="auto"/>
      </w:divBdr>
    </w:div>
    <w:div w:id="1753694278">
      <w:bodyDiv w:val="1"/>
      <w:marLeft w:val="0"/>
      <w:marRight w:val="0"/>
      <w:marTop w:val="0"/>
      <w:marBottom w:val="0"/>
      <w:divBdr>
        <w:top w:val="none" w:sz="0" w:space="0" w:color="auto"/>
        <w:left w:val="none" w:sz="0" w:space="0" w:color="auto"/>
        <w:bottom w:val="none" w:sz="0" w:space="0" w:color="auto"/>
        <w:right w:val="none" w:sz="0" w:space="0" w:color="auto"/>
      </w:divBdr>
      <w:divsChild>
        <w:div w:id="1449929884">
          <w:marLeft w:val="0"/>
          <w:marRight w:val="0"/>
          <w:marTop w:val="0"/>
          <w:marBottom w:val="0"/>
          <w:divBdr>
            <w:top w:val="none" w:sz="0" w:space="0" w:color="auto"/>
            <w:left w:val="none" w:sz="0" w:space="0" w:color="auto"/>
            <w:bottom w:val="none" w:sz="0" w:space="0" w:color="auto"/>
            <w:right w:val="none" w:sz="0" w:space="0" w:color="auto"/>
          </w:divBdr>
        </w:div>
      </w:divsChild>
    </w:div>
    <w:div w:id="1781139544">
      <w:bodyDiv w:val="1"/>
      <w:marLeft w:val="0"/>
      <w:marRight w:val="0"/>
      <w:marTop w:val="0"/>
      <w:marBottom w:val="0"/>
      <w:divBdr>
        <w:top w:val="none" w:sz="0" w:space="0" w:color="auto"/>
        <w:left w:val="none" w:sz="0" w:space="0" w:color="auto"/>
        <w:bottom w:val="none" w:sz="0" w:space="0" w:color="auto"/>
        <w:right w:val="none" w:sz="0" w:space="0" w:color="auto"/>
      </w:divBdr>
      <w:divsChild>
        <w:div w:id="169099610">
          <w:marLeft w:val="0"/>
          <w:marRight w:val="0"/>
          <w:marTop w:val="0"/>
          <w:marBottom w:val="0"/>
          <w:divBdr>
            <w:top w:val="none" w:sz="0" w:space="0" w:color="auto"/>
            <w:left w:val="none" w:sz="0" w:space="0" w:color="auto"/>
            <w:bottom w:val="none" w:sz="0" w:space="0" w:color="auto"/>
            <w:right w:val="none" w:sz="0" w:space="0" w:color="auto"/>
          </w:divBdr>
        </w:div>
        <w:div w:id="202058026">
          <w:marLeft w:val="0"/>
          <w:marRight w:val="0"/>
          <w:marTop w:val="0"/>
          <w:marBottom w:val="0"/>
          <w:divBdr>
            <w:top w:val="none" w:sz="0" w:space="0" w:color="auto"/>
            <w:left w:val="none" w:sz="0" w:space="0" w:color="auto"/>
            <w:bottom w:val="none" w:sz="0" w:space="0" w:color="auto"/>
            <w:right w:val="none" w:sz="0" w:space="0" w:color="auto"/>
          </w:divBdr>
        </w:div>
        <w:div w:id="314073454">
          <w:marLeft w:val="0"/>
          <w:marRight w:val="0"/>
          <w:marTop w:val="0"/>
          <w:marBottom w:val="0"/>
          <w:divBdr>
            <w:top w:val="none" w:sz="0" w:space="0" w:color="auto"/>
            <w:left w:val="none" w:sz="0" w:space="0" w:color="auto"/>
            <w:bottom w:val="none" w:sz="0" w:space="0" w:color="auto"/>
            <w:right w:val="none" w:sz="0" w:space="0" w:color="auto"/>
          </w:divBdr>
        </w:div>
        <w:div w:id="335156765">
          <w:marLeft w:val="0"/>
          <w:marRight w:val="0"/>
          <w:marTop w:val="0"/>
          <w:marBottom w:val="0"/>
          <w:divBdr>
            <w:top w:val="none" w:sz="0" w:space="0" w:color="auto"/>
            <w:left w:val="none" w:sz="0" w:space="0" w:color="auto"/>
            <w:bottom w:val="none" w:sz="0" w:space="0" w:color="auto"/>
            <w:right w:val="none" w:sz="0" w:space="0" w:color="auto"/>
          </w:divBdr>
        </w:div>
        <w:div w:id="466583418">
          <w:marLeft w:val="0"/>
          <w:marRight w:val="0"/>
          <w:marTop w:val="0"/>
          <w:marBottom w:val="0"/>
          <w:divBdr>
            <w:top w:val="none" w:sz="0" w:space="0" w:color="auto"/>
            <w:left w:val="none" w:sz="0" w:space="0" w:color="auto"/>
            <w:bottom w:val="none" w:sz="0" w:space="0" w:color="auto"/>
            <w:right w:val="none" w:sz="0" w:space="0" w:color="auto"/>
          </w:divBdr>
        </w:div>
        <w:div w:id="649557766">
          <w:marLeft w:val="0"/>
          <w:marRight w:val="0"/>
          <w:marTop w:val="0"/>
          <w:marBottom w:val="0"/>
          <w:divBdr>
            <w:top w:val="none" w:sz="0" w:space="0" w:color="auto"/>
            <w:left w:val="none" w:sz="0" w:space="0" w:color="auto"/>
            <w:bottom w:val="none" w:sz="0" w:space="0" w:color="auto"/>
            <w:right w:val="none" w:sz="0" w:space="0" w:color="auto"/>
          </w:divBdr>
        </w:div>
        <w:div w:id="750810427">
          <w:marLeft w:val="0"/>
          <w:marRight w:val="0"/>
          <w:marTop w:val="0"/>
          <w:marBottom w:val="0"/>
          <w:divBdr>
            <w:top w:val="none" w:sz="0" w:space="0" w:color="auto"/>
            <w:left w:val="none" w:sz="0" w:space="0" w:color="auto"/>
            <w:bottom w:val="none" w:sz="0" w:space="0" w:color="auto"/>
            <w:right w:val="none" w:sz="0" w:space="0" w:color="auto"/>
          </w:divBdr>
        </w:div>
        <w:div w:id="807239616">
          <w:marLeft w:val="0"/>
          <w:marRight w:val="0"/>
          <w:marTop w:val="0"/>
          <w:marBottom w:val="0"/>
          <w:divBdr>
            <w:top w:val="none" w:sz="0" w:space="0" w:color="auto"/>
            <w:left w:val="none" w:sz="0" w:space="0" w:color="auto"/>
            <w:bottom w:val="none" w:sz="0" w:space="0" w:color="auto"/>
            <w:right w:val="none" w:sz="0" w:space="0" w:color="auto"/>
          </w:divBdr>
        </w:div>
        <w:div w:id="840391739">
          <w:marLeft w:val="0"/>
          <w:marRight w:val="0"/>
          <w:marTop w:val="0"/>
          <w:marBottom w:val="0"/>
          <w:divBdr>
            <w:top w:val="none" w:sz="0" w:space="0" w:color="auto"/>
            <w:left w:val="none" w:sz="0" w:space="0" w:color="auto"/>
            <w:bottom w:val="none" w:sz="0" w:space="0" w:color="auto"/>
            <w:right w:val="none" w:sz="0" w:space="0" w:color="auto"/>
          </w:divBdr>
        </w:div>
        <w:div w:id="854727824">
          <w:marLeft w:val="0"/>
          <w:marRight w:val="0"/>
          <w:marTop w:val="0"/>
          <w:marBottom w:val="0"/>
          <w:divBdr>
            <w:top w:val="none" w:sz="0" w:space="0" w:color="auto"/>
            <w:left w:val="none" w:sz="0" w:space="0" w:color="auto"/>
            <w:bottom w:val="none" w:sz="0" w:space="0" w:color="auto"/>
            <w:right w:val="none" w:sz="0" w:space="0" w:color="auto"/>
          </w:divBdr>
        </w:div>
        <w:div w:id="893735331">
          <w:marLeft w:val="0"/>
          <w:marRight w:val="0"/>
          <w:marTop w:val="0"/>
          <w:marBottom w:val="0"/>
          <w:divBdr>
            <w:top w:val="none" w:sz="0" w:space="0" w:color="auto"/>
            <w:left w:val="none" w:sz="0" w:space="0" w:color="auto"/>
            <w:bottom w:val="none" w:sz="0" w:space="0" w:color="auto"/>
            <w:right w:val="none" w:sz="0" w:space="0" w:color="auto"/>
          </w:divBdr>
        </w:div>
        <w:div w:id="1003899315">
          <w:marLeft w:val="0"/>
          <w:marRight w:val="0"/>
          <w:marTop w:val="0"/>
          <w:marBottom w:val="0"/>
          <w:divBdr>
            <w:top w:val="none" w:sz="0" w:space="0" w:color="auto"/>
            <w:left w:val="none" w:sz="0" w:space="0" w:color="auto"/>
            <w:bottom w:val="none" w:sz="0" w:space="0" w:color="auto"/>
            <w:right w:val="none" w:sz="0" w:space="0" w:color="auto"/>
          </w:divBdr>
        </w:div>
        <w:div w:id="1084836697">
          <w:marLeft w:val="0"/>
          <w:marRight w:val="0"/>
          <w:marTop w:val="0"/>
          <w:marBottom w:val="0"/>
          <w:divBdr>
            <w:top w:val="none" w:sz="0" w:space="0" w:color="auto"/>
            <w:left w:val="none" w:sz="0" w:space="0" w:color="auto"/>
            <w:bottom w:val="none" w:sz="0" w:space="0" w:color="auto"/>
            <w:right w:val="none" w:sz="0" w:space="0" w:color="auto"/>
          </w:divBdr>
        </w:div>
        <w:div w:id="1288005059">
          <w:marLeft w:val="0"/>
          <w:marRight w:val="0"/>
          <w:marTop w:val="0"/>
          <w:marBottom w:val="0"/>
          <w:divBdr>
            <w:top w:val="none" w:sz="0" w:space="0" w:color="auto"/>
            <w:left w:val="none" w:sz="0" w:space="0" w:color="auto"/>
            <w:bottom w:val="none" w:sz="0" w:space="0" w:color="auto"/>
            <w:right w:val="none" w:sz="0" w:space="0" w:color="auto"/>
          </w:divBdr>
        </w:div>
        <w:div w:id="1493059053">
          <w:marLeft w:val="0"/>
          <w:marRight w:val="0"/>
          <w:marTop w:val="0"/>
          <w:marBottom w:val="0"/>
          <w:divBdr>
            <w:top w:val="none" w:sz="0" w:space="0" w:color="auto"/>
            <w:left w:val="none" w:sz="0" w:space="0" w:color="auto"/>
            <w:bottom w:val="none" w:sz="0" w:space="0" w:color="auto"/>
            <w:right w:val="none" w:sz="0" w:space="0" w:color="auto"/>
          </w:divBdr>
        </w:div>
        <w:div w:id="1505901128">
          <w:marLeft w:val="0"/>
          <w:marRight w:val="0"/>
          <w:marTop w:val="0"/>
          <w:marBottom w:val="0"/>
          <w:divBdr>
            <w:top w:val="none" w:sz="0" w:space="0" w:color="auto"/>
            <w:left w:val="none" w:sz="0" w:space="0" w:color="auto"/>
            <w:bottom w:val="none" w:sz="0" w:space="0" w:color="auto"/>
            <w:right w:val="none" w:sz="0" w:space="0" w:color="auto"/>
          </w:divBdr>
        </w:div>
        <w:div w:id="1563562335">
          <w:marLeft w:val="0"/>
          <w:marRight w:val="0"/>
          <w:marTop w:val="0"/>
          <w:marBottom w:val="0"/>
          <w:divBdr>
            <w:top w:val="none" w:sz="0" w:space="0" w:color="auto"/>
            <w:left w:val="none" w:sz="0" w:space="0" w:color="auto"/>
            <w:bottom w:val="none" w:sz="0" w:space="0" w:color="auto"/>
            <w:right w:val="none" w:sz="0" w:space="0" w:color="auto"/>
          </w:divBdr>
        </w:div>
        <w:div w:id="1638952219">
          <w:marLeft w:val="0"/>
          <w:marRight w:val="0"/>
          <w:marTop w:val="0"/>
          <w:marBottom w:val="0"/>
          <w:divBdr>
            <w:top w:val="none" w:sz="0" w:space="0" w:color="auto"/>
            <w:left w:val="none" w:sz="0" w:space="0" w:color="auto"/>
            <w:bottom w:val="none" w:sz="0" w:space="0" w:color="auto"/>
            <w:right w:val="none" w:sz="0" w:space="0" w:color="auto"/>
          </w:divBdr>
        </w:div>
        <w:div w:id="1768499287">
          <w:marLeft w:val="0"/>
          <w:marRight w:val="0"/>
          <w:marTop w:val="0"/>
          <w:marBottom w:val="0"/>
          <w:divBdr>
            <w:top w:val="none" w:sz="0" w:space="0" w:color="auto"/>
            <w:left w:val="none" w:sz="0" w:space="0" w:color="auto"/>
            <w:bottom w:val="none" w:sz="0" w:space="0" w:color="auto"/>
            <w:right w:val="none" w:sz="0" w:space="0" w:color="auto"/>
          </w:divBdr>
        </w:div>
        <w:div w:id="1770196293">
          <w:marLeft w:val="0"/>
          <w:marRight w:val="0"/>
          <w:marTop w:val="0"/>
          <w:marBottom w:val="0"/>
          <w:divBdr>
            <w:top w:val="none" w:sz="0" w:space="0" w:color="auto"/>
            <w:left w:val="none" w:sz="0" w:space="0" w:color="auto"/>
            <w:bottom w:val="none" w:sz="0" w:space="0" w:color="auto"/>
            <w:right w:val="none" w:sz="0" w:space="0" w:color="auto"/>
          </w:divBdr>
        </w:div>
        <w:div w:id="1906330475">
          <w:marLeft w:val="0"/>
          <w:marRight w:val="0"/>
          <w:marTop w:val="0"/>
          <w:marBottom w:val="0"/>
          <w:divBdr>
            <w:top w:val="none" w:sz="0" w:space="0" w:color="auto"/>
            <w:left w:val="none" w:sz="0" w:space="0" w:color="auto"/>
            <w:bottom w:val="none" w:sz="0" w:space="0" w:color="auto"/>
            <w:right w:val="none" w:sz="0" w:space="0" w:color="auto"/>
          </w:divBdr>
        </w:div>
        <w:div w:id="1987709748">
          <w:marLeft w:val="0"/>
          <w:marRight w:val="0"/>
          <w:marTop w:val="0"/>
          <w:marBottom w:val="0"/>
          <w:divBdr>
            <w:top w:val="none" w:sz="0" w:space="0" w:color="auto"/>
            <w:left w:val="none" w:sz="0" w:space="0" w:color="auto"/>
            <w:bottom w:val="none" w:sz="0" w:space="0" w:color="auto"/>
            <w:right w:val="none" w:sz="0" w:space="0" w:color="auto"/>
          </w:divBdr>
        </w:div>
        <w:div w:id="2082944080">
          <w:marLeft w:val="0"/>
          <w:marRight w:val="0"/>
          <w:marTop w:val="0"/>
          <w:marBottom w:val="0"/>
          <w:divBdr>
            <w:top w:val="none" w:sz="0" w:space="0" w:color="auto"/>
            <w:left w:val="none" w:sz="0" w:space="0" w:color="auto"/>
            <w:bottom w:val="none" w:sz="0" w:space="0" w:color="auto"/>
            <w:right w:val="none" w:sz="0" w:space="0" w:color="auto"/>
          </w:divBdr>
        </w:div>
      </w:divsChild>
    </w:div>
    <w:div w:id="1820002693">
      <w:bodyDiv w:val="1"/>
      <w:marLeft w:val="0"/>
      <w:marRight w:val="0"/>
      <w:marTop w:val="0"/>
      <w:marBottom w:val="0"/>
      <w:divBdr>
        <w:top w:val="none" w:sz="0" w:space="0" w:color="auto"/>
        <w:left w:val="none" w:sz="0" w:space="0" w:color="auto"/>
        <w:bottom w:val="none" w:sz="0" w:space="0" w:color="auto"/>
        <w:right w:val="none" w:sz="0" w:space="0" w:color="auto"/>
      </w:divBdr>
    </w:div>
    <w:div w:id="1936740671">
      <w:bodyDiv w:val="1"/>
      <w:marLeft w:val="0"/>
      <w:marRight w:val="0"/>
      <w:marTop w:val="0"/>
      <w:marBottom w:val="0"/>
      <w:divBdr>
        <w:top w:val="none" w:sz="0" w:space="0" w:color="auto"/>
        <w:left w:val="none" w:sz="0" w:space="0" w:color="auto"/>
        <w:bottom w:val="none" w:sz="0" w:space="0" w:color="auto"/>
        <w:right w:val="none" w:sz="0" w:space="0" w:color="auto"/>
      </w:divBdr>
    </w:div>
    <w:div w:id="2025474004">
      <w:bodyDiv w:val="1"/>
      <w:marLeft w:val="0"/>
      <w:marRight w:val="0"/>
      <w:marTop w:val="0"/>
      <w:marBottom w:val="0"/>
      <w:divBdr>
        <w:top w:val="none" w:sz="0" w:space="0" w:color="auto"/>
        <w:left w:val="none" w:sz="0" w:space="0" w:color="auto"/>
        <w:bottom w:val="none" w:sz="0" w:space="0" w:color="auto"/>
        <w:right w:val="none" w:sz="0" w:space="0" w:color="auto"/>
      </w:divBdr>
    </w:div>
    <w:div w:id="2068189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5F0898-6D6F-4B3C-B618-2BB952053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1</Pages>
  <Words>29120</Words>
  <Characters>165990</Characters>
  <Application>Microsoft Office Word</Application>
  <DocSecurity>0</DocSecurity>
  <Lines>1383</Lines>
  <Paragraphs>389</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dc:description/>
  <cp:lastModifiedBy>Martin Mozolak</cp:lastModifiedBy>
  <cp:revision>2</cp:revision>
  <dcterms:created xsi:type="dcterms:W3CDTF">2023-02-01T16:43:00Z</dcterms:created>
  <dcterms:modified xsi:type="dcterms:W3CDTF">2023-04-20T19:40:00Z</dcterms:modified>
</cp:coreProperties>
</file>